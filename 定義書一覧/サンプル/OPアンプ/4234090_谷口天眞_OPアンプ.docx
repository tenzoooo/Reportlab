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1.xml" ContentType="application/vnd.openxmlformats-officedocument.drawingml.chart+xml"/>
  <Override PartName="/word/charts/chart12.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3.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6.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7.xml" ContentType="application/vnd.openxmlformats-officedocument.drawingml.chart+xml"/>
  <Override PartName="/word/charts/chart18.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9.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0.xml" ContentType="application/vnd.openxmlformats-officedocument.drawingml.chart+xml"/>
  <Override PartName="/word/charts/chart21.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22.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0A03" w14:textId="4D15FE9E" w:rsidR="000A5023" w:rsidRPr="00650534" w:rsidRDefault="00CF16B7" w:rsidP="000A5023">
      <w:pPr>
        <w:pStyle w:val="ae"/>
        <w:numPr>
          <w:ilvl w:val="0"/>
          <w:numId w:val="10"/>
        </w:numPr>
        <w:rPr>
          <w:rFonts w:asciiTheme="minorEastAsia" w:eastAsiaTheme="minorEastAsia" w:hAnsiTheme="minorEastAsia" w:cstheme="majorBidi"/>
          <w:color w:val="000000" w:themeColor="text1"/>
          <w:sz w:val="28"/>
          <w:szCs w:val="28"/>
        </w:rPr>
      </w:pPr>
      <w:r w:rsidRPr="00650534">
        <w:rPr>
          <w:rFonts w:asciiTheme="minorEastAsia" w:eastAsiaTheme="minorEastAsia" w:hAnsiTheme="minorEastAsia" w:cstheme="majorBidi" w:hint="eastAsia"/>
          <w:color w:val="000000" w:themeColor="text1"/>
          <w:sz w:val="28"/>
          <w:szCs w:val="28"/>
        </w:rPr>
        <w:t>実験結果</w:t>
      </w:r>
    </w:p>
    <w:p w14:paraId="688B31E6" w14:textId="5D2B0C8A" w:rsidR="000A5023" w:rsidRPr="00650534" w:rsidRDefault="000A5023" w:rsidP="00A43446">
      <w:pPr>
        <w:pStyle w:val="ae"/>
        <w:numPr>
          <w:ilvl w:val="1"/>
          <w:numId w:val="18"/>
        </w:numPr>
        <w:rPr>
          <w:rFonts w:asciiTheme="minorEastAsia" w:eastAsiaTheme="minorEastAsia" w:hAnsiTheme="minorEastAsia"/>
          <w:color w:val="000000" w:themeColor="text1"/>
          <w:sz w:val="26"/>
          <w:szCs w:val="26"/>
        </w:rPr>
      </w:pPr>
      <w:r w:rsidRPr="00650534">
        <w:rPr>
          <w:rFonts w:asciiTheme="minorEastAsia" w:eastAsiaTheme="minorEastAsia" w:hAnsiTheme="minorEastAsia"/>
          <w:color w:val="000000" w:themeColor="text1"/>
          <w:sz w:val="26"/>
          <w:szCs w:val="26"/>
        </w:rPr>
        <w:t>回路の製作</w:t>
      </w:r>
    </w:p>
    <w:p w14:paraId="0722CD4F" w14:textId="7D2110AE" w:rsidR="00A43446" w:rsidRPr="00650534" w:rsidRDefault="00A43446" w:rsidP="00A43446">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図１の実験の試験回路図をもとに図2ののオペアンプの回路を作成した。</w:t>
      </w:r>
    </w:p>
    <w:p w14:paraId="48764767" w14:textId="77777777" w:rsidR="000A5023" w:rsidRPr="00650534" w:rsidRDefault="000A5023" w:rsidP="000A5023">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theme="majorBidi"/>
          <w:noProof/>
          <w:color w:val="000000" w:themeColor="text1"/>
          <w:sz w:val="21"/>
          <w:szCs w:val="21"/>
        </w:rPr>
        <w:drawing>
          <wp:inline distT="0" distB="0" distL="0" distR="0" wp14:anchorId="4AA2645E" wp14:editId="5AC4DF7F">
            <wp:extent cx="4806062" cy="2278966"/>
            <wp:effectExtent l="0" t="0" r="0" b="0"/>
            <wp:docPr id="310976321" name="図 1"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76321" name="図 1" descr="ダイアグラム, 概略図&#10;&#10;AI 生成コンテンツは誤りを含む可能性があります。"/>
                    <pic:cNvPicPr/>
                  </pic:nvPicPr>
                  <pic:blipFill>
                    <a:blip r:embed="rId8"/>
                    <a:stretch>
                      <a:fillRect/>
                    </a:stretch>
                  </pic:blipFill>
                  <pic:spPr>
                    <a:xfrm>
                      <a:off x="0" y="0"/>
                      <a:ext cx="4867813" cy="2308248"/>
                    </a:xfrm>
                    <a:prstGeom prst="rect">
                      <a:avLst/>
                    </a:prstGeom>
                  </pic:spPr>
                </pic:pic>
              </a:graphicData>
            </a:graphic>
          </wp:inline>
        </w:drawing>
      </w:r>
    </w:p>
    <w:p w14:paraId="1C4B9ED8" w14:textId="465D4548" w:rsidR="000A5023" w:rsidRPr="00650534" w:rsidRDefault="000A5023" w:rsidP="000A5023">
      <w:pPr>
        <w:pStyle w:val="af7"/>
        <w:jc w:val="center"/>
        <w:rPr>
          <w:rFonts w:asciiTheme="minorEastAsia" w:eastAsiaTheme="minorEastAsia" w:hAnsiTheme="minorEastAsia" w:cstheme="majorBidi"/>
          <w:b w:val="0"/>
          <w:bCs w:val="0"/>
          <w:color w:val="000000" w:themeColor="text1"/>
          <w:sz w:val="21"/>
          <w:szCs w:val="21"/>
        </w:rPr>
      </w:pPr>
      <w:r w:rsidRPr="00650534">
        <w:rPr>
          <w:rFonts w:asciiTheme="minorEastAsia" w:eastAsiaTheme="minorEastAsia" w:hAnsiTheme="minorEastAsia" w:hint="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hint="eastAsia"/>
          <w:b w:val="0"/>
          <w:bCs w:val="0"/>
          <w:color w:val="000000" w:themeColor="text1"/>
          <w:sz w:val="21"/>
          <w:szCs w:val="21"/>
        </w:rPr>
        <w:instrText>SEQ 図 \* ARABIC</w:instrText>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 xml:space="preserve"> </w:t>
      </w:r>
      <w:r w:rsidR="00986375" w:rsidRPr="00650534">
        <w:rPr>
          <w:rFonts w:asciiTheme="minorEastAsia" w:eastAsiaTheme="minorEastAsia" w:hAnsiTheme="minorEastAsia" w:hint="eastAsia"/>
          <w:b w:val="0"/>
          <w:bCs w:val="0"/>
          <w:color w:val="000000" w:themeColor="text1"/>
          <w:sz w:val="21"/>
          <w:szCs w:val="21"/>
        </w:rPr>
        <w:t>実験の</w:t>
      </w:r>
      <w:r w:rsidRPr="00650534">
        <w:rPr>
          <w:rFonts w:asciiTheme="minorEastAsia" w:eastAsiaTheme="minorEastAsia" w:hAnsiTheme="minorEastAsia"/>
          <w:b w:val="0"/>
          <w:bCs w:val="0"/>
          <w:color w:val="000000" w:themeColor="text1"/>
          <w:sz w:val="21"/>
          <w:szCs w:val="21"/>
        </w:rPr>
        <w:t>試験回路図</w:t>
      </w:r>
      <w:r w:rsidR="007442B3">
        <w:rPr>
          <w:rFonts w:asciiTheme="minorEastAsia" w:eastAsiaTheme="minorEastAsia" w:hAnsiTheme="minorEastAsia"/>
          <w:b w:val="0"/>
          <w:bCs w:val="0"/>
          <w:color w:val="000000" w:themeColor="text1"/>
          <w:sz w:val="21"/>
          <w:szCs w:val="21"/>
        </w:rPr>
        <w:t>[1]</w:t>
      </w:r>
    </w:p>
    <w:p w14:paraId="51E2FB5A" w14:textId="77777777" w:rsidR="00986375" w:rsidRPr="00650534" w:rsidRDefault="00986375" w:rsidP="00986375">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0BC5EBC4" wp14:editId="216AF35C">
            <wp:extent cx="2968283" cy="2252685"/>
            <wp:effectExtent l="0" t="0" r="3810" b="0"/>
            <wp:docPr id="1625864894" name="図 2" descr="電子機器の部品&#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64894" name="図 2" descr="電子機器の部品&#10;&#10;AI 生成コンテンツは誤りを含む可能性があります。"/>
                    <pic:cNvPicPr/>
                  </pic:nvPicPr>
                  <pic:blipFill>
                    <a:blip r:embed="rId9"/>
                    <a:stretch>
                      <a:fillRect/>
                    </a:stretch>
                  </pic:blipFill>
                  <pic:spPr>
                    <a:xfrm>
                      <a:off x="0" y="0"/>
                      <a:ext cx="3019639" cy="2291660"/>
                    </a:xfrm>
                    <a:prstGeom prst="rect">
                      <a:avLst/>
                    </a:prstGeom>
                  </pic:spPr>
                </pic:pic>
              </a:graphicData>
            </a:graphic>
          </wp:inline>
        </w:drawing>
      </w:r>
    </w:p>
    <w:p w14:paraId="578474EF" w14:textId="639838D8" w:rsidR="00986375" w:rsidRPr="00650534" w:rsidRDefault="00986375" w:rsidP="0098637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 xml:space="preserve">図 </w:t>
      </w:r>
      <w:r w:rsidRPr="00650534">
        <w:rPr>
          <w:rFonts w:asciiTheme="minorEastAsia" w:eastAsiaTheme="minorEastAsia" w:hAnsiTheme="minorEastAsia"/>
          <w:color w:val="000000" w:themeColor="text1"/>
          <w:sz w:val="21"/>
          <w:szCs w:val="21"/>
        </w:rPr>
        <w:fldChar w:fldCharType="begin"/>
      </w:r>
      <w:r w:rsidRPr="00650534">
        <w:rPr>
          <w:rFonts w:asciiTheme="minorEastAsia" w:eastAsiaTheme="minorEastAsia" w:hAnsiTheme="minorEastAsia"/>
          <w:color w:val="000000" w:themeColor="text1"/>
          <w:sz w:val="21"/>
          <w:szCs w:val="21"/>
        </w:rPr>
        <w:instrText xml:space="preserve"> </w:instrText>
      </w:r>
      <w:r w:rsidRPr="00650534">
        <w:rPr>
          <w:rFonts w:asciiTheme="minorEastAsia" w:eastAsiaTheme="minorEastAsia" w:hAnsiTheme="minorEastAsia" w:hint="eastAsia"/>
          <w:color w:val="000000" w:themeColor="text1"/>
          <w:sz w:val="21"/>
          <w:szCs w:val="21"/>
        </w:rPr>
        <w:instrText>SEQ 図 \* ARABIC</w:instrText>
      </w:r>
      <w:r w:rsidRPr="00650534">
        <w:rPr>
          <w:rFonts w:asciiTheme="minorEastAsia" w:eastAsiaTheme="minorEastAsia" w:hAnsiTheme="minorEastAsia"/>
          <w:color w:val="000000" w:themeColor="text1"/>
          <w:sz w:val="21"/>
          <w:szCs w:val="21"/>
        </w:rPr>
        <w:instrText xml:space="preserve"> </w:instrText>
      </w:r>
      <w:r w:rsidRPr="00650534">
        <w:rPr>
          <w:rFonts w:asciiTheme="minorEastAsia" w:eastAsiaTheme="minorEastAsia" w:hAnsiTheme="minorEastAsia"/>
          <w:color w:val="000000" w:themeColor="text1"/>
          <w:sz w:val="21"/>
          <w:szCs w:val="21"/>
        </w:rPr>
        <w:fldChar w:fldCharType="separate"/>
      </w:r>
      <w:r w:rsidR="00760A42">
        <w:rPr>
          <w:rFonts w:asciiTheme="minorEastAsia" w:eastAsiaTheme="minorEastAsia" w:hAnsiTheme="minorEastAsia"/>
          <w:noProof/>
          <w:color w:val="000000" w:themeColor="text1"/>
          <w:sz w:val="21"/>
          <w:szCs w:val="21"/>
        </w:rPr>
        <w:t>2</w:t>
      </w:r>
      <w:r w:rsidRPr="00650534">
        <w:rPr>
          <w:rFonts w:asciiTheme="minorEastAsia" w:eastAsiaTheme="minorEastAsia" w:hAnsiTheme="minorEastAsia"/>
          <w:color w:val="000000" w:themeColor="text1"/>
          <w:sz w:val="21"/>
          <w:szCs w:val="21"/>
        </w:rPr>
        <w:fldChar w:fldCharType="end"/>
      </w:r>
      <w:r w:rsidRPr="00650534">
        <w:rPr>
          <w:rFonts w:asciiTheme="minorEastAsia" w:eastAsiaTheme="minorEastAsia" w:hAnsiTheme="minorEastAsia" w:hint="eastAsia"/>
          <w:color w:val="000000" w:themeColor="text1"/>
          <w:sz w:val="21"/>
          <w:szCs w:val="21"/>
        </w:rPr>
        <w:t>実験で</w:t>
      </w:r>
      <w:r w:rsidRPr="00650534">
        <w:rPr>
          <w:rFonts w:asciiTheme="minorEastAsia" w:eastAsiaTheme="minorEastAsia" w:hAnsiTheme="minorEastAsia"/>
          <w:color w:val="000000" w:themeColor="text1"/>
          <w:sz w:val="21"/>
          <w:szCs w:val="21"/>
        </w:rPr>
        <w:t>製作したOPアンプ回路</w:t>
      </w:r>
    </w:p>
    <w:p w14:paraId="0025CED0" w14:textId="0F86CB5F" w:rsidR="000A5023" w:rsidRPr="00650534" w:rsidRDefault="000A5023" w:rsidP="00986375">
      <w:pPr>
        <w:pStyle w:val="af7"/>
        <w:jc w:val="center"/>
        <w:rPr>
          <w:rFonts w:asciiTheme="minorEastAsia" w:eastAsiaTheme="minorEastAsia" w:hAnsiTheme="minorEastAsia"/>
          <w:b w:val="0"/>
          <w:bCs w:val="0"/>
          <w:color w:val="000000" w:themeColor="text1"/>
          <w:sz w:val="21"/>
          <w:szCs w:val="21"/>
        </w:rPr>
      </w:pPr>
    </w:p>
    <w:p w14:paraId="0A232555" w14:textId="77777777" w:rsidR="000A5023" w:rsidRPr="00650534" w:rsidRDefault="000A5023" w:rsidP="000A5023">
      <w:pPr>
        <w:rPr>
          <w:rFonts w:asciiTheme="minorEastAsia" w:eastAsiaTheme="minorEastAsia" w:hAnsiTheme="minorEastAsia"/>
          <w:color w:val="000000" w:themeColor="text1"/>
          <w:sz w:val="26"/>
          <w:szCs w:val="26"/>
        </w:rPr>
      </w:pPr>
      <w:r w:rsidRPr="00650534">
        <w:rPr>
          <w:rFonts w:asciiTheme="minorEastAsia" w:eastAsiaTheme="minorEastAsia" w:hAnsiTheme="minorEastAsia"/>
          <w:color w:val="000000" w:themeColor="text1"/>
          <w:sz w:val="26"/>
          <w:szCs w:val="26"/>
        </w:rPr>
        <w:t>1-2 直流特性の測定</w:t>
      </w:r>
    </w:p>
    <w:p w14:paraId="6FCB45CE" w14:textId="7C130302" w:rsidR="000A5023" w:rsidRPr="00650534" w:rsidRDefault="000A5023" w:rsidP="00986375">
      <w:pPr>
        <w:rPr>
          <w:rFonts w:asciiTheme="minorEastAsia" w:eastAsiaTheme="minorEastAsia" w:hAnsiTheme="minorEastAsia"/>
          <w:color w:val="000000" w:themeColor="text1"/>
        </w:rPr>
      </w:pPr>
      <w:r w:rsidRPr="00650534">
        <w:rPr>
          <w:rFonts w:asciiTheme="minorEastAsia" w:eastAsiaTheme="minorEastAsia" w:hAnsiTheme="minorEastAsia"/>
          <w:color w:val="000000" w:themeColor="text1"/>
        </w:rPr>
        <w:t>1-2-1 反転増幅回</w:t>
      </w:r>
      <w:r w:rsidR="00A43446" w:rsidRPr="00650534">
        <w:rPr>
          <w:rFonts w:asciiTheme="minorEastAsia" w:eastAsiaTheme="minorEastAsia" w:hAnsiTheme="minorEastAsia" w:hint="eastAsia"/>
          <w:color w:val="000000" w:themeColor="text1"/>
        </w:rPr>
        <w:t>路</w:t>
      </w:r>
    </w:p>
    <w:p w14:paraId="7DDD61C2" w14:textId="1BBF4D1F" w:rsidR="00A43446" w:rsidRPr="00650534" w:rsidRDefault="00A43446" w:rsidP="00986375">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図2の回路を使って以下の図3の反転増幅回路を制作した</w:t>
      </w:r>
    </w:p>
    <w:p w14:paraId="78988FD4" w14:textId="77777777" w:rsidR="00A43446" w:rsidRPr="00650534" w:rsidRDefault="00A43446" w:rsidP="00986375">
      <w:pPr>
        <w:rPr>
          <w:rFonts w:asciiTheme="minorEastAsia" w:eastAsiaTheme="minorEastAsia" w:hAnsiTheme="minorEastAsia"/>
          <w:color w:val="000000" w:themeColor="text1"/>
          <w:sz w:val="21"/>
          <w:szCs w:val="21"/>
        </w:rPr>
      </w:pPr>
    </w:p>
    <w:p w14:paraId="230601AD" w14:textId="77777777" w:rsidR="00A43446" w:rsidRPr="00650534" w:rsidRDefault="00A43446" w:rsidP="00986375">
      <w:pPr>
        <w:rPr>
          <w:rFonts w:asciiTheme="minorEastAsia" w:eastAsiaTheme="minorEastAsia" w:hAnsiTheme="minorEastAsia"/>
          <w:color w:val="000000" w:themeColor="text1"/>
          <w:sz w:val="21"/>
          <w:szCs w:val="21"/>
        </w:rPr>
      </w:pPr>
    </w:p>
    <w:p w14:paraId="17590EA3" w14:textId="7BC6A0FD" w:rsidR="00A43446" w:rsidRPr="00650534" w:rsidRDefault="00A43446" w:rsidP="00A43446">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mc:AlternateContent>
          <mc:Choice Requires="wps">
            <w:drawing>
              <wp:anchor distT="0" distB="0" distL="114300" distR="114300" simplePos="0" relativeHeight="251660288" behindDoc="0" locked="0" layoutInCell="1" allowOverlap="1" wp14:anchorId="160A4EFB" wp14:editId="1E839BDD">
                <wp:simplePos x="0" y="0"/>
                <wp:positionH relativeFrom="column">
                  <wp:posOffset>492760</wp:posOffset>
                </wp:positionH>
                <wp:positionV relativeFrom="paragraph">
                  <wp:posOffset>2292985</wp:posOffset>
                </wp:positionV>
                <wp:extent cx="4853305" cy="393700"/>
                <wp:effectExtent l="0" t="0" r="0" b="0"/>
                <wp:wrapTopAndBottom/>
                <wp:docPr id="1429733221" name="テキスト ボックス 1"/>
                <wp:cNvGraphicFramePr/>
                <a:graphic xmlns:a="http://schemas.openxmlformats.org/drawingml/2006/main">
                  <a:graphicData uri="http://schemas.microsoft.com/office/word/2010/wordprocessingShape">
                    <wps:wsp>
                      <wps:cNvSpPr txBox="1"/>
                      <wps:spPr>
                        <a:xfrm>
                          <a:off x="0" y="0"/>
                          <a:ext cx="4853305" cy="393700"/>
                        </a:xfrm>
                        <a:prstGeom prst="rect">
                          <a:avLst/>
                        </a:prstGeom>
                        <a:solidFill>
                          <a:prstClr val="white"/>
                        </a:solidFill>
                        <a:ln>
                          <a:noFill/>
                        </a:ln>
                      </wps:spPr>
                      <wps:txbx>
                        <w:txbxContent>
                          <w:p w14:paraId="45267601" w14:textId="31C4A97B" w:rsidR="00986375" w:rsidRPr="00A43446" w:rsidRDefault="00986375" w:rsidP="00A43446">
                            <w:pPr>
                              <w:pStyle w:val="af7"/>
                              <w:jc w:val="center"/>
                              <w:rPr>
                                <w:b w:val="0"/>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446">
                              <w:rPr>
                                <w:rFonts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図 </w: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A43446">
                              <w:rPr>
                                <w:rFonts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 図 \* ARABIC</w:instrTex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760A42">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43446">
                              <w:rPr>
                                <w:b w:val="0"/>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実験で用いた反転増幅回路</w:t>
                            </w:r>
                            <w:r w:rsidR="007442B3">
                              <w:rPr>
                                <w:b w:val="0"/>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0A4EFB" id="_x0000_t202" coordsize="21600,21600" o:spt="202" path="m,l,21600r21600,l21600,xe">
                <v:stroke joinstyle="miter"/>
                <v:path gradientshapeok="t" o:connecttype="rect"/>
              </v:shapetype>
              <v:shape id="テキスト ボックス 1" o:spid="_x0000_s1026" type="#_x0000_t202" style="position:absolute;left:0;text-align:left;margin-left:38.8pt;margin-top:180.55pt;width:382.15pt;height: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" stroked="f">
                <v:textbox inset="0,0,0,0">
                  <w:txbxContent>
                    <w:p w14:paraId="45267601" w14:textId="31C4A97B" w:rsidR="00986375" w:rsidRPr="00A43446" w:rsidRDefault="00986375" w:rsidP="00A43446">
                      <w:pPr>
                        <w:pStyle w:val="af7"/>
                        <w:jc w:val="center"/>
                        <w:rPr>
                          <w:b w:val="0"/>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446">
                        <w:rPr>
                          <w:rFonts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図 </w: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A43446">
                        <w:rPr>
                          <w:rFonts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 図 \* ARABIC</w:instrTex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760A42">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434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43446">
                        <w:rPr>
                          <w:b w:val="0"/>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実験で用いた反転増幅回路</w:t>
                      </w:r>
                      <w:r w:rsidR="007442B3">
                        <w:rPr>
                          <w:b w:val="0"/>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type="topAndBottom"/>
              </v:shape>
            </w:pict>
          </mc:Fallback>
        </mc:AlternateContent>
      </w:r>
      <w:r w:rsidRPr="00650534">
        <w:rPr>
          <w:rFonts w:asciiTheme="minorEastAsia" w:eastAsiaTheme="minorEastAsia" w:hAnsiTheme="minorEastAsia"/>
          <w:noProof/>
          <w:color w:val="000000" w:themeColor="text1"/>
          <w:sz w:val="21"/>
          <w:szCs w:val="21"/>
        </w:rPr>
        <w:drawing>
          <wp:inline distT="0" distB="0" distL="0" distR="0" wp14:anchorId="0B1B2A6F" wp14:editId="2483DFBA">
            <wp:extent cx="4953000" cy="2286000"/>
            <wp:effectExtent l="0" t="0" r="0" b="0"/>
            <wp:docPr id="904082007"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2007" name="図 3" descr="ダイアグラム&#10;&#10;AI 生成コンテンツは誤りを含む可能性があります。"/>
                    <pic:cNvPicPr/>
                  </pic:nvPicPr>
                  <pic:blipFill>
                    <a:blip r:embed="rId10"/>
                    <a:stretch>
                      <a:fillRect/>
                    </a:stretch>
                  </pic:blipFill>
                  <pic:spPr>
                    <a:xfrm>
                      <a:off x="0" y="0"/>
                      <a:ext cx="4953000" cy="2286000"/>
                    </a:xfrm>
                    <a:prstGeom prst="rect">
                      <a:avLst/>
                    </a:prstGeom>
                  </pic:spPr>
                </pic:pic>
              </a:graphicData>
            </a:graphic>
          </wp:inline>
        </w:drawing>
      </w:r>
    </w:p>
    <w:p w14:paraId="390162DB" w14:textId="53B5AD4F" w:rsidR="00A43446" w:rsidRPr="00650534" w:rsidRDefault="00A43446" w:rsidP="00986375">
      <w:pPr>
        <w:rPr>
          <w:rFonts w:asciiTheme="minorEastAsia" w:eastAsiaTheme="minorEastAsia" w:hAnsiTheme="minorEastAsia"/>
          <w:color w:val="000000" w:themeColor="text1"/>
          <w:sz w:val="21"/>
          <w:szCs w:val="21"/>
        </w:rPr>
      </w:pPr>
    </w:p>
    <w:p w14:paraId="5ED788B9" w14:textId="3633E0F9" w:rsidR="00482FD9" w:rsidRPr="00650534" w:rsidRDefault="008F3688" w:rsidP="00482FD9">
      <w:pPr>
        <w:pStyle w:val="ae"/>
        <w:numPr>
          <w:ilvl w:val="1"/>
          <w:numId w:val="11"/>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無負荷（出力Eo開放）で入力電圧と出力電圧の関係を測定し、−5〜＋5 Vの範囲でグラフを作成した。直線的となる領域は1 V刻み、曲がる領域は0.2 V刻みとし、測定点が過剰にならないよう配慮した。</w:t>
      </w:r>
      <w:r w:rsidR="00482FD9" w:rsidRPr="00650534">
        <w:rPr>
          <w:rFonts w:asciiTheme="minorEastAsia" w:eastAsiaTheme="minorEastAsia" w:hAnsiTheme="minorEastAsia"/>
          <w:color w:val="000000" w:themeColor="text1"/>
          <w:sz w:val="21"/>
          <w:szCs w:val="21"/>
        </w:rPr>
        <w:br/>
      </w:r>
    </w:p>
    <w:p w14:paraId="38E279A3" w14:textId="77777777" w:rsidR="00221B54" w:rsidRPr="00650534" w:rsidRDefault="00482FD9" w:rsidP="00221B54">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noProof/>
          <w:color w:val="000000" w:themeColor="text1"/>
          <w:sz w:val="21"/>
          <w:szCs w:val="21"/>
        </w:rPr>
        <w:drawing>
          <wp:inline distT="0" distB="0" distL="0" distR="0" wp14:anchorId="464BAE60" wp14:editId="3640B269">
            <wp:extent cx="4876799" cy="2768600"/>
            <wp:effectExtent l="0" t="0" r="13335" b="12700"/>
            <wp:docPr id="362339865" name="グラフ 1">
              <a:extLst xmlns:a="http://schemas.openxmlformats.org/drawingml/2006/main">
                <a:ext uri="{FF2B5EF4-FFF2-40B4-BE49-F238E27FC236}">
                  <a16:creationId xmlns:a16="http://schemas.microsoft.com/office/drawing/2014/main" id="{398C3947-48B4-614A-82F6-F45AF78EA4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613802" w14:textId="6545D49B" w:rsidR="00221B54" w:rsidRPr="00650534" w:rsidRDefault="00221B54" w:rsidP="00221B5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hint="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hint="eastAsia"/>
          <w:b w:val="0"/>
          <w:bCs w:val="0"/>
          <w:color w:val="000000" w:themeColor="text1"/>
          <w:sz w:val="21"/>
          <w:szCs w:val="21"/>
        </w:rPr>
        <w:instrText>SEQ 図 \* ARABIC</w:instrText>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入力電圧と出力電圧の関係</w:t>
      </w:r>
    </w:p>
    <w:p w14:paraId="6DB81422" w14:textId="77777777" w:rsidR="00CD238E" w:rsidRPr="00650534" w:rsidRDefault="00D53474"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00CD238E" w:rsidRPr="00650534">
        <w:rPr>
          <w:rFonts w:asciiTheme="minorEastAsia" w:eastAsiaTheme="minorEastAsia" w:hAnsiTheme="minorEastAsia" w:cs="ＭＳ 明朝" w:hint="eastAsia"/>
          <w:color w:val="000000" w:themeColor="text1"/>
          <w:sz w:val="21"/>
          <w:szCs w:val="21"/>
        </w:rPr>
        <w:t>無負荷データを一次回帰して入出力の関係を近似した。おおまかな傾きがゲイン，切片がオフセットを表す。</w:t>
      </w:r>
    </w:p>
    <w:p w14:paraId="49E947B9" w14:textId="045F0DEA"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=-1.993,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=0.006</m:t>
          </m:r>
          <m:r>
            <m:rPr>
              <m:nor/>
            </m:rPr>
            <w:rPr>
              <w:rFonts w:asciiTheme="minorEastAsia" w:eastAsiaTheme="minorEastAsia" w:hAnsiTheme="minorEastAsia"/>
              <w:color w:val="000000" w:themeColor="text1"/>
              <w:sz w:val="21"/>
              <w:szCs w:val="21"/>
            </w:rPr>
            <m:t xml:space="preserve"> V</m:t>
          </m:r>
        </m:oMath>
      </m:oMathPara>
    </w:p>
    <w:p w14:paraId="1571694A" w14:textId="62233093"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理論は抵抗比だけで決まり，公称値が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なので理想の直線は次式になる。</w:t>
      </w:r>
    </w:p>
    <w:p w14:paraId="3AE0F0A2" w14:textId="2289DFC6"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 xml:space="preserve">=-2,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627C4BE5" w14:textId="77777777"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得られた傾きの相対誤差は小さく，理論とよく一致した。</w:t>
      </w:r>
    </w:p>
    <w:p w14:paraId="55787040" w14:textId="522D68DE"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×100=</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|-1.993-(-2)|</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×100=0.35</m:t>
          </m:r>
        </m:oMath>
      </m:oMathPara>
    </w:p>
    <w:p w14:paraId="08771BD9" w14:textId="2D8D6288"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切片</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は出力側オフセットであり，等価入力オフセットはおよそ次になる。</w:t>
      </w:r>
    </w:p>
    <w:p w14:paraId="5C740A14" w14:textId="0F48A2C2"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os</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num>
            <m:den>
              <m:r>
                <m:rPr>
                  <m:sty m:val="p"/>
                </m:rPr>
                <w:rPr>
                  <w:rFonts w:ascii="Cambria Math" w:eastAsiaTheme="minorEastAsia" w:hAnsi="Cambria Math"/>
                  <w:color w:val="000000" w:themeColor="text1"/>
                  <w:sz w:val="21"/>
                  <w:szCs w:val="21"/>
                </w:rPr>
                <m:t>1.993</m:t>
              </m:r>
            </m:den>
          </m:f>
          <m:r>
            <m:rPr>
              <m:sty m:val="p"/>
            </m:rPr>
            <w:rPr>
              <w:rFonts w:ascii="Cambria Math" w:eastAsiaTheme="minorEastAsia" w:hAnsi="Cambria Math"/>
              <w:color w:val="000000" w:themeColor="text1"/>
              <w:sz w:val="21"/>
              <w:szCs w:val="21"/>
            </w:rPr>
            <m:t>≈3.0</m:t>
          </m:r>
          <m:r>
            <m:rPr>
              <m:nor/>
            </m:rPr>
            <w:rPr>
              <w:rFonts w:asciiTheme="minorEastAsia" w:eastAsiaTheme="minorEastAsia" w:hAnsiTheme="minorEastAsia"/>
              <w:color w:val="000000" w:themeColor="text1"/>
              <w:sz w:val="21"/>
              <w:szCs w:val="21"/>
            </w:rPr>
            <m:t xml:space="preserve"> mV</m:t>
          </m:r>
        </m:oMath>
      </m:oMathPara>
    </w:p>
    <w:p w14:paraId="6AB38E95" w14:textId="77777777"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反転入力端子電位は</w:t>
      </w:r>
      <w:r w:rsidRPr="00650534">
        <w:rPr>
          <w:rFonts w:asciiTheme="minorEastAsia" w:eastAsiaTheme="minorEastAsia" w:hAnsiTheme="minorEastAsia" w:cs="Georgia"/>
          <w:color w:val="000000" w:themeColor="text1"/>
          <w:sz w:val="21"/>
          <w:szCs w:val="21"/>
        </w:rPr>
        <w:t>KCL</w:t>
      </w:r>
      <w:r w:rsidRPr="00650534">
        <w:rPr>
          <w:rFonts w:asciiTheme="minorEastAsia" w:eastAsiaTheme="minorEastAsia" w:hAnsiTheme="minorEastAsia" w:cs="ＭＳ 明朝" w:hint="eastAsia"/>
          <w:color w:val="000000" w:themeColor="text1"/>
          <w:sz w:val="21"/>
          <w:szCs w:val="21"/>
        </w:rPr>
        <w:t>から推定でき，測定範囲で十分に小さく保たれていた。これは仮想接地が成り立っていることを示す。</w:t>
      </w:r>
    </w:p>
    <w:p w14:paraId="0571EADC" w14:textId="22955273"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num>
            <m:den>
              <m:r>
                <m:rPr>
                  <m:sty m:val="p"/>
                </m:rPr>
                <w:rPr>
                  <w:rFonts w:ascii="Cambria Math" w:eastAsiaTheme="minorEastAsia" w:hAnsi="Cambria Math"/>
                  <w:color w:val="000000" w:themeColor="text1"/>
                  <w:sz w:val="21"/>
                  <w:szCs w:val="21"/>
                </w:rPr>
                <m:t>3</m:t>
              </m:r>
            </m:den>
          </m:f>
        </m:oMath>
      </m:oMathPara>
    </w:p>
    <w:p w14:paraId="7E4BAFA4" w14:textId="5CB745AB"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負荷をつないでも入出力直線がほぼ重なった理由は，負帰還により閉ループの出力等価抵抗が小さいためである。負荷</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接続時の実効傾きは次で表せる。</w:t>
      </w:r>
    </w:p>
    <w:p w14:paraId="389E2FD9" w14:textId="57828408"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out</m:t>
                  </m:r>
                </m:sub>
              </m:sSub>
            </m:den>
          </m:f>
        </m:oMath>
      </m:oMathPara>
    </w:p>
    <w:p w14:paraId="279E68AE" w14:textId="77777777"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傾きの差がごく小さい場合は閉ループ出力抵抗の上限を次のように見積もれる。</w:t>
      </w:r>
    </w:p>
    <w:p w14:paraId="0322B4AE" w14:textId="45882CFA"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-1</m:t>
              </m:r>
            </m:e>
          </m:d>
        </m:oMath>
      </m:oMathPara>
    </w:p>
    <w:p w14:paraId="657A260A" w14:textId="06BC0B74"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たとえば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で傾き差が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ＭＳ 明朝" w:hint="eastAsia"/>
          <w:color w:val="000000" w:themeColor="text1"/>
          <w:sz w:val="21"/>
          <w:szCs w:val="21"/>
        </w:rPr>
        <w:t>（パーセント）以内なら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程度となり，電圧降下は無視できる。これはループ利得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L</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により出力抵抗が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L</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倍低減される性質の結果である。</w:t>
      </w:r>
    </w:p>
    <w:p w14:paraId="1A123BA2" w14:textId="24E98601" w:rsidR="00CD238E" w:rsidRPr="00650534" w:rsidRDefault="00000000" w:rsidP="00CD23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out</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cl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out</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ol</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L</m:t>
              </m:r>
            </m:den>
          </m:f>
        </m:oMath>
      </m:oMathPara>
    </w:p>
    <w:p w14:paraId="488672D8" w14:textId="0C7151D3"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定量的なズレの主因は抵抗比の実値誤差，入力バイアス電流による抵抗上の微小電圧，入力オフセット電圧，配線の熱起電力，計測器のゼロ点ずれである。抵抗がそれぞれ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ＭＳ 明朝" w:hint="eastAsia"/>
          <w:color w:val="000000" w:themeColor="text1"/>
          <w:sz w:val="21"/>
          <w:szCs w:val="21"/>
        </w:rPr>
        <w:t>（パーセント）級なら比の不確かさは</w:t>
      </w:r>
      <w:r w:rsidRPr="00650534">
        <w:rPr>
          <w:rFonts w:asciiTheme="minorEastAsia" w:eastAsiaTheme="minorEastAsia" w:hAnsiTheme="minorEastAsia" w:cs="Georgia"/>
          <w:color w:val="000000" w:themeColor="text1"/>
          <w:sz w:val="21"/>
          <w:szCs w:val="21"/>
        </w:rPr>
        <w:t xml:space="preserve"> </w:t>
      </w:r>
      <m:oMath>
        <m:rad>
          <m:radPr>
            <m:degHide m:val="1"/>
            <m:ctrlPr>
              <w:rPr>
                <w:rFonts w:ascii="Cambria Math" w:eastAsiaTheme="minorEastAsia" w:hAnsi="Cambria Math"/>
                <w:color w:val="000000" w:themeColor="text1"/>
                <w:sz w:val="21"/>
                <w:szCs w:val="21"/>
              </w:rPr>
            </m:ctrlPr>
          </m:radPr>
          <m:deg/>
          <m:e>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m:t>
                </m:r>
              </m:e>
              <m:sup>
                <m:r>
                  <m:rPr>
                    <m:sty m:val="p"/>
                  </m:rPr>
                  <w:rPr>
                    <w:rFonts w:ascii="Cambria Math" w:eastAsiaTheme="minorEastAsia" w:hAnsi="Cambria Math"/>
                    <w:color w:val="000000" w:themeColor="text1"/>
                    <w:sz w:val="21"/>
                    <w:szCs w:val="21"/>
                  </w:rPr>
                  <m:t>2</m:t>
                </m:r>
              </m:sup>
            </m:sSup>
          </m:e>
        </m:rad>
        <m:r>
          <m:rPr>
            <m:sty m:val="p"/>
          </m:rPr>
          <w:rPr>
            <w:rFonts w:ascii="Cambria Math" w:eastAsiaTheme="minorEastAsia" w:hAnsi="Cambria Math"/>
            <w:color w:val="000000" w:themeColor="text1"/>
            <w:sz w:val="21"/>
            <w:szCs w:val="21"/>
          </w:rPr>
          <m:t>≈1.4</m:t>
        </m:r>
      </m:oMath>
      <w:r w:rsidRPr="00650534">
        <w:rPr>
          <w:rFonts w:asciiTheme="minorEastAsia" w:eastAsiaTheme="minorEastAsia" w:hAnsiTheme="minorEastAsia" w:cs="ＭＳ 明朝" w:hint="eastAsia"/>
          <w:color w:val="000000" w:themeColor="text1"/>
          <w:sz w:val="21"/>
          <w:szCs w:val="21"/>
        </w:rPr>
        <w:t>（パーセント）程度だが，実測の傾き誤差は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ＭＳ 明朝" w:hint="eastAsia"/>
          <w:color w:val="000000" w:themeColor="text1"/>
          <w:sz w:val="21"/>
          <w:szCs w:val="21"/>
        </w:rPr>
        <w:t>（パーセント）であり，部品実値が公称に近く温度影響も小さかったと考えられる。入力バイアス電流</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nA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の場合は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級の等価入力が生じ，出力側では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倍で現れる。これらを重ね合わせた結果が</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（等価入力約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）であり，実用上は十分に小さい。</w:t>
      </w:r>
    </w:p>
    <w:p w14:paraId="68F09CC3" w14:textId="1B9EA536" w:rsidR="00CD238E" w:rsidRPr="00650534" w:rsidRDefault="00CD238E" w:rsidP="00CD23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以上より，本反転増幅回路は直流域で理論ゲイン</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ＭＳ 明朝" w:hint="eastAsia"/>
          <w:color w:val="000000" w:themeColor="text1"/>
          <w:sz w:val="21"/>
          <w:szCs w:val="21"/>
        </w:rPr>
        <w:t>（パーセント）の一致を示し，反転端子は数</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程度に拘束された。負荷を変えても直線が一致したのは閉ループ出力抵抗が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級まで低減されているためであり，測定結果は回路理論と整合している。</w:t>
      </w:r>
    </w:p>
    <w:p w14:paraId="0D051657" w14:textId="71BACBF0" w:rsidR="00986375" w:rsidRPr="00650534" w:rsidRDefault="00986375" w:rsidP="00CD238E">
      <w:pPr>
        <w:spacing w:after="220"/>
        <w:rPr>
          <w:rFonts w:asciiTheme="minorEastAsia" w:eastAsiaTheme="minorEastAsia" w:hAnsiTheme="minorEastAsia"/>
          <w:color w:val="000000" w:themeColor="text1"/>
          <w:sz w:val="21"/>
          <w:szCs w:val="21"/>
        </w:rPr>
      </w:pPr>
    </w:p>
    <w:p w14:paraId="35C5C7DF" w14:textId="483440F7" w:rsidR="00221B54" w:rsidRPr="00650534" w:rsidRDefault="00482FD9" w:rsidP="00221B54">
      <w:pPr>
        <w:pStyle w:val="ae"/>
        <w:numPr>
          <w:ilvl w:val="1"/>
          <w:numId w:val="11"/>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入出力データを一次関数で近似し、理論式と比較</w:t>
      </w:r>
      <w:r w:rsidRPr="00650534">
        <w:rPr>
          <w:rFonts w:asciiTheme="minorEastAsia" w:eastAsiaTheme="minorEastAsia" w:hAnsiTheme="minorEastAsia" w:hint="eastAsia"/>
          <w:color w:val="000000" w:themeColor="text1"/>
          <w:sz w:val="21"/>
          <w:szCs w:val="21"/>
        </w:rPr>
        <w:t>した</w:t>
      </w:r>
      <w:r w:rsidR="00221B54" w:rsidRPr="00650534">
        <w:rPr>
          <w:rFonts w:asciiTheme="minorEastAsia" w:eastAsiaTheme="minorEastAsia" w:hAnsiTheme="minorEastAsia" w:hint="eastAsia"/>
          <w:color w:val="000000" w:themeColor="text1"/>
          <w:sz w:val="21"/>
          <w:szCs w:val="21"/>
        </w:rPr>
        <w:t>。結果を表にまとめ、以下に示す。</w:t>
      </w:r>
      <w:r w:rsidR="00221B54" w:rsidRPr="00650534">
        <w:rPr>
          <w:rFonts w:asciiTheme="minorEastAsia" w:eastAsiaTheme="minorEastAsia" w:hAnsiTheme="minorEastAsia"/>
          <w:color w:val="000000" w:themeColor="text1"/>
          <w:sz w:val="21"/>
          <w:szCs w:val="21"/>
        </w:rPr>
        <w:br/>
      </w:r>
    </w:p>
    <w:p w14:paraId="0CAF9D5A" w14:textId="77777777" w:rsidR="00221B54" w:rsidRPr="00650534" w:rsidRDefault="00221B54" w:rsidP="00221B54">
      <w:pPr>
        <w:rPr>
          <w:rFonts w:asciiTheme="minorEastAsia" w:eastAsiaTheme="minorEastAsia" w:hAnsiTheme="minorEastAsia"/>
          <w:color w:val="000000" w:themeColor="text1"/>
          <w:sz w:val="21"/>
          <w:szCs w:val="21"/>
        </w:rPr>
      </w:pPr>
    </w:p>
    <w:p w14:paraId="56B6DFBE" w14:textId="2AF82206" w:rsidR="00221B54" w:rsidRPr="00650534" w:rsidRDefault="00221B54" w:rsidP="00221B5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hint="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hint="eastAsia"/>
          <w:b w:val="0"/>
          <w:bCs w:val="0"/>
          <w:color w:val="000000" w:themeColor="text1"/>
          <w:sz w:val="21"/>
          <w:szCs w:val="21"/>
        </w:rPr>
        <w:instrText>SEQ 表 \* ARABIC</w:instrText>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w:t>
      </w:r>
      <w:r w:rsidRPr="00650534">
        <w:rPr>
          <w:rFonts w:asciiTheme="minorEastAsia" w:eastAsiaTheme="minorEastAsia" w:hAnsiTheme="minorEastAsia"/>
          <w:b w:val="0"/>
          <w:bCs w:val="0"/>
          <w:color w:val="000000" w:themeColor="text1"/>
          <w:sz w:val="21"/>
          <w:szCs w:val="21"/>
        </w:rPr>
        <w:fldChar w:fldCharType="end"/>
      </w:r>
      <w:r w:rsidR="00EE4320" w:rsidRPr="00650534">
        <w:rPr>
          <w:rFonts w:asciiTheme="minorEastAsia" w:eastAsiaTheme="minorEastAsia" w:hAnsiTheme="minorEastAsia" w:hint="eastAsia"/>
          <w:b w:val="0"/>
          <w:bCs w:val="0"/>
          <w:color w:val="000000" w:themeColor="text1"/>
          <w:sz w:val="21"/>
          <w:szCs w:val="21"/>
        </w:rPr>
        <w:t>測定値と理論値</w:t>
      </w:r>
    </w:p>
    <w:tbl>
      <w:tblPr>
        <w:tblW w:w="8100" w:type="dxa"/>
        <w:tblInd w:w="4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20"/>
        <w:gridCol w:w="1620"/>
        <w:gridCol w:w="1620"/>
        <w:gridCol w:w="1620"/>
        <w:gridCol w:w="1620"/>
      </w:tblGrid>
      <w:tr w:rsidR="00650534" w:rsidRPr="00650534" w14:paraId="1E438D30" w14:textId="77777777" w:rsidTr="00C3596C">
        <w:trPr>
          <w:trHeight w:val="400"/>
        </w:trPr>
        <w:tc>
          <w:tcPr>
            <w:tcW w:w="1620" w:type="dxa"/>
            <w:noWrap/>
            <w:tcMar>
              <w:top w:w="15" w:type="dxa"/>
              <w:left w:w="15" w:type="dxa"/>
              <w:bottom w:w="0" w:type="dxa"/>
              <w:right w:w="15" w:type="dxa"/>
            </w:tcMar>
            <w:vAlign w:val="center"/>
            <w:hideMark/>
          </w:tcPr>
          <w:p w14:paraId="7F918AFA"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測定値傾きa</w:t>
            </w:r>
          </w:p>
        </w:tc>
        <w:tc>
          <w:tcPr>
            <w:tcW w:w="1620" w:type="dxa"/>
            <w:noWrap/>
            <w:tcMar>
              <w:top w:w="15" w:type="dxa"/>
              <w:left w:w="15" w:type="dxa"/>
              <w:bottom w:w="0" w:type="dxa"/>
              <w:right w:w="15" w:type="dxa"/>
            </w:tcMar>
            <w:vAlign w:val="center"/>
            <w:hideMark/>
          </w:tcPr>
          <w:p w14:paraId="0D8D9847"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理論値傾きa</w:t>
            </w:r>
          </w:p>
        </w:tc>
        <w:tc>
          <w:tcPr>
            <w:tcW w:w="1620" w:type="dxa"/>
            <w:noWrap/>
            <w:tcMar>
              <w:top w:w="15" w:type="dxa"/>
              <w:left w:w="15" w:type="dxa"/>
              <w:bottom w:w="0" w:type="dxa"/>
              <w:right w:w="15" w:type="dxa"/>
            </w:tcMar>
            <w:vAlign w:val="center"/>
            <w:hideMark/>
          </w:tcPr>
          <w:p w14:paraId="0C178E39" w14:textId="09C5F7D5"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測定値</w:t>
            </w:r>
            <w:r w:rsidRPr="00650534">
              <w:rPr>
                <w:rFonts w:asciiTheme="minorEastAsia" w:eastAsiaTheme="minorEastAsia" w:hAnsiTheme="minorEastAsia" w:hint="eastAsia"/>
                <w:color w:val="000000" w:themeColor="text1"/>
                <w:sz w:val="21"/>
                <w:szCs w:val="21"/>
              </w:rPr>
              <w:t>切片</w:t>
            </w:r>
            <w:r w:rsidRPr="00221B54">
              <w:rPr>
                <w:rFonts w:asciiTheme="minorEastAsia" w:eastAsiaTheme="minorEastAsia" w:hAnsiTheme="minorEastAsia" w:hint="eastAsia"/>
                <w:color w:val="000000" w:themeColor="text1"/>
                <w:sz w:val="21"/>
                <w:szCs w:val="21"/>
              </w:rPr>
              <w:t>b</w:t>
            </w:r>
          </w:p>
        </w:tc>
        <w:tc>
          <w:tcPr>
            <w:tcW w:w="1620" w:type="dxa"/>
            <w:noWrap/>
            <w:tcMar>
              <w:top w:w="15" w:type="dxa"/>
              <w:left w:w="15" w:type="dxa"/>
              <w:bottom w:w="0" w:type="dxa"/>
              <w:right w:w="15" w:type="dxa"/>
            </w:tcMar>
            <w:vAlign w:val="center"/>
            <w:hideMark/>
          </w:tcPr>
          <w:p w14:paraId="7EB7DD8C" w14:textId="684FE449"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理論値</w:t>
            </w:r>
            <w:r w:rsidRPr="00650534">
              <w:rPr>
                <w:rFonts w:asciiTheme="minorEastAsia" w:eastAsiaTheme="minorEastAsia" w:hAnsiTheme="minorEastAsia" w:hint="eastAsia"/>
                <w:color w:val="000000" w:themeColor="text1"/>
                <w:sz w:val="21"/>
                <w:szCs w:val="21"/>
              </w:rPr>
              <w:t>切片</w:t>
            </w:r>
            <w:r w:rsidRPr="00221B54">
              <w:rPr>
                <w:rFonts w:asciiTheme="minorEastAsia" w:eastAsiaTheme="minorEastAsia" w:hAnsiTheme="minorEastAsia" w:hint="eastAsia"/>
                <w:color w:val="000000" w:themeColor="text1"/>
                <w:sz w:val="21"/>
                <w:szCs w:val="21"/>
              </w:rPr>
              <w:t>b</w:t>
            </w:r>
          </w:p>
        </w:tc>
        <w:tc>
          <w:tcPr>
            <w:tcW w:w="1620" w:type="dxa"/>
            <w:noWrap/>
            <w:tcMar>
              <w:top w:w="15" w:type="dxa"/>
              <w:left w:w="15" w:type="dxa"/>
              <w:bottom w:w="0" w:type="dxa"/>
              <w:right w:w="15" w:type="dxa"/>
            </w:tcMar>
            <w:vAlign w:val="center"/>
            <w:hideMark/>
          </w:tcPr>
          <w:p w14:paraId="6EBB3094"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傾き相対誤差[%]</w:t>
            </w:r>
          </w:p>
        </w:tc>
      </w:tr>
      <w:tr w:rsidR="00650534" w:rsidRPr="00650534" w14:paraId="58DD15C5" w14:textId="77777777" w:rsidTr="00C3596C">
        <w:trPr>
          <w:trHeight w:val="400"/>
        </w:trPr>
        <w:tc>
          <w:tcPr>
            <w:tcW w:w="0" w:type="auto"/>
            <w:noWrap/>
            <w:tcMar>
              <w:top w:w="15" w:type="dxa"/>
              <w:left w:w="15" w:type="dxa"/>
              <w:bottom w:w="0" w:type="dxa"/>
              <w:right w:w="15" w:type="dxa"/>
            </w:tcMar>
            <w:vAlign w:val="center"/>
            <w:hideMark/>
          </w:tcPr>
          <w:p w14:paraId="208C21D0"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-1.993</w:t>
            </w:r>
          </w:p>
        </w:tc>
        <w:tc>
          <w:tcPr>
            <w:tcW w:w="0" w:type="auto"/>
            <w:noWrap/>
            <w:tcMar>
              <w:top w:w="15" w:type="dxa"/>
              <w:left w:w="15" w:type="dxa"/>
              <w:bottom w:w="0" w:type="dxa"/>
              <w:right w:w="15" w:type="dxa"/>
            </w:tcMar>
            <w:vAlign w:val="center"/>
            <w:hideMark/>
          </w:tcPr>
          <w:p w14:paraId="3AF9E4F5"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FD14DEB"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0.006</w:t>
            </w:r>
          </w:p>
        </w:tc>
        <w:tc>
          <w:tcPr>
            <w:tcW w:w="0" w:type="auto"/>
            <w:noWrap/>
            <w:tcMar>
              <w:top w:w="15" w:type="dxa"/>
              <w:left w:w="15" w:type="dxa"/>
              <w:bottom w:w="0" w:type="dxa"/>
              <w:right w:w="15" w:type="dxa"/>
            </w:tcMar>
            <w:vAlign w:val="center"/>
            <w:hideMark/>
          </w:tcPr>
          <w:p w14:paraId="3BA6EBB7"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DAD9FEE" w14:textId="77777777" w:rsidR="00221B54" w:rsidRPr="00221B54" w:rsidRDefault="00221B54" w:rsidP="00221B54">
            <w:pPr>
              <w:jc w:val="center"/>
              <w:rPr>
                <w:rFonts w:asciiTheme="minorEastAsia" w:eastAsiaTheme="minorEastAsia" w:hAnsiTheme="minorEastAsia"/>
                <w:color w:val="000000" w:themeColor="text1"/>
                <w:sz w:val="21"/>
                <w:szCs w:val="21"/>
              </w:rPr>
            </w:pPr>
            <w:r w:rsidRPr="00221B54">
              <w:rPr>
                <w:rFonts w:asciiTheme="minorEastAsia" w:eastAsiaTheme="minorEastAsia" w:hAnsiTheme="minorEastAsia" w:hint="eastAsia"/>
                <w:color w:val="000000" w:themeColor="text1"/>
                <w:sz w:val="21"/>
                <w:szCs w:val="21"/>
              </w:rPr>
              <w:t>0.35</w:t>
            </w:r>
          </w:p>
        </w:tc>
      </w:tr>
    </w:tbl>
    <w:p w14:paraId="37A1FC46" w14:textId="56447889" w:rsidR="00895A1E" w:rsidRPr="00650534" w:rsidRDefault="00BC3C49"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lastRenderedPageBreak/>
        <w:br/>
      </w:r>
      <w:r w:rsidR="00895A1E" w:rsidRPr="00650534">
        <w:rPr>
          <w:rFonts w:asciiTheme="minorEastAsia" w:eastAsiaTheme="minorEastAsia" w:hAnsiTheme="minorEastAsia" w:cs="ＭＳ 明朝" w:hint="eastAsia"/>
          <w:color w:val="000000" w:themeColor="text1"/>
          <w:sz w:val="21"/>
          <w:szCs w:val="21"/>
        </w:rPr>
        <w:t>表</w:t>
      </w:r>
      <w:r w:rsidR="00895A1E" w:rsidRPr="00650534">
        <w:rPr>
          <w:rFonts w:asciiTheme="minorEastAsia" w:eastAsiaTheme="minorEastAsia" w:hAnsiTheme="minorEastAsia" w:cs="Georgia"/>
          <w:color w:val="000000" w:themeColor="text1"/>
          <w:sz w:val="21"/>
          <w:szCs w:val="21"/>
        </w:rPr>
        <w:t>1</w:t>
      </w:r>
      <w:r w:rsidR="00895A1E" w:rsidRPr="00650534">
        <w:rPr>
          <w:rFonts w:asciiTheme="minorEastAsia" w:eastAsiaTheme="minorEastAsia" w:hAnsiTheme="minorEastAsia" w:cs="ＭＳ 明朝" w:hint="eastAsia"/>
          <w:color w:val="000000" w:themeColor="text1"/>
          <w:sz w:val="21"/>
          <w:szCs w:val="21"/>
        </w:rPr>
        <w:t>の測定値と理論式</w:t>
      </w:r>
      <w:r w:rsidR="00895A1E"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oMath>
      <w:r w:rsidR="00895A1E" w:rsidRPr="00650534">
        <w:rPr>
          <w:rFonts w:asciiTheme="minorEastAsia" w:eastAsiaTheme="minorEastAsia" w:hAnsiTheme="minorEastAsia" w:cs="Georgia"/>
          <w:color w:val="000000" w:themeColor="text1"/>
          <w:sz w:val="21"/>
          <w:szCs w:val="21"/>
        </w:rPr>
        <w:t xml:space="preserve"> </w:t>
      </w:r>
      <w:r w:rsidR="00895A1E" w:rsidRPr="00650534">
        <w:rPr>
          <w:rFonts w:asciiTheme="minorEastAsia" w:eastAsiaTheme="minorEastAsia" w:hAnsiTheme="minorEastAsia" w:cs="ＭＳ 明朝" w:hint="eastAsia"/>
          <w:color w:val="000000" w:themeColor="text1"/>
          <w:sz w:val="21"/>
          <w:szCs w:val="21"/>
        </w:rPr>
        <w:t>を比較すると，入出力の一次近似直線は次のように要約できる。</w:t>
      </w:r>
    </w:p>
    <w:p w14:paraId="5C57D1BC" w14:textId="5F81C61C" w:rsidR="00895A1E" w:rsidRPr="00650534" w:rsidRDefault="00000000" w:rsidP="00895A1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=-1.993,</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=+0.006</m:t>
          </m:r>
          <m:r>
            <m:rPr>
              <m:nor/>
            </m:rPr>
            <w:rPr>
              <w:rFonts w:asciiTheme="minorEastAsia" w:eastAsiaTheme="minorEastAsia" w:hAnsiTheme="minorEastAsia"/>
              <w:color w:val="000000" w:themeColor="text1"/>
              <w:sz w:val="21"/>
              <w:szCs w:val="21"/>
            </w:rPr>
            <m:t xml:space="preserve"> V</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3015FE00" w14:textId="012CB355"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傾きの一致度は相対誤差で評価でき，表の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ＭＳ 明朝" w:hint="eastAsia"/>
          <w:color w:val="000000" w:themeColor="text1"/>
          <w:sz w:val="21"/>
          <w:szCs w:val="21"/>
        </w:rPr>
        <w:t>（パーセント）は次式そのものに等しい。</w:t>
      </w:r>
    </w:p>
    <w:p w14:paraId="56BE24A2" w14:textId="72659352" w:rsidR="00895A1E" w:rsidRPr="00650534" w:rsidRDefault="00000000" w:rsidP="00895A1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×100=</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|-1.993-(-2)|</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×100=0.35</m:t>
          </m:r>
        </m:oMath>
      </m:oMathPara>
    </w:p>
    <w:p w14:paraId="57904480" w14:textId="1FA5546B"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よって閉ループ利得は理論の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ＭＳ 明朝" w:hint="eastAsia"/>
          <w:color w:val="000000" w:themeColor="text1"/>
          <w:sz w:val="21"/>
          <w:szCs w:val="21"/>
        </w:rPr>
        <w:t>（パーセント）だけ小さい。これは抵抗比の実効値が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=1.993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であったことを意味し，公称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とのズレは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-0.007</m:t>
        </m:r>
      </m:oMath>
      <w:r w:rsidRPr="00650534">
        <w:rPr>
          <w:rFonts w:asciiTheme="minorEastAsia" w:eastAsiaTheme="minorEastAsia" w:hAnsiTheme="minorEastAsia" w:cs="ＭＳ 明朝" w:hint="eastAsia"/>
          <w:color w:val="000000" w:themeColor="text1"/>
          <w:sz w:val="21"/>
          <w:szCs w:val="21"/>
        </w:rPr>
        <w:t>（絶対値）である。例えば公称が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のとき，実効値の一例は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=10.035</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ＭＳ 明朝" w:hint="eastAsia"/>
          <w:color w:val="000000" w:themeColor="text1"/>
          <w:sz w:val="21"/>
          <w:szCs w:val="21"/>
        </w:rPr>
        <w:t>（または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=19.93</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ＭＳ 明朝" w:hint="eastAsia"/>
          <w:color w:val="000000" w:themeColor="text1"/>
          <w:sz w:val="21"/>
          <w:szCs w:val="21"/>
        </w:rPr>
        <w:t>）相当になる。</w:t>
      </w:r>
    </w:p>
    <w:p w14:paraId="54A0C0AF" w14:textId="1A9D3726" w:rsidR="00895A1E" w:rsidRPr="00650534" w:rsidRDefault="00000000" w:rsidP="00895A1E">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a</m:t>
              </m:r>
            </m:num>
            <m:den>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sSup>
                <m:sSupPr>
                  <m:ctrlPr>
                    <w:rPr>
                      <w:rFonts w:ascii="Cambria Math" w:eastAsiaTheme="minorEastAsia" w:hAnsi="Cambria Math"/>
                      <w:color w:val="000000" w:themeColor="text1"/>
                      <w:sz w:val="21"/>
                      <w:szCs w:val="21"/>
                    </w:rPr>
                  </m:ctrlPr>
                </m:sSupPr>
                <m:e>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den>
                      </m:f>
                    </m:e>
                  </m:d>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e>
                  </m:d>
                </m:e>
                <m:sup>
                  <m:r>
                    <m:rPr>
                      <m:sty m:val="p"/>
                    </m:rPr>
                    <w:rPr>
                      <w:rFonts w:ascii="Cambria Math" w:eastAsiaTheme="minorEastAsia" w:hAnsi="Cambria Math"/>
                      <w:color w:val="000000" w:themeColor="text1"/>
                      <w:sz w:val="21"/>
                      <w:szCs w:val="21"/>
                    </w:rPr>
                    <m:t>2</m:t>
                  </m:r>
                </m:sup>
              </m:sSup>
            </m:e>
          </m:rad>
        </m:oMath>
      </m:oMathPara>
    </w:p>
    <w:p w14:paraId="360CDFC7" w14:textId="3C2111C3"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上式で抵抗がそれぞれ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ＭＳ 明朝" w:hint="eastAsia"/>
          <w:color w:val="000000" w:themeColor="text1"/>
          <w:sz w:val="21"/>
          <w:szCs w:val="21"/>
        </w:rPr>
        <w:t>（パーセント）級だと見積もれば比の不確かさは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≈1.4</m:t>
        </m:r>
      </m:oMath>
      <w:r w:rsidRPr="00650534">
        <w:rPr>
          <w:rFonts w:asciiTheme="minorEastAsia" w:eastAsiaTheme="minorEastAsia" w:hAnsiTheme="minorEastAsia" w:cs="ＭＳ 明朝" w:hint="eastAsia"/>
          <w:color w:val="000000" w:themeColor="text1"/>
          <w:sz w:val="21"/>
          <w:szCs w:val="21"/>
        </w:rPr>
        <w:t>（パーセント）になるが，実測の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ＭＳ 明朝" w:hint="eastAsia"/>
          <w:color w:val="000000" w:themeColor="text1"/>
          <w:sz w:val="21"/>
          <w:szCs w:val="21"/>
        </w:rPr>
        <w:t>（パーセント）はこれより十分小さく，今回の素子は公称に近く温度変化も小さかったと判断できる。</w:t>
      </w:r>
    </w:p>
    <w:p w14:paraId="26F1A5D8" w14:textId="3DDD1286"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切片は理想では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だが，表の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は出力側の残留オフセットである。等価入力オフセットは次で求まる。</w:t>
      </w:r>
    </w:p>
    <w:p w14:paraId="1F740D10" w14:textId="6369870F" w:rsidR="00895A1E" w:rsidRPr="00650534" w:rsidRDefault="00000000" w:rsidP="00895A1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num>
            <m:den>
              <m:r>
                <m:rPr>
                  <m:sty m:val="p"/>
                </m:rPr>
                <w:rPr>
                  <w:rFonts w:ascii="Cambria Math" w:eastAsiaTheme="minorEastAsia" w:hAnsi="Cambria Math"/>
                  <w:color w:val="000000" w:themeColor="text1"/>
                  <w:sz w:val="21"/>
                  <w:szCs w:val="21"/>
                </w:rPr>
                <m:t>1.993</m:t>
              </m:r>
            </m:den>
          </m:f>
          <m:r>
            <m:rPr>
              <m:sty m:val="p"/>
            </m:rPr>
            <w:rPr>
              <w:rFonts w:ascii="Cambria Math" w:eastAsiaTheme="minorEastAsia" w:hAnsi="Cambria Math"/>
              <w:color w:val="000000" w:themeColor="text1"/>
              <w:sz w:val="21"/>
              <w:szCs w:val="21"/>
            </w:rPr>
            <m:t>≈3.0</m:t>
          </m:r>
          <m:r>
            <m:rPr>
              <m:nor/>
            </m:rPr>
            <w:rPr>
              <w:rFonts w:asciiTheme="minorEastAsia" w:eastAsiaTheme="minorEastAsia" w:hAnsiTheme="minorEastAsia"/>
              <w:color w:val="000000" w:themeColor="text1"/>
              <w:sz w:val="21"/>
              <w:szCs w:val="21"/>
            </w:rPr>
            <m:t xml:space="preserve"> mV</m:t>
          </m:r>
        </m:oMath>
      </m:oMathPara>
    </w:p>
    <w:p w14:paraId="4225DE21" w14:textId="56255BA1"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この値は出力レンジを</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とみなすと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r>
          <m:rPr>
            <m:sty m:val="p"/>
          </m:rPr>
          <w:rPr>
            <w:rFonts w:ascii="Cambria Math" w:eastAsiaTheme="minorEastAsia" w:hAnsi="Cambria Math"/>
            <w:color w:val="000000" w:themeColor="text1"/>
            <w:sz w:val="21"/>
            <w:szCs w:val="21"/>
          </w:rPr>
          <m:t>=0.06</m:t>
        </m:r>
      </m:oMath>
      <w:r w:rsidRPr="00650534">
        <w:rPr>
          <w:rFonts w:asciiTheme="minorEastAsia" w:eastAsiaTheme="minorEastAsia" w:hAnsiTheme="minorEastAsia" w:cs="ＭＳ 明朝" w:hint="eastAsia"/>
          <w:color w:val="000000" w:themeColor="text1"/>
          <w:sz w:val="21"/>
          <w:szCs w:val="21"/>
        </w:rPr>
        <w:t>（パーセント）に相当し，直流利得評価に対しては十分小さい。主な寄与は入力オフセット電圧，入力バイアス電流による抵抗上の微小電圧，配線の熱起電力（</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nor/>
          </m:rPr>
          <w:rPr>
            <w:rFonts w:asciiTheme="minorEastAsia" w:eastAsiaTheme="minorEastAsia" w:hAnsiTheme="minorEastAsia"/>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級），計測器のゼロ点ずれであり，それらが重なって</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になったと解釈できる。</w:t>
      </w:r>
    </w:p>
    <w:p w14:paraId="41C75E1F" w14:textId="77777777"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まとめとして，表</w:t>
      </w:r>
      <w:r w:rsidRPr="00650534">
        <w:rPr>
          <w:rFonts w:asciiTheme="minorEastAsia" w:eastAsiaTheme="minorEastAsia" w:hAnsiTheme="minorEastAsia" w:cs="Georgia"/>
          <w:color w:val="000000" w:themeColor="text1"/>
          <w:sz w:val="21"/>
          <w:szCs w:val="21"/>
        </w:rPr>
        <w:t>1</w:t>
      </w:r>
      <w:r w:rsidRPr="00650534">
        <w:rPr>
          <w:rFonts w:asciiTheme="minorEastAsia" w:eastAsiaTheme="minorEastAsia" w:hAnsiTheme="minorEastAsia" w:cs="ＭＳ 明朝" w:hint="eastAsia"/>
          <w:color w:val="000000" w:themeColor="text1"/>
          <w:sz w:val="21"/>
          <w:szCs w:val="21"/>
        </w:rPr>
        <w:t>は</w:t>
      </w:r>
    </w:p>
    <w:p w14:paraId="1872A5B4" w14:textId="42D7C898" w:rsidR="00895A1E" w:rsidRPr="00650534" w:rsidRDefault="00000000" w:rsidP="00895A1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sty m:val="p"/>
            </m:rPr>
            <w:rPr>
              <w:rFonts w:ascii="Cambria Math" w:eastAsiaTheme="minorEastAsia" w:hAnsi="Cambria Math"/>
              <w:color w:val="000000" w:themeColor="text1"/>
              <w:sz w:val="21"/>
              <w:szCs w:val="21"/>
            </w:rPr>
            <m:t>誤差</m:t>
          </m:r>
          <m:r>
            <m:rPr>
              <m:sty m:val="p"/>
            </m:rPr>
            <w:rPr>
              <w:rFonts w:ascii="Cambria Math" w:eastAsiaTheme="minorEastAsia" w:hAnsi="Cambria Math"/>
              <w:color w:val="000000" w:themeColor="text1"/>
              <w:sz w:val="21"/>
              <w:szCs w:val="21"/>
            </w:rPr>
            <m:t xml:space="preserve">0.35%),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等価入力</m:t>
          </m:r>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mV</m:t>
          </m:r>
          <m:r>
            <m:rPr>
              <m:sty m:val="p"/>
            </m:rPr>
            <w:rPr>
              <w:rFonts w:ascii="Cambria Math" w:eastAsiaTheme="minorEastAsia" w:hAnsi="Cambria Math"/>
              <w:color w:val="000000" w:themeColor="text1"/>
              <w:sz w:val="21"/>
              <w:szCs w:val="21"/>
            </w:rPr>
            <m:t>)</m:t>
          </m:r>
        </m:oMath>
      </m:oMathPara>
    </w:p>
    <w:p w14:paraId="014BA716" w14:textId="77777777" w:rsidR="00895A1E" w:rsidRPr="00650534" w:rsidRDefault="00895A1E" w:rsidP="00895A1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を示し，利得は抵抗比で決まるという理論と整合する。さらに，抵抗比誤差の伝搬式から見ても今回のズレは妥当な範囲であり，測定と理論の一致は定量的に裏付けられた。</w:t>
      </w:r>
    </w:p>
    <w:p w14:paraId="3CE32FA6" w14:textId="4E55AF6A" w:rsidR="00BC3C49" w:rsidRPr="00650534" w:rsidRDefault="00BC3C49" w:rsidP="007937B7">
      <w:pPr>
        <w:spacing w:after="220"/>
        <w:rPr>
          <w:rFonts w:asciiTheme="minorEastAsia" w:eastAsiaTheme="minorEastAsia" w:hAnsiTheme="minorEastAsia"/>
          <w:color w:val="000000" w:themeColor="text1"/>
          <w:sz w:val="21"/>
          <w:szCs w:val="21"/>
        </w:rPr>
      </w:pPr>
    </w:p>
    <w:p w14:paraId="73EB5DE7" w14:textId="72A7C952" w:rsidR="00482FD9" w:rsidRPr="00650534" w:rsidRDefault="00482FD9" w:rsidP="000A5023">
      <w:pPr>
        <w:rPr>
          <w:rFonts w:asciiTheme="minorEastAsia" w:eastAsiaTheme="minorEastAsia" w:hAnsiTheme="minorEastAsia"/>
          <w:color w:val="000000" w:themeColor="text1"/>
          <w:sz w:val="21"/>
          <w:szCs w:val="21"/>
        </w:rPr>
      </w:pPr>
    </w:p>
    <w:p w14:paraId="0EA6CA60" w14:textId="400B8618" w:rsidR="00221B54" w:rsidRPr="00650534" w:rsidRDefault="003D1646" w:rsidP="00221B54">
      <w:pPr>
        <w:pStyle w:val="ae"/>
        <w:numPr>
          <w:ilvl w:val="1"/>
          <w:numId w:val="11"/>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直線近似が不適切な測定点を除外し、測定結果を一次関数 y=ax+b で近似して理論値と比較した。</w:t>
      </w:r>
      <w:r w:rsidR="00221B54" w:rsidRPr="00650534">
        <w:rPr>
          <w:rFonts w:asciiTheme="minorEastAsia" w:eastAsiaTheme="minorEastAsia" w:hAnsiTheme="minorEastAsia"/>
          <w:color w:val="000000" w:themeColor="text1"/>
          <w:sz w:val="21"/>
          <w:szCs w:val="21"/>
        </w:rPr>
        <w:br/>
      </w:r>
    </w:p>
    <w:p w14:paraId="7E842C42" w14:textId="77777777" w:rsidR="00221B54" w:rsidRPr="00650534" w:rsidRDefault="00221B54" w:rsidP="00221B54">
      <w:pPr>
        <w:rPr>
          <w:rFonts w:asciiTheme="minorEastAsia" w:eastAsiaTheme="minorEastAsia" w:hAnsiTheme="minorEastAsia"/>
          <w:color w:val="000000" w:themeColor="text1"/>
          <w:sz w:val="21"/>
          <w:szCs w:val="21"/>
        </w:rPr>
      </w:pPr>
    </w:p>
    <w:p w14:paraId="60C27839" w14:textId="77777777" w:rsidR="005D78DD" w:rsidRPr="00650534" w:rsidRDefault="005D78DD" w:rsidP="005D78DD">
      <w:pPr>
        <w:rPr>
          <w:rFonts w:asciiTheme="minorEastAsia" w:eastAsiaTheme="minorEastAsia" w:hAnsiTheme="minorEastAsia"/>
          <w:color w:val="000000" w:themeColor="text1"/>
          <w:sz w:val="21"/>
          <w:szCs w:val="21"/>
        </w:rPr>
      </w:pPr>
    </w:p>
    <w:p w14:paraId="7D4F891C" w14:textId="77777777" w:rsidR="004C0821" w:rsidRPr="00650534" w:rsidRDefault="004C0821" w:rsidP="005D78DD">
      <w:pPr>
        <w:rPr>
          <w:rFonts w:asciiTheme="minorEastAsia" w:eastAsiaTheme="minorEastAsia" w:hAnsiTheme="minorEastAsia"/>
          <w:color w:val="000000" w:themeColor="text1"/>
          <w:sz w:val="21"/>
          <w:szCs w:val="21"/>
        </w:rPr>
      </w:pPr>
    </w:p>
    <w:p w14:paraId="522F9AAC" w14:textId="77777777" w:rsidR="004C0821" w:rsidRPr="00650534" w:rsidRDefault="004C0821" w:rsidP="005D78DD">
      <w:pPr>
        <w:rPr>
          <w:rFonts w:asciiTheme="minorEastAsia" w:eastAsiaTheme="minorEastAsia" w:hAnsiTheme="minorEastAsia"/>
          <w:color w:val="000000" w:themeColor="text1"/>
          <w:sz w:val="21"/>
          <w:szCs w:val="21"/>
        </w:rPr>
      </w:pPr>
    </w:p>
    <w:p w14:paraId="6C377236" w14:textId="2531F500" w:rsidR="00221B54" w:rsidRPr="00650534" w:rsidRDefault="00221B54" w:rsidP="00221B5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hint="eastAsia"/>
          <w:b w:val="0"/>
          <w:bCs w:val="0"/>
          <w:color w:val="000000" w:themeColor="text1"/>
          <w:sz w:val="21"/>
          <w:szCs w:val="21"/>
        </w:rPr>
        <w:t>電圧と理論値の関係</w:t>
      </w:r>
    </w:p>
    <w:tbl>
      <w:tblPr>
        <w:tblW w:w="8220"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gridCol w:w="3360"/>
        <w:gridCol w:w="1620"/>
      </w:tblGrid>
      <w:tr w:rsidR="00650534" w:rsidRPr="00650534" w14:paraId="7B987C8E" w14:textId="77777777" w:rsidTr="00301649">
        <w:trPr>
          <w:trHeight w:val="440"/>
        </w:trPr>
        <w:tc>
          <w:tcPr>
            <w:tcW w:w="1620" w:type="dxa"/>
            <w:noWrap/>
            <w:tcMar>
              <w:top w:w="15" w:type="dxa"/>
              <w:left w:w="15" w:type="dxa"/>
              <w:bottom w:w="0" w:type="dxa"/>
              <w:right w:w="15" w:type="dxa"/>
            </w:tcMar>
            <w:vAlign w:val="center"/>
            <w:hideMark/>
          </w:tcPr>
          <w:p w14:paraId="4B43F0E1"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noWrap/>
            <w:tcMar>
              <w:top w:w="15" w:type="dxa"/>
              <w:left w:w="15" w:type="dxa"/>
              <w:bottom w:w="0" w:type="dxa"/>
              <w:right w:w="15" w:type="dxa"/>
            </w:tcMar>
            <w:vAlign w:val="center"/>
            <w:hideMark/>
          </w:tcPr>
          <w:p w14:paraId="087CB33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3360" w:type="dxa"/>
            <w:noWrap/>
            <w:tcMar>
              <w:top w:w="15" w:type="dxa"/>
              <w:left w:w="15" w:type="dxa"/>
              <w:bottom w:w="0" w:type="dxa"/>
              <w:right w:w="15" w:type="dxa"/>
            </w:tcMar>
            <w:vAlign w:val="center"/>
            <w:hideMark/>
          </w:tcPr>
          <w:p w14:paraId="32F33545"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620" w:type="dxa"/>
            <w:noWrap/>
            <w:tcMar>
              <w:top w:w="15" w:type="dxa"/>
              <w:left w:w="15" w:type="dxa"/>
              <w:bottom w:w="0" w:type="dxa"/>
              <w:right w:w="15" w:type="dxa"/>
            </w:tcMar>
            <w:vAlign w:val="center"/>
            <w:hideMark/>
          </w:tcPr>
          <w:p w14:paraId="374F631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7DE95985" w14:textId="77777777" w:rsidTr="00301649">
        <w:trPr>
          <w:trHeight w:val="400"/>
        </w:trPr>
        <w:tc>
          <w:tcPr>
            <w:tcW w:w="0" w:type="auto"/>
            <w:noWrap/>
            <w:tcMar>
              <w:top w:w="15" w:type="dxa"/>
              <w:left w:w="15" w:type="dxa"/>
              <w:bottom w:w="0" w:type="dxa"/>
              <w:right w:w="15" w:type="dxa"/>
            </w:tcMar>
            <w:vAlign w:val="center"/>
            <w:hideMark/>
          </w:tcPr>
          <w:p w14:paraId="23EF5DAE"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w:t>
            </w:r>
          </w:p>
        </w:tc>
        <w:tc>
          <w:tcPr>
            <w:tcW w:w="0" w:type="auto"/>
            <w:noWrap/>
            <w:tcMar>
              <w:top w:w="15" w:type="dxa"/>
              <w:left w:w="15" w:type="dxa"/>
              <w:bottom w:w="0" w:type="dxa"/>
              <w:right w:w="15" w:type="dxa"/>
            </w:tcMar>
            <w:vAlign w:val="center"/>
            <w:hideMark/>
          </w:tcPr>
          <w:p w14:paraId="30E9AD0F"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9.971</w:t>
            </w:r>
          </w:p>
        </w:tc>
        <w:tc>
          <w:tcPr>
            <w:tcW w:w="0" w:type="auto"/>
            <w:noWrap/>
            <w:tcMar>
              <w:top w:w="15" w:type="dxa"/>
              <w:left w:w="15" w:type="dxa"/>
              <w:bottom w:w="0" w:type="dxa"/>
              <w:right w:w="15" w:type="dxa"/>
            </w:tcMar>
            <w:vAlign w:val="center"/>
            <w:hideMark/>
          </w:tcPr>
          <w:p w14:paraId="0FA0F1EB"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-0.00967</w:t>
            </w:r>
          </w:p>
        </w:tc>
        <w:tc>
          <w:tcPr>
            <w:tcW w:w="0" w:type="auto"/>
            <w:noWrap/>
            <w:tcMar>
              <w:top w:w="15" w:type="dxa"/>
              <w:left w:w="15" w:type="dxa"/>
              <w:bottom w:w="0" w:type="dxa"/>
              <w:right w:w="15" w:type="dxa"/>
            </w:tcMar>
            <w:vAlign w:val="center"/>
            <w:hideMark/>
          </w:tcPr>
          <w:p w14:paraId="2C6D7334"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62D3CF4" w14:textId="77777777" w:rsidTr="00301649">
        <w:trPr>
          <w:trHeight w:val="400"/>
        </w:trPr>
        <w:tc>
          <w:tcPr>
            <w:tcW w:w="0" w:type="auto"/>
            <w:noWrap/>
            <w:tcMar>
              <w:top w:w="15" w:type="dxa"/>
              <w:left w:w="15" w:type="dxa"/>
              <w:bottom w:w="0" w:type="dxa"/>
              <w:right w:w="15" w:type="dxa"/>
            </w:tcMar>
            <w:vAlign w:val="center"/>
            <w:hideMark/>
          </w:tcPr>
          <w:p w14:paraId="7C1C3607"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w:t>
            </w:r>
          </w:p>
        </w:tc>
        <w:tc>
          <w:tcPr>
            <w:tcW w:w="0" w:type="auto"/>
            <w:noWrap/>
            <w:tcMar>
              <w:top w:w="15" w:type="dxa"/>
              <w:left w:w="15" w:type="dxa"/>
              <w:bottom w:w="0" w:type="dxa"/>
              <w:right w:w="15" w:type="dxa"/>
            </w:tcMar>
            <w:vAlign w:val="center"/>
            <w:hideMark/>
          </w:tcPr>
          <w:p w14:paraId="6151AE57"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7.978</w:t>
            </w:r>
          </w:p>
        </w:tc>
        <w:tc>
          <w:tcPr>
            <w:tcW w:w="0" w:type="auto"/>
            <w:noWrap/>
            <w:tcMar>
              <w:top w:w="15" w:type="dxa"/>
              <w:left w:w="15" w:type="dxa"/>
              <w:bottom w:w="0" w:type="dxa"/>
              <w:right w:w="15" w:type="dxa"/>
            </w:tcMar>
            <w:vAlign w:val="center"/>
            <w:hideMark/>
          </w:tcPr>
          <w:p w14:paraId="159A2CEE"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-0.00733</w:t>
            </w:r>
          </w:p>
        </w:tc>
        <w:tc>
          <w:tcPr>
            <w:tcW w:w="0" w:type="auto"/>
            <w:noWrap/>
            <w:tcMar>
              <w:top w:w="15" w:type="dxa"/>
              <w:left w:w="15" w:type="dxa"/>
              <w:bottom w:w="0" w:type="dxa"/>
              <w:right w:w="15" w:type="dxa"/>
            </w:tcMar>
            <w:vAlign w:val="center"/>
            <w:hideMark/>
          </w:tcPr>
          <w:p w14:paraId="56BA5A7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45A11C3" w14:textId="77777777" w:rsidTr="00301649">
        <w:trPr>
          <w:trHeight w:val="400"/>
        </w:trPr>
        <w:tc>
          <w:tcPr>
            <w:tcW w:w="0" w:type="auto"/>
            <w:noWrap/>
            <w:tcMar>
              <w:top w:w="15" w:type="dxa"/>
              <w:left w:w="15" w:type="dxa"/>
              <w:bottom w:w="0" w:type="dxa"/>
              <w:right w:w="15" w:type="dxa"/>
            </w:tcMar>
            <w:vAlign w:val="center"/>
            <w:hideMark/>
          </w:tcPr>
          <w:p w14:paraId="50883F8C"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w:t>
            </w:r>
          </w:p>
        </w:tc>
        <w:tc>
          <w:tcPr>
            <w:tcW w:w="0" w:type="auto"/>
            <w:noWrap/>
            <w:tcMar>
              <w:top w:w="15" w:type="dxa"/>
              <w:left w:w="15" w:type="dxa"/>
              <w:bottom w:w="0" w:type="dxa"/>
              <w:right w:w="15" w:type="dxa"/>
            </w:tcMar>
            <w:vAlign w:val="center"/>
            <w:hideMark/>
          </w:tcPr>
          <w:p w14:paraId="15FAAEB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5.985</w:t>
            </w:r>
          </w:p>
        </w:tc>
        <w:tc>
          <w:tcPr>
            <w:tcW w:w="0" w:type="auto"/>
            <w:noWrap/>
            <w:tcMar>
              <w:top w:w="15" w:type="dxa"/>
              <w:left w:w="15" w:type="dxa"/>
              <w:bottom w:w="0" w:type="dxa"/>
              <w:right w:w="15" w:type="dxa"/>
            </w:tcMar>
            <w:vAlign w:val="center"/>
            <w:hideMark/>
          </w:tcPr>
          <w:p w14:paraId="4D0D2F38"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-0.00500</w:t>
            </w:r>
          </w:p>
        </w:tc>
        <w:tc>
          <w:tcPr>
            <w:tcW w:w="0" w:type="auto"/>
            <w:noWrap/>
            <w:tcMar>
              <w:top w:w="15" w:type="dxa"/>
              <w:left w:w="15" w:type="dxa"/>
              <w:bottom w:w="0" w:type="dxa"/>
              <w:right w:w="15" w:type="dxa"/>
            </w:tcMar>
            <w:vAlign w:val="center"/>
            <w:hideMark/>
          </w:tcPr>
          <w:p w14:paraId="0DD94C8A"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A669C42" w14:textId="77777777" w:rsidTr="00301649">
        <w:trPr>
          <w:trHeight w:val="400"/>
        </w:trPr>
        <w:tc>
          <w:tcPr>
            <w:tcW w:w="0" w:type="auto"/>
            <w:noWrap/>
            <w:tcMar>
              <w:top w:w="15" w:type="dxa"/>
              <w:left w:w="15" w:type="dxa"/>
              <w:bottom w:w="0" w:type="dxa"/>
              <w:right w:w="15" w:type="dxa"/>
            </w:tcMar>
            <w:vAlign w:val="center"/>
            <w:hideMark/>
          </w:tcPr>
          <w:p w14:paraId="6E68588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w:t>
            </w:r>
          </w:p>
        </w:tc>
        <w:tc>
          <w:tcPr>
            <w:tcW w:w="0" w:type="auto"/>
            <w:noWrap/>
            <w:tcMar>
              <w:top w:w="15" w:type="dxa"/>
              <w:left w:w="15" w:type="dxa"/>
              <w:bottom w:w="0" w:type="dxa"/>
              <w:right w:w="15" w:type="dxa"/>
            </w:tcMar>
            <w:vAlign w:val="center"/>
            <w:hideMark/>
          </w:tcPr>
          <w:p w14:paraId="341A1CF3"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3.992</w:t>
            </w:r>
          </w:p>
        </w:tc>
        <w:tc>
          <w:tcPr>
            <w:tcW w:w="0" w:type="auto"/>
            <w:noWrap/>
            <w:tcMar>
              <w:top w:w="15" w:type="dxa"/>
              <w:left w:w="15" w:type="dxa"/>
              <w:bottom w:w="0" w:type="dxa"/>
              <w:right w:w="15" w:type="dxa"/>
            </w:tcMar>
            <w:vAlign w:val="center"/>
            <w:hideMark/>
          </w:tcPr>
          <w:p w14:paraId="68D55630"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-0.00267</w:t>
            </w:r>
          </w:p>
        </w:tc>
        <w:tc>
          <w:tcPr>
            <w:tcW w:w="0" w:type="auto"/>
            <w:noWrap/>
            <w:tcMar>
              <w:top w:w="15" w:type="dxa"/>
              <w:left w:w="15" w:type="dxa"/>
              <w:bottom w:w="0" w:type="dxa"/>
              <w:right w:w="15" w:type="dxa"/>
            </w:tcMar>
            <w:vAlign w:val="center"/>
            <w:hideMark/>
          </w:tcPr>
          <w:p w14:paraId="5B586D51"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922545E" w14:textId="77777777" w:rsidTr="00301649">
        <w:trPr>
          <w:trHeight w:val="400"/>
        </w:trPr>
        <w:tc>
          <w:tcPr>
            <w:tcW w:w="0" w:type="auto"/>
            <w:noWrap/>
            <w:tcMar>
              <w:top w:w="15" w:type="dxa"/>
              <w:left w:w="15" w:type="dxa"/>
              <w:bottom w:w="0" w:type="dxa"/>
              <w:right w:w="15" w:type="dxa"/>
            </w:tcMar>
            <w:vAlign w:val="center"/>
            <w:hideMark/>
          </w:tcPr>
          <w:p w14:paraId="7D857607"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040DD38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1.999</w:t>
            </w:r>
          </w:p>
        </w:tc>
        <w:tc>
          <w:tcPr>
            <w:tcW w:w="0" w:type="auto"/>
            <w:noWrap/>
            <w:tcMar>
              <w:top w:w="15" w:type="dxa"/>
              <w:left w:w="15" w:type="dxa"/>
              <w:bottom w:w="0" w:type="dxa"/>
              <w:right w:w="15" w:type="dxa"/>
            </w:tcMar>
            <w:vAlign w:val="center"/>
            <w:hideMark/>
          </w:tcPr>
          <w:p w14:paraId="21785B3A"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-0.00033</w:t>
            </w:r>
          </w:p>
        </w:tc>
        <w:tc>
          <w:tcPr>
            <w:tcW w:w="0" w:type="auto"/>
            <w:noWrap/>
            <w:tcMar>
              <w:top w:w="15" w:type="dxa"/>
              <w:left w:w="15" w:type="dxa"/>
              <w:bottom w:w="0" w:type="dxa"/>
              <w:right w:w="15" w:type="dxa"/>
            </w:tcMar>
            <w:vAlign w:val="center"/>
            <w:hideMark/>
          </w:tcPr>
          <w:p w14:paraId="2150859B"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0D4F624" w14:textId="77777777" w:rsidTr="00301649">
        <w:trPr>
          <w:trHeight w:val="400"/>
        </w:trPr>
        <w:tc>
          <w:tcPr>
            <w:tcW w:w="0" w:type="auto"/>
            <w:noWrap/>
            <w:tcMar>
              <w:top w:w="15" w:type="dxa"/>
              <w:left w:w="15" w:type="dxa"/>
              <w:bottom w:w="0" w:type="dxa"/>
              <w:right w:w="15" w:type="dxa"/>
            </w:tcMar>
            <w:vAlign w:val="center"/>
            <w:hideMark/>
          </w:tcPr>
          <w:p w14:paraId="250B5173"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w:t>
            </w:r>
          </w:p>
        </w:tc>
        <w:tc>
          <w:tcPr>
            <w:tcW w:w="0" w:type="auto"/>
            <w:noWrap/>
            <w:tcMar>
              <w:top w:w="15" w:type="dxa"/>
              <w:left w:w="15" w:type="dxa"/>
              <w:bottom w:w="0" w:type="dxa"/>
              <w:right w:w="15" w:type="dxa"/>
            </w:tcMar>
            <w:vAlign w:val="center"/>
            <w:hideMark/>
          </w:tcPr>
          <w:p w14:paraId="3E405E34"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0.006</w:t>
            </w:r>
          </w:p>
        </w:tc>
        <w:tc>
          <w:tcPr>
            <w:tcW w:w="0" w:type="auto"/>
            <w:noWrap/>
            <w:tcMar>
              <w:top w:w="15" w:type="dxa"/>
              <w:left w:w="15" w:type="dxa"/>
              <w:bottom w:w="0" w:type="dxa"/>
              <w:right w:w="15" w:type="dxa"/>
            </w:tcMar>
            <w:vAlign w:val="center"/>
            <w:hideMark/>
          </w:tcPr>
          <w:p w14:paraId="466AB7EC"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0.00200</w:t>
            </w:r>
          </w:p>
        </w:tc>
        <w:tc>
          <w:tcPr>
            <w:tcW w:w="0" w:type="auto"/>
            <w:noWrap/>
            <w:tcMar>
              <w:top w:w="15" w:type="dxa"/>
              <w:left w:w="15" w:type="dxa"/>
              <w:bottom w:w="0" w:type="dxa"/>
              <w:right w:w="15" w:type="dxa"/>
            </w:tcMar>
            <w:vAlign w:val="center"/>
            <w:hideMark/>
          </w:tcPr>
          <w:p w14:paraId="071EBA1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D63F80C" w14:textId="77777777" w:rsidTr="00301649">
        <w:trPr>
          <w:trHeight w:val="400"/>
        </w:trPr>
        <w:tc>
          <w:tcPr>
            <w:tcW w:w="0" w:type="auto"/>
            <w:noWrap/>
            <w:tcMar>
              <w:top w:w="15" w:type="dxa"/>
              <w:left w:w="15" w:type="dxa"/>
              <w:bottom w:w="0" w:type="dxa"/>
              <w:right w:w="15" w:type="dxa"/>
            </w:tcMar>
            <w:vAlign w:val="center"/>
            <w:hideMark/>
          </w:tcPr>
          <w:p w14:paraId="44F3A65C"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5241E4BF"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-1.987</w:t>
            </w:r>
          </w:p>
        </w:tc>
        <w:tc>
          <w:tcPr>
            <w:tcW w:w="0" w:type="auto"/>
            <w:noWrap/>
            <w:tcMar>
              <w:top w:w="15" w:type="dxa"/>
              <w:left w:w="15" w:type="dxa"/>
              <w:bottom w:w="0" w:type="dxa"/>
              <w:right w:w="15" w:type="dxa"/>
            </w:tcMar>
            <w:vAlign w:val="center"/>
            <w:hideMark/>
          </w:tcPr>
          <w:p w14:paraId="44F15E9C"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0.00433</w:t>
            </w:r>
          </w:p>
        </w:tc>
        <w:tc>
          <w:tcPr>
            <w:tcW w:w="0" w:type="auto"/>
            <w:noWrap/>
            <w:tcMar>
              <w:top w:w="15" w:type="dxa"/>
              <w:left w:w="15" w:type="dxa"/>
              <w:bottom w:w="0" w:type="dxa"/>
              <w:right w:w="15" w:type="dxa"/>
            </w:tcMar>
            <w:vAlign w:val="center"/>
            <w:hideMark/>
          </w:tcPr>
          <w:p w14:paraId="7AC75DBC"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C65F6B1" w14:textId="77777777" w:rsidTr="00301649">
        <w:trPr>
          <w:trHeight w:val="400"/>
        </w:trPr>
        <w:tc>
          <w:tcPr>
            <w:tcW w:w="0" w:type="auto"/>
            <w:noWrap/>
            <w:tcMar>
              <w:top w:w="15" w:type="dxa"/>
              <w:left w:w="15" w:type="dxa"/>
              <w:bottom w:w="0" w:type="dxa"/>
              <w:right w:w="15" w:type="dxa"/>
            </w:tcMar>
            <w:vAlign w:val="center"/>
            <w:hideMark/>
          </w:tcPr>
          <w:p w14:paraId="0F2FBCDA"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w:t>
            </w:r>
          </w:p>
        </w:tc>
        <w:tc>
          <w:tcPr>
            <w:tcW w:w="0" w:type="auto"/>
            <w:noWrap/>
            <w:tcMar>
              <w:top w:w="15" w:type="dxa"/>
              <w:left w:w="15" w:type="dxa"/>
              <w:bottom w:w="0" w:type="dxa"/>
              <w:right w:w="15" w:type="dxa"/>
            </w:tcMar>
            <w:vAlign w:val="center"/>
            <w:hideMark/>
          </w:tcPr>
          <w:p w14:paraId="356CBE87"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-3.980</w:t>
            </w:r>
          </w:p>
        </w:tc>
        <w:tc>
          <w:tcPr>
            <w:tcW w:w="0" w:type="auto"/>
            <w:noWrap/>
            <w:tcMar>
              <w:top w:w="15" w:type="dxa"/>
              <w:left w:w="15" w:type="dxa"/>
              <w:bottom w:w="0" w:type="dxa"/>
              <w:right w:w="15" w:type="dxa"/>
            </w:tcMar>
            <w:vAlign w:val="center"/>
            <w:hideMark/>
          </w:tcPr>
          <w:p w14:paraId="27D617E3"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0.00667</w:t>
            </w:r>
          </w:p>
        </w:tc>
        <w:tc>
          <w:tcPr>
            <w:tcW w:w="0" w:type="auto"/>
            <w:noWrap/>
            <w:tcMar>
              <w:top w:w="15" w:type="dxa"/>
              <w:left w:w="15" w:type="dxa"/>
              <w:bottom w:w="0" w:type="dxa"/>
              <w:right w:w="15" w:type="dxa"/>
            </w:tcMar>
            <w:vAlign w:val="center"/>
            <w:hideMark/>
          </w:tcPr>
          <w:p w14:paraId="5B5F26F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9591B06" w14:textId="77777777" w:rsidTr="00301649">
        <w:trPr>
          <w:trHeight w:val="400"/>
        </w:trPr>
        <w:tc>
          <w:tcPr>
            <w:tcW w:w="0" w:type="auto"/>
            <w:noWrap/>
            <w:tcMar>
              <w:top w:w="15" w:type="dxa"/>
              <w:left w:w="15" w:type="dxa"/>
              <w:bottom w:w="0" w:type="dxa"/>
              <w:right w:w="15" w:type="dxa"/>
            </w:tcMar>
            <w:vAlign w:val="center"/>
            <w:hideMark/>
          </w:tcPr>
          <w:p w14:paraId="1EB5C9E8"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w:t>
            </w:r>
          </w:p>
        </w:tc>
        <w:tc>
          <w:tcPr>
            <w:tcW w:w="0" w:type="auto"/>
            <w:noWrap/>
            <w:tcMar>
              <w:top w:w="15" w:type="dxa"/>
              <w:left w:w="15" w:type="dxa"/>
              <w:bottom w:w="0" w:type="dxa"/>
              <w:right w:w="15" w:type="dxa"/>
            </w:tcMar>
            <w:vAlign w:val="center"/>
            <w:hideMark/>
          </w:tcPr>
          <w:p w14:paraId="3F0F887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-5.973</w:t>
            </w:r>
          </w:p>
        </w:tc>
        <w:tc>
          <w:tcPr>
            <w:tcW w:w="0" w:type="auto"/>
            <w:noWrap/>
            <w:tcMar>
              <w:top w:w="15" w:type="dxa"/>
              <w:left w:w="15" w:type="dxa"/>
              <w:bottom w:w="0" w:type="dxa"/>
              <w:right w:w="15" w:type="dxa"/>
            </w:tcMar>
            <w:vAlign w:val="center"/>
            <w:hideMark/>
          </w:tcPr>
          <w:p w14:paraId="51F25BF9"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0.00900</w:t>
            </w:r>
          </w:p>
        </w:tc>
        <w:tc>
          <w:tcPr>
            <w:tcW w:w="0" w:type="auto"/>
            <w:noWrap/>
            <w:tcMar>
              <w:top w:w="15" w:type="dxa"/>
              <w:left w:w="15" w:type="dxa"/>
              <w:bottom w:w="0" w:type="dxa"/>
              <w:right w:w="15" w:type="dxa"/>
            </w:tcMar>
            <w:vAlign w:val="center"/>
            <w:hideMark/>
          </w:tcPr>
          <w:p w14:paraId="59BF4223"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E19F2E4" w14:textId="77777777" w:rsidTr="00301649">
        <w:trPr>
          <w:trHeight w:val="400"/>
        </w:trPr>
        <w:tc>
          <w:tcPr>
            <w:tcW w:w="0" w:type="auto"/>
            <w:noWrap/>
            <w:tcMar>
              <w:top w:w="15" w:type="dxa"/>
              <w:left w:w="15" w:type="dxa"/>
              <w:bottom w:w="0" w:type="dxa"/>
              <w:right w:w="15" w:type="dxa"/>
            </w:tcMar>
            <w:vAlign w:val="center"/>
            <w:hideMark/>
          </w:tcPr>
          <w:p w14:paraId="0A6E74A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w:t>
            </w:r>
          </w:p>
        </w:tc>
        <w:tc>
          <w:tcPr>
            <w:tcW w:w="0" w:type="auto"/>
            <w:noWrap/>
            <w:tcMar>
              <w:top w:w="15" w:type="dxa"/>
              <w:left w:w="15" w:type="dxa"/>
              <w:bottom w:w="0" w:type="dxa"/>
              <w:right w:w="15" w:type="dxa"/>
            </w:tcMar>
            <w:vAlign w:val="center"/>
            <w:hideMark/>
          </w:tcPr>
          <w:p w14:paraId="4A7DB203"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-7.966</w:t>
            </w:r>
          </w:p>
        </w:tc>
        <w:tc>
          <w:tcPr>
            <w:tcW w:w="0" w:type="auto"/>
            <w:noWrap/>
            <w:tcMar>
              <w:top w:w="15" w:type="dxa"/>
              <w:left w:w="15" w:type="dxa"/>
              <w:bottom w:w="0" w:type="dxa"/>
              <w:right w:w="15" w:type="dxa"/>
            </w:tcMar>
            <w:vAlign w:val="center"/>
            <w:hideMark/>
          </w:tcPr>
          <w:p w14:paraId="5322EF49"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0.01133</w:t>
            </w:r>
          </w:p>
        </w:tc>
        <w:tc>
          <w:tcPr>
            <w:tcW w:w="0" w:type="auto"/>
            <w:noWrap/>
            <w:tcMar>
              <w:top w:w="15" w:type="dxa"/>
              <w:left w:w="15" w:type="dxa"/>
              <w:bottom w:w="0" w:type="dxa"/>
              <w:right w:w="15" w:type="dxa"/>
            </w:tcMar>
            <w:vAlign w:val="center"/>
            <w:hideMark/>
          </w:tcPr>
          <w:p w14:paraId="7E42A75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963D225" w14:textId="77777777" w:rsidTr="00301649">
        <w:trPr>
          <w:trHeight w:val="400"/>
        </w:trPr>
        <w:tc>
          <w:tcPr>
            <w:tcW w:w="0" w:type="auto"/>
            <w:noWrap/>
            <w:tcMar>
              <w:top w:w="15" w:type="dxa"/>
              <w:left w:w="15" w:type="dxa"/>
              <w:bottom w:w="0" w:type="dxa"/>
              <w:right w:w="15" w:type="dxa"/>
            </w:tcMar>
            <w:vAlign w:val="center"/>
            <w:hideMark/>
          </w:tcPr>
          <w:p w14:paraId="248809A5"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w:t>
            </w:r>
          </w:p>
        </w:tc>
        <w:tc>
          <w:tcPr>
            <w:tcW w:w="0" w:type="auto"/>
            <w:noWrap/>
            <w:tcMar>
              <w:top w:w="15" w:type="dxa"/>
              <w:left w:w="15" w:type="dxa"/>
              <w:bottom w:w="0" w:type="dxa"/>
              <w:right w:w="15" w:type="dxa"/>
            </w:tcMar>
            <w:vAlign w:val="center"/>
            <w:hideMark/>
          </w:tcPr>
          <w:p w14:paraId="11E6B93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-9.959</w:t>
            </w:r>
          </w:p>
        </w:tc>
        <w:tc>
          <w:tcPr>
            <w:tcW w:w="0" w:type="auto"/>
            <w:noWrap/>
            <w:tcMar>
              <w:top w:w="15" w:type="dxa"/>
              <w:left w:w="15" w:type="dxa"/>
              <w:bottom w:w="0" w:type="dxa"/>
              <w:right w:w="15" w:type="dxa"/>
            </w:tcMar>
            <w:vAlign w:val="center"/>
            <w:hideMark/>
          </w:tcPr>
          <w:p w14:paraId="5B5D18C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0.01367</w:t>
            </w:r>
          </w:p>
        </w:tc>
        <w:tc>
          <w:tcPr>
            <w:tcW w:w="0" w:type="auto"/>
            <w:noWrap/>
            <w:tcMar>
              <w:top w:w="15" w:type="dxa"/>
              <w:left w:w="15" w:type="dxa"/>
              <w:bottom w:w="0" w:type="dxa"/>
              <w:right w:w="15" w:type="dxa"/>
            </w:tcMar>
            <w:vAlign w:val="center"/>
            <w:hideMark/>
          </w:tcPr>
          <w:p w14:paraId="1D8C45F0"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bl>
    <w:p w14:paraId="57B2AD0D" w14:textId="60C75896" w:rsidR="005D093E" w:rsidRPr="00650534" w:rsidRDefault="00986375"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005D093E" w:rsidRPr="00650534">
        <w:rPr>
          <w:rFonts w:asciiTheme="minorEastAsia" w:eastAsiaTheme="minorEastAsia" w:hAnsiTheme="minorEastAsia" w:cs="ＭＳ 明朝" w:hint="eastAsia"/>
          <w:color w:val="000000" w:themeColor="text1"/>
          <w:sz w:val="21"/>
          <w:szCs w:val="21"/>
        </w:rPr>
        <w:t>表</w:t>
      </w:r>
      <w:r w:rsidR="005D093E" w:rsidRPr="00650534">
        <w:rPr>
          <w:rFonts w:asciiTheme="minorEastAsia" w:eastAsiaTheme="minorEastAsia" w:hAnsiTheme="minorEastAsia" w:cs="Georgia"/>
          <w:color w:val="000000" w:themeColor="text1"/>
          <w:sz w:val="21"/>
          <w:szCs w:val="21"/>
        </w:rPr>
        <w:t>2</w:t>
      </w:r>
      <w:r w:rsidR="005D093E" w:rsidRPr="00650534">
        <w:rPr>
          <w:rFonts w:asciiTheme="minorEastAsia" w:eastAsiaTheme="minorEastAsia" w:hAnsiTheme="minorEastAsia" w:cs="ＭＳ 明朝" w:hint="eastAsia"/>
          <w:color w:val="000000" w:themeColor="text1"/>
          <w:sz w:val="21"/>
          <w:szCs w:val="21"/>
        </w:rPr>
        <w:t>のデータを理論式と照合した。理論は反転増幅の基本式であり，公称比が</w:t>
      </w:r>
      <w:r w:rsidR="005D093E" w:rsidRPr="00650534">
        <w:rPr>
          <w:rFonts w:asciiTheme="minorEastAsia" w:eastAsiaTheme="minorEastAsia" w:hAnsiTheme="minorEastAsia" w:cs="Georgia"/>
          <w:color w:val="000000" w:themeColor="text1"/>
          <w:sz w:val="21"/>
          <w:szCs w:val="21"/>
        </w:rPr>
        <w:t xml:space="preserve"> R_f/R_{in}=2 </w:t>
      </w:r>
      <w:r w:rsidR="005D093E" w:rsidRPr="00650534">
        <w:rPr>
          <w:rFonts w:asciiTheme="minorEastAsia" w:eastAsiaTheme="minorEastAsia" w:hAnsiTheme="minorEastAsia" w:cs="ＭＳ 明朝" w:hint="eastAsia"/>
          <w:color w:val="000000" w:themeColor="text1"/>
          <w:sz w:val="21"/>
          <w:szCs w:val="21"/>
        </w:rPr>
        <w:t>のとき入出力関係は次になる。</w:t>
      </w:r>
    </w:p>
    <w:p w14:paraId="7CA5AD0D" w14:textId="45EAE689" w:rsidR="005D093E" w:rsidRPr="00650534" w:rsidRDefault="00000000" w:rsidP="005D093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oMath>
      </m:oMathPara>
    </w:p>
    <w:p w14:paraId="7AECCA0C" w14:textId="77777777"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測定結果を一次近似すると</w:t>
      </w:r>
    </w:p>
    <w:p w14:paraId="69103800" w14:textId="12BCDC94" w:rsidR="005D093E" w:rsidRPr="00650534" w:rsidRDefault="00000000" w:rsidP="005D093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=-1.993,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=+0.006</m:t>
          </m:r>
          <m:r>
            <m:rPr>
              <m:nor/>
            </m:rPr>
            <w:rPr>
              <w:rFonts w:asciiTheme="minorEastAsia" w:eastAsiaTheme="minorEastAsia" w:hAnsiTheme="minorEastAsia"/>
              <w:color w:val="000000" w:themeColor="text1"/>
              <w:sz w:val="21"/>
              <w:szCs w:val="21"/>
            </w:rPr>
            <m:t xml:space="preserve"> V</m:t>
          </m:r>
        </m:oMath>
      </m:oMathPara>
    </w:p>
    <w:p w14:paraId="2E414BC4" w14:textId="3A594164"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となり，傾きの相対誤差は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であった。切片は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で，等価入力オフセットは</w:t>
      </w:r>
    </w:p>
    <w:p w14:paraId="1A046A08" w14:textId="0CD0757C" w:rsidR="005D093E" w:rsidRPr="00650534" w:rsidRDefault="00000000" w:rsidP="005D093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≈3.0</m:t>
          </m:r>
          <m:r>
            <m:rPr>
              <m:nor/>
            </m:rPr>
            <w:rPr>
              <w:rFonts w:asciiTheme="minorEastAsia" w:eastAsiaTheme="minorEastAsia" w:hAnsiTheme="minorEastAsia"/>
              <w:color w:val="000000" w:themeColor="text1"/>
              <w:sz w:val="21"/>
              <w:szCs w:val="21"/>
            </w:rPr>
            <m:t xml:space="preserve"> mV</m:t>
          </m:r>
        </m:oMath>
      </m:oMathPara>
    </w:p>
    <w:p w14:paraId="366487DA" w14:textId="77777777"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w:t>
      </w:r>
    </w:p>
    <w:p w14:paraId="49BC92F5" w14:textId="77777777"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反転入力端子電位は</w:t>
      </w:r>
      <w:r w:rsidRPr="00650534">
        <w:rPr>
          <w:rFonts w:asciiTheme="minorEastAsia" w:eastAsiaTheme="minorEastAsia" w:hAnsiTheme="minorEastAsia" w:cs="Georgia"/>
          <w:color w:val="000000" w:themeColor="text1"/>
          <w:sz w:val="21"/>
          <w:szCs w:val="21"/>
        </w:rPr>
        <w:t xml:space="preserve"> KCL </w:t>
      </w:r>
      <w:r w:rsidRPr="00650534">
        <w:rPr>
          <w:rFonts w:asciiTheme="minorEastAsia" w:eastAsiaTheme="minorEastAsia" w:hAnsiTheme="minorEastAsia" w:cs="ＭＳ 明朝" w:hint="eastAsia"/>
          <w:color w:val="000000" w:themeColor="text1"/>
          <w:sz w:val="21"/>
          <w:szCs w:val="21"/>
        </w:rPr>
        <w:t>より</w:t>
      </w:r>
    </w:p>
    <w:p w14:paraId="625E95E5" w14:textId="7F86F983" w:rsidR="005D093E" w:rsidRPr="00650534" w:rsidRDefault="00000000" w:rsidP="005D093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num>
            <m:den>
              <m:r>
                <m:rPr>
                  <m:sty m:val="p"/>
                </m:rPr>
                <w:rPr>
                  <w:rFonts w:ascii="Cambria Math" w:eastAsiaTheme="minorEastAsia" w:hAnsi="Cambria Math"/>
                  <w:color w:val="000000" w:themeColor="text1"/>
                  <w:sz w:val="21"/>
                  <w:szCs w:val="21"/>
                </w:rPr>
                <m:t>3</m:t>
              </m:r>
            </m:den>
          </m:f>
        </m:oMath>
      </m:oMathPara>
    </w:p>
    <w:p w14:paraId="61A96AAD" w14:textId="6AAB0143"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で与えられ，理想直線とのずれ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と次の関係を満たす。</w:t>
      </w:r>
    </w:p>
    <w:p w14:paraId="3B6E4BAF" w14:textId="25F83B7D" w:rsidR="005D093E" w:rsidRPr="00650534" w:rsidRDefault="00FF226B" w:rsidP="005D093E">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oMath>
      </m:oMathPara>
    </w:p>
    <w:p w14:paraId="115A5471" w14:textId="0E7F0A2F"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2</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から評価すると，</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の最大は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13.67</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，平均絶対値は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6.55</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RMS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7.65</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であった。これに対応する出力ずれは最大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3×13.67≈41</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，平均絶対</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3×6.55≈19.6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RMS </w:t>
      </w:r>
      <m:oMath>
        <m:r>
          <m:rPr>
            <m:sty m:val="p"/>
          </m:rPr>
          <w:rPr>
            <w:rFonts w:ascii="Cambria Math" w:eastAsiaTheme="minorEastAsia" w:hAnsi="Cambria Math"/>
            <w:color w:val="000000" w:themeColor="text1"/>
            <w:sz w:val="21"/>
            <w:szCs w:val="21"/>
          </w:rPr>
          <m:t>3×7.65≈22.9</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となり，フルスケール</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に対して最大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0.41%</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RMS </w:t>
      </w:r>
      <m:oMath>
        <m:r>
          <m:rPr>
            <m:sty m:val="p"/>
          </m:rPr>
          <w:rPr>
            <w:rFonts w:ascii="Cambria Math" w:eastAsiaTheme="minorEastAsia" w:hAnsi="Cambria Math"/>
            <w:color w:val="000000" w:themeColor="text1"/>
            <w:sz w:val="21"/>
            <w:szCs w:val="21"/>
          </w:rPr>
          <m:t>0.229%</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の誤差に相当する。</w:t>
      </w:r>
    </w:p>
    <w:p w14:paraId="51661AB0" w14:textId="030FE279"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理想からの傾き誤差をすべて有限オープンループ利得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の影響とみなす近似では，反転増幅の有限利得式</w:t>
      </w:r>
    </w:p>
    <w:p w14:paraId="551AAF26" w14:textId="7FA56137" w:rsidR="005D093E" w:rsidRPr="00650534" w:rsidRDefault="00FF226B" w:rsidP="005D093E">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oMath>
      </m:oMathPara>
    </w:p>
    <w:p w14:paraId="7BBE1D24" w14:textId="57F1A89F"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より相対誤差はおよそ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=3/</m:t>
        </m:r>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となる。傾き誤差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w:t>
      </w:r>
    </w:p>
    <w:p w14:paraId="4770F433" w14:textId="2612F60A" w:rsidR="005D093E" w:rsidRPr="00650534" w:rsidRDefault="00FF226B" w:rsidP="005D093E">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3</m:t>
              </m:r>
            </m:num>
            <m:den>
              <m:r>
                <m:rPr>
                  <m:sty m:val="p"/>
                </m:rPr>
                <w:rPr>
                  <w:rFonts w:ascii="Cambria Math" w:eastAsiaTheme="minorEastAsia" w:hAnsi="Cambria Math"/>
                  <w:color w:val="000000" w:themeColor="text1"/>
                  <w:sz w:val="21"/>
                  <w:szCs w:val="21"/>
                </w:rPr>
                <m:t>0.0035</m:t>
              </m:r>
            </m:den>
          </m:f>
          <m:r>
            <m:rPr>
              <m:sty m:val="p"/>
            </m:rPr>
            <w:rPr>
              <w:rFonts w:ascii="Cambria Math" w:eastAsiaTheme="minorEastAsia" w:hAnsi="Cambria Math"/>
              <w:color w:val="000000" w:themeColor="text1"/>
              <w:sz w:val="21"/>
              <w:szCs w:val="21"/>
            </w:rPr>
            <m:t>≈8.6×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m:oMathPara>
    </w:p>
    <w:p w14:paraId="5355279C" w14:textId="3672B663"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のデータから</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=(0.85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0.94)×</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程度（調和平均で約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8.5×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w:r w:rsidRPr="00650534">
        <w:rPr>
          <w:rFonts w:asciiTheme="minorEastAsia" w:eastAsiaTheme="minorEastAsia" w:hAnsiTheme="minorEastAsia" w:cs="ＭＳ 明朝" w:hint="eastAsia"/>
          <w:color w:val="000000" w:themeColor="text1"/>
          <w:sz w:val="21"/>
          <w:szCs w:val="21"/>
        </w:rPr>
        <w:t>）とも評価できた。帰還係数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なのでループ利得は</w:t>
      </w:r>
    </w:p>
    <w:p w14:paraId="04DD78C5" w14:textId="12C03D8E" w:rsidR="005D093E" w:rsidRPr="00650534" w:rsidRDefault="00FF226B" w:rsidP="005D093E">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Aβ</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A</m:t>
              </m:r>
            </m:num>
            <m:den>
              <m:r>
                <m:rPr>
                  <m:sty m:val="p"/>
                </m:rPr>
                <w:rPr>
                  <w:rFonts w:ascii="Cambria Math" w:eastAsiaTheme="minorEastAsia" w:hAnsi="Cambria Math"/>
                  <w:color w:val="000000" w:themeColor="text1"/>
                  <w:sz w:val="21"/>
                  <w:szCs w:val="21"/>
                </w:rPr>
                <m:t>3</m:t>
              </m:r>
            </m:den>
          </m:f>
          <m:r>
            <m:rPr>
              <m:sty m:val="p"/>
            </m:rPr>
            <w:rPr>
              <w:rFonts w:ascii="Cambria Math" w:eastAsiaTheme="minorEastAsia" w:hAnsi="Cambria Math"/>
              <w:color w:val="000000" w:themeColor="text1"/>
              <w:sz w:val="21"/>
              <w:szCs w:val="21"/>
            </w:rPr>
            <m:t>≈2.8×</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m:oMathPara>
    </w:p>
    <w:p w14:paraId="3F6EE306" w14:textId="3F0372F2"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となり，閉ループ利得の理論相対誤差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1/(1+</m:t>
        </m:r>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が実測と一致する。</w:t>
      </w:r>
    </w:p>
    <w:p w14:paraId="1C0845A2" w14:textId="47EA9BD4" w:rsidR="005D093E" w:rsidRPr="00650534" w:rsidRDefault="005D093E"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以上より，表</w:t>
      </w:r>
      <w:r w:rsidRPr="00650534">
        <w:rPr>
          <w:rFonts w:asciiTheme="minorEastAsia" w:eastAsiaTheme="minorEastAsia" w:hAnsiTheme="minorEastAsia" w:cs="Georgia"/>
          <w:color w:val="000000" w:themeColor="text1"/>
          <w:sz w:val="21"/>
          <w:szCs w:val="21"/>
        </w:rPr>
        <w:t>2</w:t>
      </w:r>
      <w:r w:rsidRPr="00650534">
        <w:rPr>
          <w:rFonts w:asciiTheme="minorEastAsia" w:eastAsiaTheme="minorEastAsia" w:hAnsiTheme="minorEastAsia" w:cs="ＭＳ 明朝" w:hint="eastAsia"/>
          <w:color w:val="000000" w:themeColor="text1"/>
          <w:sz w:val="21"/>
          <w:szCs w:val="21"/>
        </w:rPr>
        <w:t>は次を定量的に裏付ける。一次近似の傾きは理論の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の差で一致し，切片は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と小さい。反転入力端子は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≈13.7</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RMS </w:t>
      </w:r>
      <m:oMath>
        <m:r>
          <m:rPr>
            <m:sty m:val="p"/>
          </m:rPr>
          <w:rPr>
            <w:rFonts w:ascii="Cambria Math" w:eastAsiaTheme="minorEastAsia" w:hAnsi="Cambria Math"/>
            <w:color w:val="000000" w:themeColor="text1"/>
            <w:sz w:val="21"/>
            <w:szCs w:val="21"/>
          </w:rPr>
          <m:t>7.65</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に収まり，仮想接地は十分に成り立っている。ずれの主因は有限利得と抵抗比の実効値で説明でき，出力誤差のフルスケール比は最大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0.41%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と小さかった。測定系の不確かさとしては抵抗の公差・温度係数，入力バイアス電流による微小電圧，配線の熱起電力，計測器のゼロ点が寄与するが，それらを含めても理論との整合は良好である。</w:t>
      </w:r>
    </w:p>
    <w:p w14:paraId="02A47A62" w14:textId="61B8F44F" w:rsidR="003D542D" w:rsidRPr="00650534" w:rsidRDefault="003D542D" w:rsidP="005D093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br/>
      </w:r>
      <w:r w:rsidR="00D9291E" w:rsidRPr="00650534">
        <w:rPr>
          <w:rFonts w:asciiTheme="minorEastAsia" w:eastAsiaTheme="minorEastAsia" w:hAnsiTheme="minorEastAsia" w:cs="Georgia"/>
          <w:color w:val="000000" w:themeColor="text1"/>
          <w:sz w:val="21"/>
          <w:szCs w:val="21"/>
        </w:rPr>
        <w:br/>
        <w:t>(1-4)</w:t>
      </w:r>
      <w:r w:rsidR="00D9291E" w:rsidRPr="00650534">
        <w:rPr>
          <w:rFonts w:asciiTheme="minorEastAsia" w:eastAsiaTheme="minorEastAsia" w:hAnsiTheme="minorEastAsia" w:cs="ＭＳ 明朝" w:hint="eastAsia"/>
          <w:color w:val="000000" w:themeColor="text1"/>
          <w:sz w:val="21"/>
          <w:szCs w:val="21"/>
        </w:rPr>
        <w:t>誤差を少なくする方法を考察した。</w:t>
      </w:r>
      <w:r w:rsidR="00B50D06">
        <w:rPr>
          <w:rFonts w:asciiTheme="minorEastAsia" w:eastAsiaTheme="minorEastAsia" w:hAnsiTheme="minorEastAsia" w:cs="ＭＳ 明朝"/>
          <w:color w:val="000000" w:themeColor="text1"/>
          <w:sz w:val="21"/>
          <w:szCs w:val="21"/>
        </w:rPr>
        <w:t>[2]</w:t>
      </w:r>
      <w:r w:rsidR="00D9291E" w:rsidRPr="00650534">
        <w:rPr>
          <w:rFonts w:asciiTheme="minorEastAsia" w:eastAsiaTheme="minorEastAsia" w:hAnsiTheme="minorEastAsia" w:cs="Georgia" w:hint="eastAsia"/>
          <w:color w:val="000000" w:themeColor="text1"/>
          <w:sz w:val="21"/>
          <w:szCs w:val="21"/>
        </w:rPr>
        <w:br/>
      </w:r>
      <w:r w:rsidRPr="00650534">
        <w:rPr>
          <w:rFonts w:asciiTheme="minorEastAsia" w:eastAsiaTheme="minorEastAsia" w:hAnsiTheme="minorEastAsia" w:cs="Georgia"/>
          <w:color w:val="000000" w:themeColor="text1"/>
          <w:sz w:val="21"/>
          <w:szCs w:val="21"/>
        </w:rPr>
        <w:br/>
      </w:r>
      <w:r w:rsidRPr="00650534">
        <w:rPr>
          <w:rFonts w:asciiTheme="minorEastAsia" w:eastAsiaTheme="minorEastAsia" w:hAnsiTheme="minorEastAsia" w:cs="ＭＳ 明朝" w:hint="eastAsia"/>
          <w:color w:val="000000" w:themeColor="text1"/>
          <w:sz w:val="21"/>
          <w:szCs w:val="21"/>
        </w:rPr>
        <w:t>差異を小さくする具体策としては，まず信号源を</w:t>
      </w:r>
      <w:r w:rsidRPr="00650534">
        <w:rPr>
          <w:rFonts w:asciiTheme="minorEastAsia" w:eastAsiaTheme="minorEastAsia" w:hAnsiTheme="minorEastAsia" w:cs="Georgia"/>
          <w:color w:val="000000" w:themeColor="text1"/>
          <w:sz w:val="21"/>
          <w:szCs w:val="21"/>
        </w:rPr>
        <w:t xml:space="preserve"> High-Z </w:t>
      </w:r>
      <w:r w:rsidRPr="00650534">
        <w:rPr>
          <w:rFonts w:asciiTheme="minorEastAsia" w:eastAsiaTheme="minorEastAsia" w:hAnsiTheme="minorEastAsia" w:cs="ＭＳ 明朝" w:hint="eastAsia"/>
          <w:color w:val="000000" w:themeColor="text1"/>
          <w:sz w:val="21"/>
          <w:szCs w:val="21"/>
        </w:rPr>
        <w:t>出力または前段バッファ（ボルテージフォロワ）で駆動して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を実質ゼロに近づける。また</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級のマッチド抵抗や温度係数整合の抵抗ネットワークを用いて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δ</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δ</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を抑える。さらに</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入力を直接</w:t>
      </w:r>
      <w:r w:rsidRPr="00650534">
        <w:rPr>
          <w:rFonts w:asciiTheme="minorEastAsia" w:eastAsiaTheme="minorEastAsia" w:hAnsiTheme="minorEastAsia" w:cs="Georgia"/>
          <w:color w:val="000000" w:themeColor="text1"/>
          <w:sz w:val="21"/>
          <w:szCs w:val="21"/>
        </w:rPr>
        <w:t xml:space="preserve"> GND </w:t>
      </w:r>
      <w:r w:rsidRPr="00650534">
        <w:rPr>
          <w:rFonts w:asciiTheme="minorEastAsia" w:eastAsiaTheme="minorEastAsia" w:hAnsiTheme="minorEastAsia" w:cs="ＭＳ 明朝" w:hint="eastAsia"/>
          <w:color w:val="000000" w:themeColor="text1"/>
          <w:sz w:val="21"/>
          <w:szCs w:val="21"/>
        </w:rPr>
        <w:t>ではなく</w:t>
      </w:r>
    </w:p>
    <w:p w14:paraId="7AF7BC31" w14:textId="1895977D" w:rsidR="003D542D" w:rsidRPr="00650534" w:rsidRDefault="00000000" w:rsidP="003D542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den>
          </m:f>
        </m:oMath>
      </m:oMathPara>
    </w:p>
    <w:p w14:paraId="0CFBA5A8" w14:textId="29EF7670" w:rsidR="003D542D" w:rsidRPr="00650534" w:rsidRDefault="003D542D" w:rsidP="003D542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を介して接地すると，</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起因のオフセットが相殺される。オフセットが問題ならゼロドリフト</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アンプに換装するか，回帰では二点法</w:t>
      </w:r>
    </w:p>
    <w:p w14:paraId="2D0EE032" w14:textId="10C106AA" w:rsidR="003D542D" w:rsidRPr="00650534" w:rsidRDefault="00FF226B" w:rsidP="003D542D">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V</m:t>
              </m:r>
            </m:den>
          </m:f>
        </m:oMath>
      </m:oMathPara>
    </w:p>
    <w:p w14:paraId="6821BBBA" w14:textId="3E7D9678" w:rsidR="00221B54" w:rsidRPr="00650534" w:rsidRDefault="003D542D" w:rsidP="003D542D">
      <w:pP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を用いてオフセットの影響を除いた利得推定を行うとよい</w:t>
      </w:r>
      <w:r w:rsidR="00E41486" w:rsidRPr="00650534">
        <w:rPr>
          <w:rFonts w:asciiTheme="minorEastAsia" w:eastAsiaTheme="minorEastAsia" w:hAnsiTheme="minorEastAsia" w:cs="ＭＳ 明朝" w:hint="eastAsia"/>
          <w:color w:val="000000" w:themeColor="text1"/>
          <w:sz w:val="21"/>
          <w:szCs w:val="21"/>
        </w:rPr>
        <w:t>と考えた。</w:t>
      </w:r>
    </w:p>
    <w:p w14:paraId="76845A5B" w14:textId="3F0FFF8E" w:rsidR="00221B54" w:rsidRPr="00650534" w:rsidRDefault="00482FD9" w:rsidP="00221B54">
      <w:p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 xml:space="preserve">(2-1) </w:t>
      </w:r>
      <w:r w:rsidR="00873DFC" w:rsidRPr="00650534">
        <w:rPr>
          <w:rFonts w:asciiTheme="minorEastAsia" w:eastAsiaTheme="minorEastAsia" w:hAnsiTheme="minorEastAsia"/>
          <w:color w:val="000000" w:themeColor="text1"/>
          <w:sz w:val="21"/>
          <w:szCs w:val="21"/>
        </w:rPr>
        <w:t>次の三つの負荷状態についても無負荷と同様に入力電圧と出力電圧の関係を測定した：出力EoにRL1（3 kΩ）を接続、出力EoにRL2（1 kΩ）を接続、出力EoにRL1とRL2を並列接続（750 Ω相当）。</w:t>
      </w:r>
    </w:p>
    <w:p w14:paraId="15E7BA2C" w14:textId="7FAE9EAD" w:rsidR="0085504E" w:rsidRPr="00650534" w:rsidRDefault="0085504E">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690A5512" w14:textId="77777777" w:rsidR="0085504E" w:rsidRPr="00650534" w:rsidRDefault="0085504E" w:rsidP="00221B54">
      <w:pPr>
        <w:rPr>
          <w:rFonts w:asciiTheme="minorEastAsia" w:eastAsiaTheme="minorEastAsia" w:hAnsiTheme="minorEastAsia"/>
          <w:color w:val="000000" w:themeColor="text1"/>
          <w:sz w:val="21"/>
          <w:szCs w:val="21"/>
        </w:rPr>
      </w:pPr>
    </w:p>
    <w:p w14:paraId="2E86AC35" w14:textId="2231036C" w:rsidR="00221B54" w:rsidRPr="00650534" w:rsidRDefault="00221B54" w:rsidP="00221B5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3kΩ(RL1)</w:t>
      </w:r>
      <w:r w:rsidRPr="00650534">
        <w:rPr>
          <w:rFonts w:asciiTheme="minorEastAsia" w:eastAsiaTheme="minorEastAsia" w:hAnsiTheme="minorEastAsia" w:hint="eastAsia"/>
          <w:b w:val="0"/>
          <w:bCs w:val="0"/>
          <w:color w:val="000000" w:themeColor="text1"/>
          <w:sz w:val="21"/>
          <w:szCs w:val="21"/>
        </w:rPr>
        <w:t>を接続した時の表</w:t>
      </w:r>
    </w:p>
    <w:tbl>
      <w:tblPr>
        <w:tblW w:w="3430" w:type="dxa"/>
        <w:tblInd w:w="2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5"/>
        <w:gridCol w:w="1715"/>
      </w:tblGrid>
      <w:tr w:rsidR="00650534" w:rsidRPr="00650534" w14:paraId="28142095" w14:textId="77777777" w:rsidTr="00F61395">
        <w:trPr>
          <w:trHeight w:val="441"/>
        </w:trPr>
        <w:tc>
          <w:tcPr>
            <w:tcW w:w="1715" w:type="dxa"/>
            <w:noWrap/>
            <w:tcMar>
              <w:top w:w="15" w:type="dxa"/>
              <w:left w:w="15" w:type="dxa"/>
              <w:bottom w:w="0" w:type="dxa"/>
              <w:right w:w="15" w:type="dxa"/>
            </w:tcMar>
            <w:vAlign w:val="center"/>
            <w:hideMark/>
          </w:tcPr>
          <w:p w14:paraId="4E8B46C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715" w:type="dxa"/>
            <w:noWrap/>
            <w:tcMar>
              <w:top w:w="15" w:type="dxa"/>
              <w:left w:w="15" w:type="dxa"/>
              <w:bottom w:w="0" w:type="dxa"/>
              <w:right w:w="15" w:type="dxa"/>
            </w:tcMar>
            <w:vAlign w:val="center"/>
            <w:hideMark/>
          </w:tcPr>
          <w:p w14:paraId="5027F5F9"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4868A717" w14:textId="77777777" w:rsidTr="00F61395">
        <w:trPr>
          <w:trHeight w:val="401"/>
        </w:trPr>
        <w:tc>
          <w:tcPr>
            <w:tcW w:w="0" w:type="auto"/>
            <w:noWrap/>
            <w:tcMar>
              <w:top w:w="15" w:type="dxa"/>
              <w:left w:w="15" w:type="dxa"/>
              <w:bottom w:w="0" w:type="dxa"/>
              <w:right w:w="15" w:type="dxa"/>
            </w:tcMar>
            <w:vAlign w:val="center"/>
            <w:hideMark/>
          </w:tcPr>
          <w:p w14:paraId="2732C6C7"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6200812E"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10.012</w:t>
            </w:r>
          </w:p>
        </w:tc>
      </w:tr>
      <w:tr w:rsidR="00650534" w:rsidRPr="00650534" w14:paraId="46DDACA8" w14:textId="77777777" w:rsidTr="00F61395">
        <w:trPr>
          <w:trHeight w:val="401"/>
        </w:trPr>
        <w:tc>
          <w:tcPr>
            <w:tcW w:w="0" w:type="auto"/>
            <w:noWrap/>
            <w:tcMar>
              <w:top w:w="15" w:type="dxa"/>
              <w:left w:w="15" w:type="dxa"/>
              <w:bottom w:w="0" w:type="dxa"/>
              <w:right w:w="15" w:type="dxa"/>
            </w:tcMar>
            <w:vAlign w:val="center"/>
            <w:hideMark/>
          </w:tcPr>
          <w:p w14:paraId="71DEEDFA"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105C7ABF"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8.01</w:t>
            </w:r>
          </w:p>
        </w:tc>
      </w:tr>
      <w:tr w:rsidR="00650534" w:rsidRPr="00650534" w14:paraId="7675B100" w14:textId="77777777" w:rsidTr="00F61395">
        <w:trPr>
          <w:trHeight w:val="401"/>
        </w:trPr>
        <w:tc>
          <w:tcPr>
            <w:tcW w:w="0" w:type="auto"/>
            <w:noWrap/>
            <w:tcMar>
              <w:top w:w="15" w:type="dxa"/>
              <w:left w:w="15" w:type="dxa"/>
              <w:bottom w:w="0" w:type="dxa"/>
              <w:right w:w="15" w:type="dxa"/>
            </w:tcMar>
            <w:vAlign w:val="center"/>
            <w:hideMark/>
          </w:tcPr>
          <w:p w14:paraId="4135768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3B102C06"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6.008</w:t>
            </w:r>
          </w:p>
        </w:tc>
      </w:tr>
      <w:tr w:rsidR="00650534" w:rsidRPr="00650534" w14:paraId="70ADA1C2" w14:textId="77777777" w:rsidTr="00F61395">
        <w:trPr>
          <w:trHeight w:val="401"/>
        </w:trPr>
        <w:tc>
          <w:tcPr>
            <w:tcW w:w="0" w:type="auto"/>
            <w:noWrap/>
            <w:tcMar>
              <w:top w:w="15" w:type="dxa"/>
              <w:left w:w="15" w:type="dxa"/>
              <w:bottom w:w="0" w:type="dxa"/>
              <w:right w:w="15" w:type="dxa"/>
            </w:tcMar>
            <w:vAlign w:val="center"/>
            <w:hideMark/>
          </w:tcPr>
          <w:p w14:paraId="1C145080"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2610FF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4.006</w:t>
            </w:r>
          </w:p>
        </w:tc>
      </w:tr>
      <w:tr w:rsidR="00650534" w:rsidRPr="00650534" w14:paraId="6A68D544" w14:textId="77777777" w:rsidTr="00F61395">
        <w:trPr>
          <w:trHeight w:val="401"/>
        </w:trPr>
        <w:tc>
          <w:tcPr>
            <w:tcW w:w="0" w:type="auto"/>
            <w:noWrap/>
            <w:tcMar>
              <w:top w:w="15" w:type="dxa"/>
              <w:left w:w="15" w:type="dxa"/>
              <w:bottom w:w="0" w:type="dxa"/>
              <w:right w:w="15" w:type="dxa"/>
            </w:tcMar>
            <w:vAlign w:val="center"/>
            <w:hideMark/>
          </w:tcPr>
          <w:p w14:paraId="5023906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7F6896A9"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2.004</w:t>
            </w:r>
          </w:p>
        </w:tc>
      </w:tr>
      <w:tr w:rsidR="00650534" w:rsidRPr="00650534" w14:paraId="5CAF3586" w14:textId="77777777" w:rsidTr="00F61395">
        <w:trPr>
          <w:trHeight w:val="401"/>
        </w:trPr>
        <w:tc>
          <w:tcPr>
            <w:tcW w:w="0" w:type="auto"/>
            <w:noWrap/>
            <w:tcMar>
              <w:top w:w="15" w:type="dxa"/>
              <w:left w:w="15" w:type="dxa"/>
              <w:bottom w:w="0" w:type="dxa"/>
              <w:right w:w="15" w:type="dxa"/>
            </w:tcMar>
            <w:vAlign w:val="center"/>
            <w:hideMark/>
          </w:tcPr>
          <w:p w14:paraId="52CA85EB"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3E8057A5"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0.001826</w:t>
            </w:r>
          </w:p>
        </w:tc>
      </w:tr>
      <w:tr w:rsidR="00650534" w:rsidRPr="00650534" w14:paraId="19D197C2" w14:textId="77777777" w:rsidTr="00F61395">
        <w:trPr>
          <w:trHeight w:val="401"/>
        </w:trPr>
        <w:tc>
          <w:tcPr>
            <w:tcW w:w="0" w:type="auto"/>
            <w:noWrap/>
            <w:tcMar>
              <w:top w:w="15" w:type="dxa"/>
              <w:left w:w="15" w:type="dxa"/>
              <w:bottom w:w="0" w:type="dxa"/>
              <w:right w:w="15" w:type="dxa"/>
            </w:tcMar>
            <w:vAlign w:val="center"/>
            <w:hideMark/>
          </w:tcPr>
          <w:p w14:paraId="48A534B0"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04E32A12"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-2.001</w:t>
            </w:r>
          </w:p>
        </w:tc>
      </w:tr>
      <w:tr w:rsidR="00650534" w:rsidRPr="00650534" w14:paraId="0224A7AF" w14:textId="77777777" w:rsidTr="00F61395">
        <w:trPr>
          <w:trHeight w:val="401"/>
        </w:trPr>
        <w:tc>
          <w:tcPr>
            <w:tcW w:w="0" w:type="auto"/>
            <w:noWrap/>
            <w:tcMar>
              <w:top w:w="15" w:type="dxa"/>
              <w:left w:w="15" w:type="dxa"/>
              <w:bottom w:w="0" w:type="dxa"/>
              <w:right w:w="15" w:type="dxa"/>
            </w:tcMar>
            <w:vAlign w:val="center"/>
            <w:hideMark/>
          </w:tcPr>
          <w:p w14:paraId="18B7AF31"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9C8A9B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-4.003</w:t>
            </w:r>
          </w:p>
        </w:tc>
      </w:tr>
      <w:tr w:rsidR="00650534" w:rsidRPr="00650534" w14:paraId="2F4CE620" w14:textId="77777777" w:rsidTr="00F61395">
        <w:trPr>
          <w:trHeight w:val="401"/>
        </w:trPr>
        <w:tc>
          <w:tcPr>
            <w:tcW w:w="0" w:type="auto"/>
            <w:noWrap/>
            <w:tcMar>
              <w:top w:w="15" w:type="dxa"/>
              <w:left w:w="15" w:type="dxa"/>
              <w:bottom w:w="0" w:type="dxa"/>
              <w:right w:w="15" w:type="dxa"/>
            </w:tcMar>
            <w:vAlign w:val="center"/>
            <w:hideMark/>
          </w:tcPr>
          <w:p w14:paraId="534186E4"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13E0BA04"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-6.005</w:t>
            </w:r>
          </w:p>
        </w:tc>
      </w:tr>
      <w:tr w:rsidR="00650534" w:rsidRPr="00650534" w14:paraId="739F99B6" w14:textId="77777777" w:rsidTr="00F61395">
        <w:trPr>
          <w:trHeight w:val="401"/>
        </w:trPr>
        <w:tc>
          <w:tcPr>
            <w:tcW w:w="0" w:type="auto"/>
            <w:noWrap/>
            <w:tcMar>
              <w:top w:w="15" w:type="dxa"/>
              <w:left w:w="15" w:type="dxa"/>
              <w:bottom w:w="0" w:type="dxa"/>
              <w:right w:w="15" w:type="dxa"/>
            </w:tcMar>
            <w:vAlign w:val="center"/>
            <w:hideMark/>
          </w:tcPr>
          <w:p w14:paraId="342515B8"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0DBF0140"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-8.007</w:t>
            </w:r>
          </w:p>
        </w:tc>
      </w:tr>
      <w:tr w:rsidR="00650534" w:rsidRPr="00650534" w14:paraId="60E71C2F" w14:textId="77777777" w:rsidTr="00F61395">
        <w:trPr>
          <w:trHeight w:val="401"/>
        </w:trPr>
        <w:tc>
          <w:tcPr>
            <w:tcW w:w="0" w:type="auto"/>
            <w:noWrap/>
            <w:tcMar>
              <w:top w:w="15" w:type="dxa"/>
              <w:left w:w="15" w:type="dxa"/>
              <w:bottom w:w="0" w:type="dxa"/>
              <w:right w:w="15" w:type="dxa"/>
            </w:tcMar>
            <w:vAlign w:val="center"/>
            <w:hideMark/>
          </w:tcPr>
          <w:p w14:paraId="4CD8D46D"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355A366F" w14:textId="77777777" w:rsidR="00221B54" w:rsidRPr="00650534" w:rsidRDefault="00221B54" w:rsidP="00221B5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-10.009</w:t>
            </w:r>
          </w:p>
        </w:tc>
      </w:tr>
    </w:tbl>
    <w:p w14:paraId="7270D1D1" w14:textId="3D72C1DF" w:rsidR="00986375" w:rsidRPr="00650534" w:rsidRDefault="00986375" w:rsidP="00221B54">
      <w:pPr>
        <w:rPr>
          <w:rFonts w:asciiTheme="minorEastAsia" w:eastAsiaTheme="minorEastAsia" w:hAnsiTheme="minorEastAsia"/>
          <w:color w:val="000000" w:themeColor="text1"/>
          <w:sz w:val="21"/>
          <w:szCs w:val="21"/>
        </w:rPr>
      </w:pPr>
    </w:p>
    <w:p w14:paraId="36C56954" w14:textId="77777777" w:rsidR="00221B54" w:rsidRPr="00650534" w:rsidRDefault="00221B54" w:rsidP="00221B54">
      <w:pPr>
        <w:rPr>
          <w:rFonts w:asciiTheme="minorEastAsia" w:eastAsiaTheme="minorEastAsia" w:hAnsiTheme="minorEastAsia"/>
          <w:color w:val="000000" w:themeColor="text1"/>
          <w:sz w:val="21"/>
          <w:szCs w:val="21"/>
        </w:rPr>
      </w:pPr>
    </w:p>
    <w:p w14:paraId="77F6226F" w14:textId="77777777" w:rsidR="00221B54" w:rsidRPr="00650534" w:rsidRDefault="00221B54" w:rsidP="00221B54">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71C19626" wp14:editId="5039034E">
            <wp:extent cx="4881539" cy="2749646"/>
            <wp:effectExtent l="0" t="0" r="8255" b="6350"/>
            <wp:docPr id="2047792461" name="グラフ 1">
              <a:extLst xmlns:a="http://schemas.openxmlformats.org/drawingml/2006/main">
                <a:ext uri="{FF2B5EF4-FFF2-40B4-BE49-F238E27FC236}">
                  <a16:creationId xmlns:a16="http://schemas.microsoft.com/office/drawing/2014/main" id="{409EE8B3-B74B-B649-B082-2D9D1D54D8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53299C" w14:textId="33C4B8CD" w:rsidR="00221B54" w:rsidRPr="00650534" w:rsidRDefault="00221B54" w:rsidP="00221B5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5</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3kΩ(RL1)</w:t>
      </w:r>
      <w:r w:rsidRPr="00650534">
        <w:rPr>
          <w:rFonts w:asciiTheme="minorEastAsia" w:eastAsiaTheme="minorEastAsia" w:hAnsiTheme="minorEastAsia" w:hint="eastAsia"/>
          <w:b w:val="0"/>
          <w:bCs w:val="0"/>
          <w:color w:val="000000" w:themeColor="text1"/>
          <w:sz w:val="21"/>
          <w:szCs w:val="21"/>
        </w:rPr>
        <w:t>を接続した時のグラフ</w:t>
      </w:r>
    </w:p>
    <w:p w14:paraId="6937C681" w14:textId="77777777" w:rsidR="005D78DD" w:rsidRPr="00650534" w:rsidRDefault="005D78DD" w:rsidP="005D78DD">
      <w:pPr>
        <w:rPr>
          <w:rFonts w:asciiTheme="minorEastAsia" w:eastAsiaTheme="minorEastAsia" w:hAnsiTheme="minorEastAsia"/>
          <w:color w:val="000000" w:themeColor="text1"/>
          <w:sz w:val="21"/>
          <w:szCs w:val="21"/>
        </w:rPr>
      </w:pPr>
    </w:p>
    <w:p w14:paraId="7639F833" w14:textId="5D067854" w:rsidR="0085504E" w:rsidRPr="00650534" w:rsidRDefault="0085504E">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5C430E46" w14:textId="77777777" w:rsidR="005D78DD" w:rsidRPr="00650534" w:rsidRDefault="005D78DD" w:rsidP="005D78DD">
      <w:pPr>
        <w:rPr>
          <w:rFonts w:asciiTheme="minorEastAsia" w:eastAsiaTheme="minorEastAsia" w:hAnsiTheme="minorEastAsia"/>
          <w:color w:val="000000" w:themeColor="text1"/>
          <w:sz w:val="21"/>
          <w:szCs w:val="21"/>
        </w:rPr>
      </w:pPr>
    </w:p>
    <w:p w14:paraId="38AACB6E" w14:textId="39C52845" w:rsidR="00EE4320" w:rsidRPr="00650534" w:rsidRDefault="00EE4320" w:rsidP="00EE4320">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1kΩ(RL2)</w:t>
      </w:r>
      <w:r w:rsidRPr="00650534">
        <w:rPr>
          <w:rFonts w:asciiTheme="minorEastAsia" w:eastAsiaTheme="minorEastAsia" w:hAnsiTheme="minorEastAsia" w:hint="eastAsia"/>
          <w:b w:val="0"/>
          <w:bCs w:val="0"/>
          <w:color w:val="000000" w:themeColor="text1"/>
          <w:sz w:val="21"/>
          <w:szCs w:val="21"/>
        </w:rPr>
        <w:t>を接続した時の表</w:t>
      </w:r>
    </w:p>
    <w:tbl>
      <w:tblPr>
        <w:tblW w:w="3240" w:type="dxa"/>
        <w:tblInd w:w="290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20"/>
        <w:gridCol w:w="1620"/>
      </w:tblGrid>
      <w:tr w:rsidR="00650534" w:rsidRPr="00650534" w14:paraId="1A71D75F" w14:textId="77777777" w:rsidTr="001E1BBF">
        <w:trPr>
          <w:trHeight w:val="440"/>
        </w:trPr>
        <w:tc>
          <w:tcPr>
            <w:tcW w:w="1620" w:type="dxa"/>
            <w:noWrap/>
            <w:tcMar>
              <w:top w:w="15" w:type="dxa"/>
              <w:left w:w="15" w:type="dxa"/>
              <w:bottom w:w="0" w:type="dxa"/>
              <w:right w:w="15" w:type="dxa"/>
            </w:tcMar>
            <w:vAlign w:val="center"/>
            <w:hideMark/>
          </w:tcPr>
          <w:p w14:paraId="4208E2D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noWrap/>
            <w:tcMar>
              <w:top w:w="15" w:type="dxa"/>
              <w:left w:w="15" w:type="dxa"/>
              <w:bottom w:w="0" w:type="dxa"/>
              <w:right w:w="15" w:type="dxa"/>
            </w:tcMar>
            <w:vAlign w:val="center"/>
            <w:hideMark/>
          </w:tcPr>
          <w:p w14:paraId="69F2960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4E9623E8" w14:textId="77777777" w:rsidTr="001E1BBF">
        <w:trPr>
          <w:trHeight w:val="400"/>
        </w:trPr>
        <w:tc>
          <w:tcPr>
            <w:tcW w:w="0" w:type="auto"/>
            <w:noWrap/>
            <w:tcMar>
              <w:top w:w="15" w:type="dxa"/>
              <w:left w:w="15" w:type="dxa"/>
              <w:bottom w:w="0" w:type="dxa"/>
              <w:right w:w="15" w:type="dxa"/>
            </w:tcMar>
            <w:vAlign w:val="center"/>
            <w:hideMark/>
          </w:tcPr>
          <w:p w14:paraId="1C6008AB"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2B394198"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10.002</w:t>
            </w:r>
          </w:p>
        </w:tc>
      </w:tr>
      <w:tr w:rsidR="00650534" w:rsidRPr="00650534" w14:paraId="1AEBD321" w14:textId="77777777" w:rsidTr="001E1BBF">
        <w:trPr>
          <w:trHeight w:val="400"/>
        </w:trPr>
        <w:tc>
          <w:tcPr>
            <w:tcW w:w="0" w:type="auto"/>
            <w:noWrap/>
            <w:tcMar>
              <w:top w:w="15" w:type="dxa"/>
              <w:left w:w="15" w:type="dxa"/>
              <w:bottom w:w="0" w:type="dxa"/>
              <w:right w:w="15" w:type="dxa"/>
            </w:tcMar>
            <w:vAlign w:val="center"/>
            <w:hideMark/>
          </w:tcPr>
          <w:p w14:paraId="70EC644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7CEFDD0"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8.01</w:t>
            </w:r>
          </w:p>
        </w:tc>
      </w:tr>
      <w:tr w:rsidR="00650534" w:rsidRPr="00650534" w14:paraId="516C51CE" w14:textId="77777777" w:rsidTr="001E1BBF">
        <w:trPr>
          <w:trHeight w:val="400"/>
        </w:trPr>
        <w:tc>
          <w:tcPr>
            <w:tcW w:w="0" w:type="auto"/>
            <w:noWrap/>
            <w:tcMar>
              <w:top w:w="15" w:type="dxa"/>
              <w:left w:w="15" w:type="dxa"/>
              <w:bottom w:w="0" w:type="dxa"/>
              <w:right w:w="15" w:type="dxa"/>
            </w:tcMar>
            <w:vAlign w:val="center"/>
            <w:hideMark/>
          </w:tcPr>
          <w:p w14:paraId="640F662A"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3DCF368B"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6.008</w:t>
            </w:r>
          </w:p>
        </w:tc>
      </w:tr>
      <w:tr w:rsidR="00650534" w:rsidRPr="00650534" w14:paraId="6C92C814" w14:textId="77777777" w:rsidTr="001E1BBF">
        <w:trPr>
          <w:trHeight w:val="400"/>
        </w:trPr>
        <w:tc>
          <w:tcPr>
            <w:tcW w:w="0" w:type="auto"/>
            <w:noWrap/>
            <w:tcMar>
              <w:top w:w="15" w:type="dxa"/>
              <w:left w:w="15" w:type="dxa"/>
              <w:bottom w:w="0" w:type="dxa"/>
              <w:right w:w="15" w:type="dxa"/>
            </w:tcMar>
            <w:vAlign w:val="center"/>
            <w:hideMark/>
          </w:tcPr>
          <w:p w14:paraId="438B2779"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4C762C6A"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4.006</w:t>
            </w:r>
          </w:p>
        </w:tc>
      </w:tr>
      <w:tr w:rsidR="00650534" w:rsidRPr="00650534" w14:paraId="670527EB" w14:textId="77777777" w:rsidTr="001E1BBF">
        <w:trPr>
          <w:trHeight w:val="400"/>
        </w:trPr>
        <w:tc>
          <w:tcPr>
            <w:tcW w:w="0" w:type="auto"/>
            <w:noWrap/>
            <w:tcMar>
              <w:top w:w="15" w:type="dxa"/>
              <w:left w:w="15" w:type="dxa"/>
              <w:bottom w:w="0" w:type="dxa"/>
              <w:right w:w="15" w:type="dxa"/>
            </w:tcMar>
            <w:vAlign w:val="center"/>
            <w:hideMark/>
          </w:tcPr>
          <w:p w14:paraId="5612A4D8"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44ADCCB"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2.004</w:t>
            </w:r>
          </w:p>
        </w:tc>
      </w:tr>
      <w:tr w:rsidR="00650534" w:rsidRPr="00650534" w14:paraId="2531F960" w14:textId="77777777" w:rsidTr="001E1BBF">
        <w:trPr>
          <w:trHeight w:val="400"/>
        </w:trPr>
        <w:tc>
          <w:tcPr>
            <w:tcW w:w="0" w:type="auto"/>
            <w:noWrap/>
            <w:tcMar>
              <w:top w:w="15" w:type="dxa"/>
              <w:left w:w="15" w:type="dxa"/>
              <w:bottom w:w="0" w:type="dxa"/>
              <w:right w:w="15" w:type="dxa"/>
            </w:tcMar>
            <w:vAlign w:val="center"/>
            <w:hideMark/>
          </w:tcPr>
          <w:p w14:paraId="4BD949D9"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69F2DDC0"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0.001856</w:t>
            </w:r>
          </w:p>
        </w:tc>
      </w:tr>
      <w:tr w:rsidR="00650534" w:rsidRPr="00650534" w14:paraId="3917EBF8" w14:textId="77777777" w:rsidTr="001E1BBF">
        <w:trPr>
          <w:trHeight w:val="400"/>
        </w:trPr>
        <w:tc>
          <w:tcPr>
            <w:tcW w:w="0" w:type="auto"/>
            <w:noWrap/>
            <w:tcMar>
              <w:top w:w="15" w:type="dxa"/>
              <w:left w:w="15" w:type="dxa"/>
              <w:bottom w:w="0" w:type="dxa"/>
              <w:right w:w="15" w:type="dxa"/>
            </w:tcMar>
            <w:vAlign w:val="center"/>
            <w:hideMark/>
          </w:tcPr>
          <w:p w14:paraId="09389D90"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C014DF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-2.001</w:t>
            </w:r>
          </w:p>
        </w:tc>
      </w:tr>
      <w:tr w:rsidR="00650534" w:rsidRPr="00650534" w14:paraId="37489197" w14:textId="77777777" w:rsidTr="001E1BBF">
        <w:trPr>
          <w:trHeight w:val="400"/>
        </w:trPr>
        <w:tc>
          <w:tcPr>
            <w:tcW w:w="0" w:type="auto"/>
            <w:noWrap/>
            <w:tcMar>
              <w:top w:w="15" w:type="dxa"/>
              <w:left w:w="15" w:type="dxa"/>
              <w:bottom w:w="0" w:type="dxa"/>
              <w:right w:w="15" w:type="dxa"/>
            </w:tcMar>
            <w:vAlign w:val="center"/>
            <w:hideMark/>
          </w:tcPr>
          <w:p w14:paraId="65C465A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A7BB7D7"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-4.003</w:t>
            </w:r>
          </w:p>
        </w:tc>
      </w:tr>
      <w:tr w:rsidR="00650534" w:rsidRPr="00650534" w14:paraId="68A678F9" w14:textId="77777777" w:rsidTr="001E1BBF">
        <w:trPr>
          <w:trHeight w:val="400"/>
        </w:trPr>
        <w:tc>
          <w:tcPr>
            <w:tcW w:w="0" w:type="auto"/>
            <w:noWrap/>
            <w:tcMar>
              <w:top w:w="15" w:type="dxa"/>
              <w:left w:w="15" w:type="dxa"/>
              <w:bottom w:w="0" w:type="dxa"/>
              <w:right w:w="15" w:type="dxa"/>
            </w:tcMar>
            <w:vAlign w:val="center"/>
            <w:hideMark/>
          </w:tcPr>
          <w:p w14:paraId="7606299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575861A"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-6.005</w:t>
            </w:r>
          </w:p>
        </w:tc>
      </w:tr>
      <w:tr w:rsidR="00650534" w:rsidRPr="00650534" w14:paraId="687A45A8" w14:textId="77777777" w:rsidTr="001E1BBF">
        <w:trPr>
          <w:trHeight w:val="400"/>
        </w:trPr>
        <w:tc>
          <w:tcPr>
            <w:tcW w:w="0" w:type="auto"/>
            <w:noWrap/>
            <w:tcMar>
              <w:top w:w="15" w:type="dxa"/>
              <w:left w:w="15" w:type="dxa"/>
              <w:bottom w:w="0" w:type="dxa"/>
              <w:right w:w="15" w:type="dxa"/>
            </w:tcMar>
            <w:vAlign w:val="center"/>
            <w:hideMark/>
          </w:tcPr>
          <w:p w14:paraId="557BC704"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088EC72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-8.007</w:t>
            </w:r>
          </w:p>
        </w:tc>
      </w:tr>
      <w:tr w:rsidR="00650534" w:rsidRPr="00650534" w14:paraId="10711C79" w14:textId="77777777" w:rsidTr="001E1BBF">
        <w:trPr>
          <w:trHeight w:val="400"/>
        </w:trPr>
        <w:tc>
          <w:tcPr>
            <w:tcW w:w="0" w:type="auto"/>
            <w:noWrap/>
            <w:tcMar>
              <w:top w:w="15" w:type="dxa"/>
              <w:left w:w="15" w:type="dxa"/>
              <w:bottom w:w="0" w:type="dxa"/>
              <w:right w:w="15" w:type="dxa"/>
            </w:tcMar>
            <w:vAlign w:val="center"/>
            <w:hideMark/>
          </w:tcPr>
          <w:p w14:paraId="35CF23DC"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669F82FD"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-10.009</w:t>
            </w:r>
          </w:p>
        </w:tc>
      </w:tr>
    </w:tbl>
    <w:p w14:paraId="31164F2E" w14:textId="77777777" w:rsidR="00EE4320" w:rsidRPr="00650534" w:rsidRDefault="00EE4320" w:rsidP="000A5023">
      <w:pPr>
        <w:rPr>
          <w:rFonts w:asciiTheme="minorEastAsia" w:eastAsiaTheme="minorEastAsia" w:hAnsiTheme="minorEastAsia"/>
          <w:color w:val="000000" w:themeColor="text1"/>
          <w:sz w:val="21"/>
          <w:szCs w:val="21"/>
        </w:rPr>
      </w:pPr>
    </w:p>
    <w:p w14:paraId="171FCFCD" w14:textId="77777777" w:rsidR="00EE4320" w:rsidRPr="00650534" w:rsidRDefault="00EE4320" w:rsidP="00EE4320">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4250A615" wp14:editId="77068569">
            <wp:extent cx="4861859" cy="2738718"/>
            <wp:effectExtent l="0" t="0" r="15240" b="17780"/>
            <wp:docPr id="984123439" name="グラフ 1">
              <a:extLst xmlns:a="http://schemas.openxmlformats.org/drawingml/2006/main">
                <a:ext uri="{FF2B5EF4-FFF2-40B4-BE49-F238E27FC236}">
                  <a16:creationId xmlns:a16="http://schemas.microsoft.com/office/drawing/2014/main" id="{436ECF95-71A7-E649-A6B0-EBAB0ABAF2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929D93" w14:textId="088C9E96" w:rsidR="00EE4320" w:rsidRPr="00650534" w:rsidRDefault="00EE4320" w:rsidP="00EE4320">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図 </w:t>
      </w:r>
      <w:r w:rsidRPr="00650534">
        <w:rPr>
          <w:rFonts w:asciiTheme="minorEastAsia" w:eastAsiaTheme="minorEastAsia" w:hAnsiTheme="minorEastAsia"/>
          <w:color w:val="000000" w:themeColor="text1"/>
          <w:sz w:val="21"/>
          <w:szCs w:val="21"/>
        </w:rPr>
        <w:fldChar w:fldCharType="begin"/>
      </w:r>
      <w:r w:rsidRPr="00650534">
        <w:rPr>
          <w:rFonts w:asciiTheme="minorEastAsia" w:eastAsiaTheme="minorEastAsia" w:hAnsiTheme="minorEastAsia"/>
          <w:color w:val="000000" w:themeColor="text1"/>
          <w:sz w:val="21"/>
          <w:szCs w:val="21"/>
        </w:rPr>
        <w:instrText xml:space="preserve"> SEQ 図 \* ARABIC </w:instrText>
      </w:r>
      <w:r w:rsidRPr="00650534">
        <w:rPr>
          <w:rFonts w:asciiTheme="minorEastAsia" w:eastAsiaTheme="minorEastAsia" w:hAnsiTheme="minorEastAsia"/>
          <w:color w:val="000000" w:themeColor="text1"/>
          <w:sz w:val="21"/>
          <w:szCs w:val="21"/>
        </w:rPr>
        <w:fldChar w:fldCharType="separate"/>
      </w:r>
      <w:r w:rsidR="00760A42">
        <w:rPr>
          <w:rFonts w:asciiTheme="minorEastAsia" w:eastAsiaTheme="minorEastAsia" w:hAnsiTheme="minorEastAsia"/>
          <w:noProof/>
          <w:color w:val="000000" w:themeColor="text1"/>
          <w:sz w:val="21"/>
          <w:szCs w:val="21"/>
        </w:rPr>
        <w:t>6</w:t>
      </w:r>
      <w:r w:rsidRPr="00650534">
        <w:rPr>
          <w:rFonts w:asciiTheme="minorEastAsia" w:eastAsiaTheme="minorEastAsia" w:hAnsiTheme="minorEastAsia"/>
          <w:color w:val="000000" w:themeColor="text1"/>
          <w:sz w:val="21"/>
          <w:szCs w:val="21"/>
        </w:rPr>
        <w:fldChar w:fldCharType="end"/>
      </w:r>
      <w:r w:rsidRPr="00650534">
        <w:rPr>
          <w:rFonts w:asciiTheme="minorEastAsia" w:eastAsiaTheme="minorEastAsia" w:hAnsiTheme="minorEastAsia"/>
          <w:color w:val="000000" w:themeColor="text1"/>
          <w:sz w:val="21"/>
          <w:szCs w:val="21"/>
        </w:rPr>
        <w:t>1kΩ(RL2)</w:t>
      </w:r>
      <w:r w:rsidRPr="00650534">
        <w:rPr>
          <w:rFonts w:asciiTheme="minorEastAsia" w:eastAsiaTheme="minorEastAsia" w:hAnsiTheme="minorEastAsia" w:hint="eastAsia"/>
          <w:color w:val="000000" w:themeColor="text1"/>
          <w:sz w:val="21"/>
          <w:szCs w:val="21"/>
        </w:rPr>
        <w:t>を接続した時のグラフ</w:t>
      </w:r>
    </w:p>
    <w:p w14:paraId="35407E5C" w14:textId="13B3B98A" w:rsidR="00EE4320" w:rsidRPr="00650534" w:rsidRDefault="00EE4320" w:rsidP="00EE4320">
      <w:pPr>
        <w:pStyle w:val="af7"/>
        <w:jc w:val="center"/>
        <w:rPr>
          <w:rFonts w:asciiTheme="minorEastAsia" w:eastAsiaTheme="minorEastAsia" w:hAnsiTheme="minorEastAsia"/>
          <w:b w:val="0"/>
          <w:bCs w:val="0"/>
          <w:color w:val="000000" w:themeColor="text1"/>
          <w:sz w:val="21"/>
          <w:szCs w:val="21"/>
        </w:rPr>
      </w:pPr>
    </w:p>
    <w:p w14:paraId="48EB983E" w14:textId="21F62ADD" w:rsidR="0085504E" w:rsidRPr="00650534" w:rsidRDefault="0085504E">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7BD71555" w14:textId="77777777" w:rsidR="00EE4320" w:rsidRPr="00650534" w:rsidRDefault="00EE4320" w:rsidP="00EE4320">
      <w:pPr>
        <w:rPr>
          <w:rFonts w:asciiTheme="minorEastAsia" w:eastAsiaTheme="minorEastAsia" w:hAnsiTheme="minorEastAsia"/>
          <w:color w:val="000000" w:themeColor="text1"/>
          <w:sz w:val="21"/>
          <w:szCs w:val="21"/>
        </w:rPr>
      </w:pPr>
    </w:p>
    <w:p w14:paraId="2A895D6C" w14:textId="7BF5D41F" w:rsidR="00EE4320" w:rsidRPr="00650534" w:rsidRDefault="00EE4320" w:rsidP="00EE4320">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5</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750Ω(RL1RL2</w:t>
      </w:r>
      <w:r w:rsidRPr="00650534">
        <w:rPr>
          <w:rFonts w:asciiTheme="minorEastAsia" w:eastAsiaTheme="minorEastAsia" w:hAnsiTheme="minorEastAsia" w:hint="eastAsia"/>
          <w:b w:val="0"/>
          <w:bCs w:val="0"/>
          <w:color w:val="000000" w:themeColor="text1"/>
          <w:sz w:val="21"/>
          <w:szCs w:val="21"/>
        </w:rPr>
        <w:t>の並列)を接続した時の表</w:t>
      </w:r>
    </w:p>
    <w:tbl>
      <w:tblPr>
        <w:tblW w:w="3240" w:type="dxa"/>
        <w:tblInd w:w="2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tblGrid>
      <w:tr w:rsidR="00650534" w:rsidRPr="00650534" w14:paraId="76F39414" w14:textId="77777777" w:rsidTr="00301649">
        <w:trPr>
          <w:trHeight w:val="440"/>
        </w:trPr>
        <w:tc>
          <w:tcPr>
            <w:tcW w:w="1620" w:type="dxa"/>
            <w:noWrap/>
            <w:tcMar>
              <w:top w:w="15" w:type="dxa"/>
              <w:left w:w="15" w:type="dxa"/>
              <w:bottom w:w="0" w:type="dxa"/>
              <w:right w:w="15" w:type="dxa"/>
            </w:tcMar>
            <w:vAlign w:val="center"/>
            <w:hideMark/>
          </w:tcPr>
          <w:p w14:paraId="7CDC0D55"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noWrap/>
            <w:tcMar>
              <w:top w:w="15" w:type="dxa"/>
              <w:left w:w="15" w:type="dxa"/>
              <w:bottom w:w="0" w:type="dxa"/>
              <w:right w:w="15" w:type="dxa"/>
            </w:tcMar>
            <w:vAlign w:val="center"/>
            <w:hideMark/>
          </w:tcPr>
          <w:p w14:paraId="20F876D5"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0D63E2D0" w14:textId="77777777" w:rsidTr="00301649">
        <w:trPr>
          <w:trHeight w:val="400"/>
        </w:trPr>
        <w:tc>
          <w:tcPr>
            <w:tcW w:w="0" w:type="auto"/>
            <w:noWrap/>
            <w:tcMar>
              <w:top w:w="15" w:type="dxa"/>
              <w:left w:w="15" w:type="dxa"/>
              <w:bottom w:w="0" w:type="dxa"/>
              <w:right w:w="15" w:type="dxa"/>
            </w:tcMar>
            <w:vAlign w:val="center"/>
            <w:hideMark/>
          </w:tcPr>
          <w:p w14:paraId="7984C72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75D87DED"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10.014</w:t>
            </w:r>
          </w:p>
        </w:tc>
      </w:tr>
      <w:tr w:rsidR="00650534" w:rsidRPr="00650534" w14:paraId="7D86939B" w14:textId="77777777" w:rsidTr="00301649">
        <w:trPr>
          <w:trHeight w:val="400"/>
        </w:trPr>
        <w:tc>
          <w:tcPr>
            <w:tcW w:w="0" w:type="auto"/>
            <w:noWrap/>
            <w:tcMar>
              <w:top w:w="15" w:type="dxa"/>
              <w:left w:w="15" w:type="dxa"/>
              <w:bottom w:w="0" w:type="dxa"/>
              <w:right w:w="15" w:type="dxa"/>
            </w:tcMar>
            <w:vAlign w:val="center"/>
            <w:hideMark/>
          </w:tcPr>
          <w:p w14:paraId="4C0106D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5E6FAE82"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8.011</w:t>
            </w:r>
          </w:p>
        </w:tc>
      </w:tr>
      <w:tr w:rsidR="00650534" w:rsidRPr="00650534" w14:paraId="4971F20C" w14:textId="77777777" w:rsidTr="00301649">
        <w:trPr>
          <w:trHeight w:val="400"/>
        </w:trPr>
        <w:tc>
          <w:tcPr>
            <w:tcW w:w="0" w:type="auto"/>
            <w:noWrap/>
            <w:tcMar>
              <w:top w:w="15" w:type="dxa"/>
              <w:left w:w="15" w:type="dxa"/>
              <w:bottom w:w="0" w:type="dxa"/>
              <w:right w:w="15" w:type="dxa"/>
            </w:tcMar>
            <w:vAlign w:val="center"/>
            <w:hideMark/>
          </w:tcPr>
          <w:p w14:paraId="2ED98E1B"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B2D71C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6.009</w:t>
            </w:r>
          </w:p>
        </w:tc>
      </w:tr>
      <w:tr w:rsidR="00650534" w:rsidRPr="00650534" w14:paraId="5A06FE83" w14:textId="77777777" w:rsidTr="00301649">
        <w:trPr>
          <w:trHeight w:val="400"/>
        </w:trPr>
        <w:tc>
          <w:tcPr>
            <w:tcW w:w="0" w:type="auto"/>
            <w:noWrap/>
            <w:tcMar>
              <w:top w:w="15" w:type="dxa"/>
              <w:left w:w="15" w:type="dxa"/>
              <w:bottom w:w="0" w:type="dxa"/>
              <w:right w:w="15" w:type="dxa"/>
            </w:tcMar>
            <w:vAlign w:val="center"/>
            <w:hideMark/>
          </w:tcPr>
          <w:p w14:paraId="335F96A5"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7522FB1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4.006</w:t>
            </w:r>
          </w:p>
        </w:tc>
      </w:tr>
      <w:tr w:rsidR="00650534" w:rsidRPr="00650534" w14:paraId="5104CC10" w14:textId="77777777" w:rsidTr="00301649">
        <w:trPr>
          <w:trHeight w:val="400"/>
        </w:trPr>
        <w:tc>
          <w:tcPr>
            <w:tcW w:w="0" w:type="auto"/>
            <w:noWrap/>
            <w:tcMar>
              <w:top w:w="15" w:type="dxa"/>
              <w:left w:w="15" w:type="dxa"/>
              <w:bottom w:w="0" w:type="dxa"/>
              <w:right w:w="15" w:type="dxa"/>
            </w:tcMar>
            <w:vAlign w:val="center"/>
            <w:hideMark/>
          </w:tcPr>
          <w:p w14:paraId="595ED61C"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648C6F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2.004</w:t>
            </w:r>
          </w:p>
        </w:tc>
      </w:tr>
      <w:tr w:rsidR="00650534" w:rsidRPr="00650534" w14:paraId="2525F205" w14:textId="77777777" w:rsidTr="00301649">
        <w:trPr>
          <w:trHeight w:val="400"/>
        </w:trPr>
        <w:tc>
          <w:tcPr>
            <w:tcW w:w="0" w:type="auto"/>
            <w:noWrap/>
            <w:tcMar>
              <w:top w:w="15" w:type="dxa"/>
              <w:left w:w="15" w:type="dxa"/>
              <w:bottom w:w="0" w:type="dxa"/>
              <w:right w:w="15" w:type="dxa"/>
            </w:tcMar>
            <w:vAlign w:val="center"/>
            <w:hideMark/>
          </w:tcPr>
          <w:p w14:paraId="40156AB6"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10ABAD59"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0.01769</w:t>
            </w:r>
          </w:p>
        </w:tc>
      </w:tr>
      <w:tr w:rsidR="00650534" w:rsidRPr="00650534" w14:paraId="6B3CFACD" w14:textId="77777777" w:rsidTr="00301649">
        <w:trPr>
          <w:trHeight w:val="400"/>
        </w:trPr>
        <w:tc>
          <w:tcPr>
            <w:tcW w:w="0" w:type="auto"/>
            <w:noWrap/>
            <w:tcMar>
              <w:top w:w="15" w:type="dxa"/>
              <w:left w:w="15" w:type="dxa"/>
              <w:bottom w:w="0" w:type="dxa"/>
              <w:right w:w="15" w:type="dxa"/>
            </w:tcMar>
            <w:vAlign w:val="center"/>
            <w:hideMark/>
          </w:tcPr>
          <w:p w14:paraId="3BC2769E"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E4D6C35"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-2.001</w:t>
            </w:r>
          </w:p>
        </w:tc>
      </w:tr>
      <w:tr w:rsidR="00650534" w:rsidRPr="00650534" w14:paraId="77CDBDD0" w14:textId="77777777" w:rsidTr="00301649">
        <w:trPr>
          <w:trHeight w:val="400"/>
        </w:trPr>
        <w:tc>
          <w:tcPr>
            <w:tcW w:w="0" w:type="auto"/>
            <w:noWrap/>
            <w:tcMar>
              <w:top w:w="15" w:type="dxa"/>
              <w:left w:w="15" w:type="dxa"/>
              <w:bottom w:w="0" w:type="dxa"/>
              <w:right w:w="15" w:type="dxa"/>
            </w:tcMar>
            <w:vAlign w:val="center"/>
            <w:hideMark/>
          </w:tcPr>
          <w:p w14:paraId="1D6E8A9A"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4C800A6"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-4.004</w:t>
            </w:r>
          </w:p>
        </w:tc>
      </w:tr>
      <w:tr w:rsidR="00650534" w:rsidRPr="00650534" w14:paraId="30BC0021" w14:textId="77777777" w:rsidTr="00301649">
        <w:trPr>
          <w:trHeight w:val="400"/>
        </w:trPr>
        <w:tc>
          <w:tcPr>
            <w:tcW w:w="0" w:type="auto"/>
            <w:noWrap/>
            <w:tcMar>
              <w:top w:w="15" w:type="dxa"/>
              <w:left w:w="15" w:type="dxa"/>
              <w:bottom w:w="0" w:type="dxa"/>
              <w:right w:w="15" w:type="dxa"/>
            </w:tcMar>
            <w:vAlign w:val="center"/>
            <w:hideMark/>
          </w:tcPr>
          <w:p w14:paraId="2AF7C8C7"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7EDE49A3"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-6.006</w:t>
            </w:r>
          </w:p>
        </w:tc>
      </w:tr>
      <w:tr w:rsidR="00650534" w:rsidRPr="00650534" w14:paraId="4CFAE4CC" w14:textId="77777777" w:rsidTr="00301649">
        <w:trPr>
          <w:trHeight w:val="400"/>
        </w:trPr>
        <w:tc>
          <w:tcPr>
            <w:tcW w:w="0" w:type="auto"/>
            <w:noWrap/>
            <w:tcMar>
              <w:top w:w="15" w:type="dxa"/>
              <w:left w:w="15" w:type="dxa"/>
              <w:bottom w:w="0" w:type="dxa"/>
              <w:right w:w="15" w:type="dxa"/>
            </w:tcMar>
            <w:vAlign w:val="center"/>
            <w:hideMark/>
          </w:tcPr>
          <w:p w14:paraId="375DCCE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248993E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-8.008</w:t>
            </w:r>
          </w:p>
        </w:tc>
      </w:tr>
      <w:tr w:rsidR="00650534" w:rsidRPr="00650534" w14:paraId="549100F6" w14:textId="77777777" w:rsidTr="00301649">
        <w:trPr>
          <w:trHeight w:val="400"/>
        </w:trPr>
        <w:tc>
          <w:tcPr>
            <w:tcW w:w="0" w:type="auto"/>
            <w:noWrap/>
            <w:tcMar>
              <w:top w:w="15" w:type="dxa"/>
              <w:left w:w="15" w:type="dxa"/>
              <w:bottom w:w="0" w:type="dxa"/>
              <w:right w:w="15" w:type="dxa"/>
            </w:tcMar>
            <w:vAlign w:val="center"/>
            <w:hideMark/>
          </w:tcPr>
          <w:p w14:paraId="50283994"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3235C9F1" w14:textId="77777777" w:rsidR="00EE4320" w:rsidRPr="00650534" w:rsidRDefault="00EE4320" w:rsidP="00EE4320">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-10.01</w:t>
            </w:r>
          </w:p>
        </w:tc>
      </w:tr>
    </w:tbl>
    <w:p w14:paraId="2619936E" w14:textId="77777777" w:rsidR="00EE4320" w:rsidRPr="00650534" w:rsidRDefault="00EE4320" w:rsidP="00EE4320">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53EFAF7A" wp14:editId="71FFA269">
            <wp:extent cx="4938951" cy="2701166"/>
            <wp:effectExtent l="0" t="0" r="14605" b="17145"/>
            <wp:docPr id="1331152560" name="グラフ 1">
              <a:extLst xmlns:a="http://schemas.openxmlformats.org/drawingml/2006/main">
                <a:ext uri="{FF2B5EF4-FFF2-40B4-BE49-F238E27FC236}">
                  <a16:creationId xmlns:a16="http://schemas.microsoft.com/office/drawing/2014/main" id="{8A534A56-66B1-EC45-96B8-6719A0BD55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1EFC1A2" w14:textId="6D4728CB" w:rsidR="00EE4320" w:rsidRPr="00650534" w:rsidRDefault="00EE4320" w:rsidP="00EE4320">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7</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b w:val="0"/>
          <w:bCs w:val="0"/>
          <w:color w:val="000000" w:themeColor="text1"/>
          <w:sz w:val="21"/>
          <w:szCs w:val="21"/>
        </w:rPr>
        <w:t>750Ω(RL1RL2</w:t>
      </w:r>
      <w:r w:rsidRPr="00650534">
        <w:rPr>
          <w:rFonts w:asciiTheme="minorEastAsia" w:eastAsiaTheme="minorEastAsia" w:hAnsiTheme="minorEastAsia" w:hint="eastAsia"/>
          <w:b w:val="0"/>
          <w:bCs w:val="0"/>
          <w:color w:val="000000" w:themeColor="text1"/>
          <w:sz w:val="21"/>
          <w:szCs w:val="21"/>
        </w:rPr>
        <w:t>の並列) を接続した時のグラフ</w:t>
      </w:r>
    </w:p>
    <w:p w14:paraId="172CAFA2" w14:textId="0D83EFE8" w:rsidR="00EE4320" w:rsidRPr="00650534" w:rsidRDefault="00EE4320" w:rsidP="00EE4320">
      <w:pPr>
        <w:keepNext/>
        <w:jc w:val="center"/>
        <w:rPr>
          <w:rFonts w:asciiTheme="minorEastAsia" w:eastAsiaTheme="minorEastAsia" w:hAnsiTheme="minorEastAsia"/>
          <w:color w:val="000000" w:themeColor="text1"/>
          <w:sz w:val="21"/>
          <w:szCs w:val="21"/>
        </w:rPr>
      </w:pPr>
      <w:del w:id="0" w:author="谷口　天眞" w:date="2025-10-22T12:11:00Z" w16du:dateUtc="2025-10-22T03:11:00Z">
        <w:r w:rsidRPr="00650534" w:rsidDel="00AE019B">
          <w:rPr>
            <w:rFonts w:asciiTheme="minorEastAsia" w:eastAsiaTheme="minorEastAsia" w:hAnsiTheme="minorEastAsia"/>
            <w:noProof/>
            <w:color w:val="000000" w:themeColor="text1"/>
            <w:sz w:val="21"/>
            <w:szCs w:val="21"/>
          </w:rPr>
          <w:drawing>
            <wp:inline distT="0" distB="0" distL="0" distR="0" wp14:anchorId="5E389424" wp14:editId="2D88BE77">
              <wp:extent cx="4876800" cy="2777067"/>
              <wp:effectExtent l="0" t="0" r="12700" b="17145"/>
              <wp:docPr id="183699877" name="グラフ 1">
                <a:extLst xmlns:a="http://schemas.openxmlformats.org/drawingml/2006/main">
                  <a:ext uri="{FF2B5EF4-FFF2-40B4-BE49-F238E27FC236}">
                    <a16:creationId xmlns:a16="http://schemas.microsoft.com/office/drawing/2014/main" id="{4214C0B4-1018-5945-BEF4-ACE8E0514F3F}"/>
                  </a:ext>
                  <a:ext uri="{147F2762-F138-4A5C-976F-8EAC2B608ADB}">
                    <a16:predDERef xmlns:a16="http://schemas.microsoft.com/office/drawing/2014/main" pred="{8A534A56-66B1-EC45-96B8-6719A0BD55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del>
    </w:p>
    <w:p w14:paraId="3C018B35" w14:textId="54A63AF4" w:rsidR="00EE4320" w:rsidRPr="00650534" w:rsidRDefault="00EE4320" w:rsidP="00EE4320">
      <w:pPr>
        <w:rPr>
          <w:moveFrom w:id="1" w:author="谷口　天眞" w:date="2025-10-22T12:11:00Z" w16du:dateUtc="2025-10-22T03:11:00Z"/>
          <w:rFonts w:asciiTheme="minorEastAsia" w:eastAsiaTheme="minorEastAsia" w:hAnsiTheme="minorEastAsia"/>
          <w:color w:val="000000" w:themeColor="text1"/>
          <w:sz w:val="21"/>
          <w:szCs w:val="21"/>
        </w:rPr>
      </w:pPr>
      <w:moveFromRangeStart w:id="2" w:author="谷口　天眞" w:date="2025-10-22T12:11:00Z" w:name="move212027507"/>
      <w:moveFrom w:id="3" w:author="谷口　天眞" w:date="2025-10-22T12:11:00Z" w16du:dateUtc="2025-10-22T03:11:00Z">
        <w:r w:rsidRPr="00650534" w:rsidDel="00AE019B">
          <w:rPr>
            <w:rFonts w:asciiTheme="minorEastAsia" w:eastAsiaTheme="minorEastAsia" w:hAnsiTheme="minorEastAsia"/>
            <w:color w:val="000000" w:themeColor="text1"/>
            <w:sz w:val="21"/>
            <w:szCs w:val="21"/>
          </w:rPr>
          <w:t xml:space="preserve">図 </w:t>
        </w:r>
        <w:r w:rsidRPr="00650534" w:rsidDel="00AE019B">
          <w:rPr>
            <w:rFonts w:asciiTheme="minorEastAsia" w:eastAsiaTheme="minorEastAsia" w:hAnsiTheme="minorEastAsia"/>
            <w:color w:val="000000" w:themeColor="text1"/>
            <w:sz w:val="21"/>
            <w:szCs w:val="21"/>
          </w:rPr>
          <w:fldChar w:fldCharType="begin"/>
        </w:r>
        <w:r w:rsidRPr="00650534" w:rsidDel="00AE019B">
          <w:rPr>
            <w:rFonts w:asciiTheme="minorEastAsia" w:eastAsiaTheme="minorEastAsia" w:hAnsiTheme="minorEastAsia"/>
            <w:color w:val="000000" w:themeColor="text1"/>
            <w:sz w:val="21"/>
            <w:szCs w:val="21"/>
          </w:rPr>
          <w:instrText xml:space="preserve"> SEQ 図 \* ARABIC </w:instrText>
        </w:r>
        <w:r w:rsidRPr="00650534" w:rsidDel="00AE019B">
          <w:rPr>
            <w:rFonts w:asciiTheme="minorEastAsia" w:eastAsiaTheme="minorEastAsia" w:hAnsiTheme="minorEastAsia"/>
            <w:color w:val="000000" w:themeColor="text1"/>
            <w:sz w:val="21"/>
            <w:szCs w:val="21"/>
          </w:rPr>
          <w:fldChar w:fldCharType="separate"/>
        </w:r>
        <w:r w:rsidRPr="00650534" w:rsidDel="00AE019B">
          <w:rPr>
            <w:rFonts w:asciiTheme="minorEastAsia" w:eastAsiaTheme="minorEastAsia" w:hAnsiTheme="minorEastAsia"/>
            <w:noProof/>
            <w:color w:val="000000" w:themeColor="text1"/>
            <w:sz w:val="21"/>
            <w:szCs w:val="21"/>
          </w:rPr>
          <w:t>8</w:t>
        </w:r>
        <w:r w:rsidRPr="00650534" w:rsidDel="00AE019B">
          <w:rPr>
            <w:rFonts w:asciiTheme="minorEastAsia" w:eastAsiaTheme="minorEastAsia" w:hAnsiTheme="minorEastAsia"/>
            <w:color w:val="000000" w:themeColor="text1"/>
            <w:sz w:val="21"/>
            <w:szCs w:val="21"/>
          </w:rPr>
          <w:fldChar w:fldCharType="end"/>
        </w:r>
        <w:r w:rsidRPr="00650534" w:rsidDel="00AE019B">
          <w:rPr>
            <w:rFonts w:asciiTheme="minorEastAsia" w:eastAsiaTheme="minorEastAsia" w:hAnsiTheme="minorEastAsia" w:hint="eastAsia"/>
            <w:color w:val="000000" w:themeColor="text1"/>
            <w:sz w:val="21"/>
            <w:szCs w:val="21"/>
          </w:rPr>
          <w:t>全体を比較したグラフ</w:t>
        </w:r>
      </w:moveFrom>
    </w:p>
    <w:moveFromRangeEnd w:id="2"/>
    <w:p w14:paraId="1E5486B9" w14:textId="77777777" w:rsidR="00D72686" w:rsidRPr="00650534" w:rsidRDefault="00D72686" w:rsidP="00EE4320">
      <w:pPr>
        <w:pStyle w:val="af7"/>
        <w:ind w:left="240" w:right="240"/>
        <w:jc w:val="center"/>
        <w:rPr>
          <w:rFonts w:asciiTheme="minorEastAsia" w:eastAsiaTheme="minorEastAsia" w:hAnsiTheme="minorEastAsia"/>
          <w:b w:val="0"/>
          <w:bCs w:val="0"/>
          <w:color w:val="000000" w:themeColor="text1"/>
          <w:sz w:val="21"/>
          <w:szCs w:val="21"/>
        </w:rPr>
      </w:pPr>
    </w:p>
    <w:p w14:paraId="43FCA4D2"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各負荷条件の表データから一次近似すると，入出力関係は次のように要約できた。理論は反転増幅の基本式であり，抵抗比が一定のときに傾きは</w:t>
      </w:r>
      <w:r w:rsidRPr="00650534">
        <w:rPr>
          <w:rFonts w:asciiTheme="minorEastAsia" w:eastAsiaTheme="minorEastAsia" w:hAnsiTheme="minorEastAsia" w:cs="Georgia"/>
          <w:color w:val="000000" w:themeColor="text1"/>
          <w:sz w:val="21"/>
          <w:szCs w:val="21"/>
        </w:rPr>
        <w:t xml:space="preserve"> −2</w:t>
      </w:r>
      <w:r w:rsidRPr="00650534">
        <w:rPr>
          <w:rFonts w:asciiTheme="minorEastAsia" w:eastAsiaTheme="minorEastAsia" w:hAnsiTheme="minorEastAsia" w:cs="ＭＳ 明朝" w:hint="eastAsia"/>
          <w:color w:val="000000" w:themeColor="text1"/>
          <w:sz w:val="21"/>
          <w:szCs w:val="21"/>
        </w:rPr>
        <w:t>，切片は</w:t>
      </w:r>
      <w:r w:rsidRPr="00650534">
        <w:rPr>
          <w:rFonts w:asciiTheme="minorEastAsia" w:eastAsiaTheme="minorEastAsia" w:hAnsiTheme="minorEastAsia" w:cs="Georgia"/>
          <w:color w:val="000000" w:themeColor="text1"/>
          <w:sz w:val="21"/>
          <w:szCs w:val="21"/>
        </w:rPr>
        <w:t xml:space="preserve"> 0 </w:t>
      </w:r>
      <w:r w:rsidRPr="00650534">
        <w:rPr>
          <w:rFonts w:asciiTheme="minorEastAsia" w:eastAsiaTheme="minorEastAsia" w:hAnsiTheme="minorEastAsia" w:cs="ＭＳ 明朝" w:hint="eastAsia"/>
          <w:color w:val="000000" w:themeColor="text1"/>
          <w:sz w:val="21"/>
          <w:szCs w:val="21"/>
        </w:rPr>
        <w:t>になる。</w:t>
      </w:r>
    </w:p>
    <w:p w14:paraId="4E4BE4EE" w14:textId="1B17016E"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509A53BB"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まず</w:t>
      </w:r>
      <w:r w:rsidRPr="00650534">
        <w:rPr>
          <w:rFonts w:asciiTheme="minorEastAsia" w:eastAsiaTheme="minorEastAsia" w:hAnsiTheme="minorEastAsia" w:cs="Georgia"/>
          <w:color w:val="000000" w:themeColor="text1"/>
          <w:sz w:val="21"/>
          <w:szCs w:val="21"/>
        </w:rPr>
        <w:t xml:space="preserve"> RL1</w:t>
      </w:r>
      <w:r w:rsidRPr="00650534">
        <w:rPr>
          <w:rFonts w:asciiTheme="minorEastAsia" w:eastAsiaTheme="minorEastAsia" w:hAnsiTheme="minorEastAsia" w:cs="ＭＳ 明朝" w:hint="eastAsia"/>
          <w:color w:val="000000" w:themeColor="text1"/>
          <w:sz w:val="21"/>
          <w:szCs w:val="21"/>
        </w:rPr>
        <w:t>（表の</w:t>
      </w:r>
      <w:r w:rsidRPr="00650534">
        <w:rPr>
          <w:rFonts w:asciiTheme="minorEastAsia" w:eastAsiaTheme="minorEastAsia" w:hAnsiTheme="minorEastAsia" w:cs="Georgia"/>
          <w:color w:val="000000" w:themeColor="text1"/>
          <w:sz w:val="21"/>
          <w:szCs w:val="21"/>
        </w:rPr>
        <w:t xml:space="preserve"> 33 kΩ</w:t>
      </w:r>
      <w:r w:rsidRPr="00650534">
        <w:rPr>
          <w:rFonts w:asciiTheme="minorEastAsia" w:eastAsiaTheme="minorEastAsia" w:hAnsiTheme="minorEastAsia" w:cs="ＭＳ 明朝" w:hint="eastAsia"/>
          <w:color w:val="000000" w:themeColor="text1"/>
          <w:sz w:val="21"/>
          <w:szCs w:val="21"/>
        </w:rPr>
        <w:t>）の近似結果は</w:t>
      </w:r>
    </w:p>
    <w:p w14:paraId="4B8AFB88" w14:textId="775B6C37"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≈-2.0021,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≈+0.00183</m:t>
          </m:r>
          <m:r>
            <m:rPr>
              <m:nor/>
            </m:rPr>
            <w:rPr>
              <w:rFonts w:asciiTheme="minorEastAsia" w:eastAsiaTheme="minorEastAsia" w:hAnsiTheme="minorEastAsia"/>
              <w:color w:val="000000" w:themeColor="text1"/>
              <w:sz w:val="21"/>
              <w:szCs w:val="21"/>
            </w:rPr>
            <m:t xml:space="preserve"> V</m:t>
          </m:r>
        </m:oMath>
      </m:oMathPara>
    </w:p>
    <w:p w14:paraId="2DE07F00"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であり，相対誤差は</w:t>
      </w:r>
    </w:p>
    <w:p w14:paraId="187500BD" w14:textId="7E475718"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×100≈0.105%</m:t>
          </m:r>
        </m:oMath>
      </m:oMathPara>
    </w:p>
    <w:p w14:paraId="5BAA0F0D"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となった。等価入力オフセットは</w:t>
      </w:r>
    </w:p>
    <w:p w14:paraId="26104F00" w14:textId="7DA37264"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≈0.91</m:t>
          </m:r>
          <m:r>
            <m:rPr>
              <m:nor/>
            </m:rPr>
            <w:rPr>
              <w:rFonts w:asciiTheme="minorEastAsia" w:eastAsiaTheme="minorEastAsia" w:hAnsiTheme="minorEastAsia"/>
              <w:color w:val="000000" w:themeColor="text1"/>
              <w:sz w:val="21"/>
              <w:szCs w:val="21"/>
            </w:rPr>
            <m:t xml:space="preserve"> mV</m:t>
          </m:r>
        </m:oMath>
      </m:oMathPara>
    </w:p>
    <w:p w14:paraId="5AB36E58"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であり，フルスケール</w:t>
      </w:r>
      <w:r w:rsidRPr="00650534">
        <w:rPr>
          <w:rFonts w:asciiTheme="minorEastAsia" w:eastAsiaTheme="minorEastAsia" w:hAnsiTheme="minorEastAsia" w:cs="Georgia"/>
          <w:color w:val="000000" w:themeColor="text1"/>
          <w:sz w:val="21"/>
          <w:szCs w:val="21"/>
        </w:rPr>
        <w:t xml:space="preserve"> 10 V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0.0091% </w:t>
      </w:r>
      <w:r w:rsidRPr="00650534">
        <w:rPr>
          <w:rFonts w:asciiTheme="minorEastAsia" w:eastAsiaTheme="minorEastAsia" w:hAnsiTheme="minorEastAsia" w:cs="ＭＳ 明朝" w:hint="eastAsia"/>
          <w:color w:val="000000" w:themeColor="text1"/>
          <w:sz w:val="21"/>
          <w:szCs w:val="21"/>
        </w:rPr>
        <w:t>と十分に小さい。</w:t>
      </w:r>
    </w:p>
    <w:p w14:paraId="309CFA6A"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次に</w:t>
      </w:r>
      <w:r w:rsidRPr="00650534">
        <w:rPr>
          <w:rFonts w:asciiTheme="minorEastAsia" w:eastAsiaTheme="minorEastAsia" w:hAnsiTheme="minorEastAsia" w:cs="Georgia"/>
          <w:color w:val="000000" w:themeColor="text1"/>
          <w:sz w:val="21"/>
          <w:szCs w:val="21"/>
        </w:rPr>
        <w:t xml:space="preserve"> RL2</w:t>
      </w:r>
      <w:r w:rsidRPr="00650534">
        <w:rPr>
          <w:rFonts w:asciiTheme="minorEastAsia" w:eastAsiaTheme="minorEastAsia" w:hAnsiTheme="minorEastAsia" w:cs="ＭＳ 明朝" w:hint="eastAsia"/>
          <w:color w:val="000000" w:themeColor="text1"/>
          <w:sz w:val="21"/>
          <w:szCs w:val="21"/>
        </w:rPr>
        <w:t>（表の</w:t>
      </w:r>
      <w:r w:rsidRPr="00650534">
        <w:rPr>
          <w:rFonts w:asciiTheme="minorEastAsia" w:eastAsiaTheme="minorEastAsia" w:hAnsiTheme="minorEastAsia" w:cs="Georgia"/>
          <w:color w:val="000000" w:themeColor="text1"/>
          <w:sz w:val="21"/>
          <w:szCs w:val="21"/>
        </w:rPr>
        <w:t xml:space="preserve"> 41 kΩ</w:t>
      </w:r>
      <w:r w:rsidRPr="00650534">
        <w:rPr>
          <w:rFonts w:asciiTheme="minorEastAsia" w:eastAsiaTheme="minorEastAsia" w:hAnsiTheme="minorEastAsia" w:cs="ＭＳ 明朝" w:hint="eastAsia"/>
          <w:color w:val="000000" w:themeColor="text1"/>
          <w:sz w:val="21"/>
          <w:szCs w:val="21"/>
        </w:rPr>
        <w:t>）の近似結果は</w:t>
      </w:r>
    </w:p>
    <w:p w14:paraId="113F8330" w14:textId="34E16D76"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 xml:space="preserve">≈-2.0011,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≈+0.00186</m:t>
          </m:r>
          <m:r>
            <m:rPr>
              <m:nor/>
            </m:rPr>
            <w:rPr>
              <w:rFonts w:asciiTheme="minorEastAsia" w:eastAsiaTheme="minorEastAsia" w:hAnsiTheme="minorEastAsia"/>
              <w:color w:val="000000" w:themeColor="text1"/>
              <w:sz w:val="21"/>
              <w:szCs w:val="21"/>
            </w:rPr>
            <m:t xml:space="preserve"> V</m:t>
          </m:r>
        </m:oMath>
      </m:oMathPara>
    </w:p>
    <w:p w14:paraId="4C987146"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w:t>
      </w:r>
    </w:p>
    <w:p w14:paraId="0F3E640C" w14:textId="54BFA6A0"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 xml:space="preserve">≈0.055%,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≈0.93</m:t>
          </m:r>
          <m:r>
            <m:rPr>
              <m:nor/>
            </m:rPr>
            <w:rPr>
              <w:rFonts w:asciiTheme="minorEastAsia" w:eastAsiaTheme="minorEastAsia" w:hAnsiTheme="minorEastAsia"/>
              <w:color w:val="000000" w:themeColor="text1"/>
              <w:sz w:val="21"/>
              <w:szCs w:val="21"/>
            </w:rPr>
            <m:t xml:space="preserve"> mV</m:t>
          </m:r>
        </m:oMath>
      </m:oMathPara>
    </w:p>
    <w:p w14:paraId="6790DD20"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となった。</w:t>
      </w:r>
    </w:p>
    <w:p w14:paraId="3B7FFA61"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さらに</w:t>
      </w:r>
      <w:r w:rsidRPr="00650534">
        <w:rPr>
          <w:rFonts w:asciiTheme="minorEastAsia" w:eastAsiaTheme="minorEastAsia" w:hAnsiTheme="minorEastAsia" w:cs="Georgia"/>
          <w:color w:val="000000" w:themeColor="text1"/>
          <w:sz w:val="21"/>
          <w:szCs w:val="21"/>
        </w:rPr>
        <w:t xml:space="preserve"> RL1</w:t>
      </w:r>
      <w:r w:rsidRPr="00650534">
        <w:rPr>
          <w:rFonts w:asciiTheme="minorEastAsia" w:eastAsiaTheme="minorEastAsia" w:hAnsiTheme="minorEastAsia" w:cs="Cambria Math"/>
          <w:color w:val="000000" w:themeColor="text1"/>
          <w:sz w:val="21"/>
          <w:szCs w:val="21"/>
        </w:rPr>
        <w:t>∥</w:t>
      </w:r>
      <w:r w:rsidRPr="00650534">
        <w:rPr>
          <w:rFonts w:asciiTheme="minorEastAsia" w:eastAsiaTheme="minorEastAsia" w:hAnsiTheme="minorEastAsia" w:cs="Georgia"/>
          <w:color w:val="000000" w:themeColor="text1"/>
          <w:sz w:val="21"/>
          <w:szCs w:val="21"/>
        </w:rPr>
        <w:t>RL2</w:t>
      </w:r>
      <w:r w:rsidRPr="00650534">
        <w:rPr>
          <w:rFonts w:asciiTheme="minorEastAsia" w:eastAsiaTheme="minorEastAsia" w:hAnsiTheme="minorEastAsia" w:cs="ＭＳ 明朝" w:hint="eastAsia"/>
          <w:color w:val="000000" w:themeColor="text1"/>
          <w:sz w:val="21"/>
          <w:szCs w:val="21"/>
        </w:rPr>
        <w:t>（表の並列負荷）の近似結果は</w:t>
      </w:r>
    </w:p>
    <w:p w14:paraId="37B52857" w14:textId="72C012A7"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 xml:space="preserve">≈-2.0024,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≈+0.0177</m:t>
          </m:r>
          <m:r>
            <m:rPr>
              <m:nor/>
            </m:rPr>
            <w:rPr>
              <w:rFonts w:asciiTheme="minorEastAsia" w:eastAsiaTheme="minorEastAsia" w:hAnsiTheme="minorEastAsia"/>
              <w:color w:val="000000" w:themeColor="text1"/>
              <w:sz w:val="21"/>
              <w:szCs w:val="21"/>
            </w:rPr>
            <m:t xml:space="preserve"> V</m:t>
          </m:r>
        </m:oMath>
      </m:oMathPara>
    </w:p>
    <w:p w14:paraId="3BD967EC"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w:t>
      </w:r>
    </w:p>
    <w:p w14:paraId="1E74AC2B" w14:textId="1F71B311"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 xml:space="preserve">≈0.12%,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m:t>
              </m:r>
              <m:r>
                <w:rPr>
                  <w:rFonts w:ascii="Cambria Math" w:eastAsiaTheme="minorEastAsia" w:hAnsi="Cambria Math"/>
                  <w:color w:val="000000" w:themeColor="text1"/>
                  <w:sz w:val="21"/>
                  <w:szCs w:val="21"/>
                </w:rPr>
                <m:t>RL</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≈8.8</m:t>
          </m:r>
          <m:r>
            <m:rPr>
              <m:nor/>
            </m:rPr>
            <w:rPr>
              <w:rFonts w:asciiTheme="minorEastAsia" w:eastAsiaTheme="minorEastAsia" w:hAnsiTheme="minorEastAsia"/>
              <w:color w:val="000000" w:themeColor="text1"/>
              <w:sz w:val="21"/>
              <w:szCs w:val="21"/>
            </w:rPr>
            <m:t xml:space="preserve"> mV</m:t>
          </m:r>
        </m:oMath>
      </m:oMathPara>
    </w:p>
    <w:p w14:paraId="7CFDA284"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と見積もれた。並列で負荷が最も重い条件でも傾きのズレは</w:t>
      </w:r>
      <w:r w:rsidRPr="00650534">
        <w:rPr>
          <w:rFonts w:asciiTheme="minorEastAsia" w:eastAsiaTheme="minorEastAsia" w:hAnsiTheme="minorEastAsia" w:cs="Georgia"/>
          <w:color w:val="000000" w:themeColor="text1"/>
          <w:sz w:val="21"/>
          <w:szCs w:val="21"/>
        </w:rPr>
        <w:t xml:space="preserve"> 0.12% </w:t>
      </w:r>
      <w:r w:rsidRPr="00650534">
        <w:rPr>
          <w:rFonts w:asciiTheme="minorEastAsia" w:eastAsiaTheme="minorEastAsia" w:hAnsiTheme="minorEastAsia" w:cs="ＭＳ 明朝" w:hint="eastAsia"/>
          <w:color w:val="000000" w:themeColor="text1"/>
          <w:sz w:val="21"/>
          <w:szCs w:val="21"/>
        </w:rPr>
        <w:t>程度に収まり，切片も数十</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未満である。</w:t>
      </w:r>
    </w:p>
    <w:p w14:paraId="2950AB4C"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以上を横断してみると，傾きは</w:t>
      </w:r>
    </w:p>
    <w:p w14:paraId="16C85A81" w14:textId="0F6B7D2F" w:rsidR="00201B81" w:rsidRPr="00650534" w:rsidRDefault="00FF226B" w:rsidP="00201B8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-2.0024≤</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≤-2.0011</m:t>
          </m:r>
        </m:oMath>
      </m:oMathPara>
    </w:p>
    <w:p w14:paraId="1F44BCD0"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の範囲にあり，三つの負荷間でのばらつきは最大でも</w:t>
      </w:r>
    </w:p>
    <w:p w14:paraId="2B0C4903" w14:textId="233C3CE3" w:rsidR="00201B81" w:rsidRPr="00650534" w:rsidRDefault="00FF226B" w:rsidP="00201B81">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rel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min</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×100≈0.065%</m:t>
          </m:r>
        </m:oMath>
      </m:oMathPara>
    </w:p>
    <w:p w14:paraId="1159BC94" w14:textId="7F85D9D0"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にとどまった。よって負荷を</w:t>
      </w:r>
      <w:r w:rsidRPr="00650534">
        <w:rPr>
          <w:rFonts w:asciiTheme="minorEastAsia" w:eastAsiaTheme="minorEastAsia" w:hAnsiTheme="minorEastAsia" w:cs="Georgia"/>
          <w:color w:val="000000" w:themeColor="text1"/>
          <w:sz w:val="21"/>
          <w:szCs w:val="21"/>
        </w:rPr>
        <w:t xml:space="preserve"> 1 </w:t>
      </w:r>
      <w:r w:rsidRPr="00650534">
        <w:rPr>
          <w:rFonts w:asciiTheme="minorEastAsia" w:eastAsiaTheme="minorEastAsia" w:hAnsiTheme="minorEastAsia" w:cs="ＭＳ 明朝" w:hint="eastAsia"/>
          <w:color w:val="000000" w:themeColor="text1"/>
          <w:sz w:val="21"/>
          <w:szCs w:val="21"/>
        </w:rPr>
        <w:t>桁以上変えても入出力直線は実質的に重なり，閉ループ動作の強い負帰還により出力等価抵抗が十分小さいことが裏付けられる。もし傾きの変化がすべて有限の出力抵抗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に起因すると極端に仮定すれば</w:t>
      </w:r>
    </w:p>
    <w:p w14:paraId="3AA42DFE" w14:textId="5D0E9FE4"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-1</m:t>
              </m:r>
            </m:e>
          </m:d>
        </m:oMath>
      </m:oMathPara>
    </w:p>
    <w:p w14:paraId="478533E7" w14:textId="7777777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で上界を与えられる。最大の傾き差</w:t>
      </w:r>
      <w:r w:rsidRPr="00650534">
        <w:rPr>
          <w:rFonts w:asciiTheme="minorEastAsia" w:eastAsiaTheme="minorEastAsia" w:hAnsiTheme="minorEastAsia" w:cs="Georgia"/>
          <w:color w:val="000000" w:themeColor="text1"/>
          <w:sz w:val="21"/>
          <w:szCs w:val="21"/>
        </w:rPr>
        <w:t xml:space="preserve"> 0.12% </w:t>
      </w:r>
      <w:r w:rsidRPr="00650534">
        <w:rPr>
          <w:rFonts w:asciiTheme="minorEastAsia" w:eastAsiaTheme="minorEastAsia" w:hAnsiTheme="minorEastAsia" w:cs="ＭＳ 明朝" w:hint="eastAsia"/>
          <w:color w:val="000000" w:themeColor="text1"/>
          <w:sz w:val="21"/>
          <w:szCs w:val="21"/>
        </w:rPr>
        <w:t>を用いると</w:t>
      </w:r>
    </w:p>
    <w:p w14:paraId="5C24FB75" w14:textId="1B8ECEED" w:rsidR="00201B81" w:rsidRPr="00650534" w:rsidRDefault="00000000" w:rsidP="00201B81">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 xml:space="preserve">≲0.0012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m:oMathPara>
    </w:p>
    <w:p w14:paraId="11CFAFD8" w14:textId="231132A5"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となり，例えば最小の負荷値を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に代入すれば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ＭＳ 明朝" w:hint="eastAsia"/>
          <w:color w:val="000000" w:themeColor="text1"/>
          <w:sz w:val="21"/>
          <w:szCs w:val="21"/>
        </w:rPr>
        <w:t>～数十</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程度の上限に抑えられる計算になる（実際の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はこれよりさらに小さい可能性が高い）。</w:t>
      </w:r>
    </w:p>
    <w:p w14:paraId="67999A01" w14:textId="50238D17"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測定のわずかなズレを生む要因としては，抵抗比の実効値誤差と温度係数，入力オフセット電圧と入力バイアス電流による抵抗上の微小電圧，配線の熱起電力（</w:t>
      </w:r>
      <m:oMath>
        <m:r>
          <m:rPr>
            <m:sty m:val="p"/>
          </m:rPr>
          <w:rPr>
            <w:rFonts w:ascii="Cambria Math" w:eastAsiaTheme="minorEastAsia" w:hAnsi="Cambria Math"/>
            <w:color w:val="000000" w:themeColor="text1"/>
            <w:sz w:val="21"/>
            <w:szCs w:val="21"/>
          </w:rPr>
          <m:t>10</m:t>
        </m:r>
      </m:oMath>
      <w:r w:rsidRPr="00650534">
        <w:rPr>
          <w:rFonts w:asciiTheme="minorEastAsia" w:eastAsiaTheme="minorEastAsia" w:hAnsiTheme="minorEastAsia" w:cs="Georgia"/>
          <w:color w:val="000000" w:themeColor="text1"/>
          <w:sz w:val="21"/>
          <w:szCs w:val="21"/>
        </w:rPr>
        <w:t>–</w:t>
      </w:r>
      <m:oMath>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nor/>
          </m:rPr>
          <w:rPr>
            <w:rFonts w:asciiTheme="minorEastAsia" w:eastAsiaTheme="minorEastAsia" w:hAnsiTheme="minorEastAsia"/>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級），計測器の</w:t>
      </w:r>
      <w:r w:rsidRPr="00650534">
        <w:rPr>
          <w:rFonts w:asciiTheme="minorEastAsia" w:eastAsiaTheme="minorEastAsia" w:hAnsiTheme="minorEastAsia" w:cs="ＭＳ 明朝" w:hint="eastAsia"/>
          <w:color w:val="000000" w:themeColor="text1"/>
          <w:sz w:val="21"/>
          <w:szCs w:val="21"/>
        </w:rPr>
        <w:lastRenderedPageBreak/>
        <w:t>ゼロ点・分解能が挙げられる。並列負荷で切片がやや増えた点は，重い負荷で出力段のバイアス点がわずかにずれて等価入力に換算されて現れたと解釈できるが，直線域での利得評価には影響が小さい。</w:t>
      </w:r>
    </w:p>
    <w:p w14:paraId="0AB5FC79" w14:textId="37B60FAB" w:rsidR="00201B81" w:rsidRPr="00650534" w:rsidRDefault="00201B81" w:rsidP="00201B81">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結論として，三つの負荷条件はいずれも理論傾き</w:t>
      </w:r>
      <w:r w:rsidRPr="00650534">
        <w:rPr>
          <w:rFonts w:asciiTheme="minorEastAsia" w:eastAsiaTheme="minorEastAsia" w:hAnsiTheme="minorEastAsia" w:cs="Georgia"/>
          <w:color w:val="000000" w:themeColor="text1"/>
          <w:sz w:val="21"/>
          <w:szCs w:val="21"/>
        </w:rPr>
        <w:t xml:space="preserve"> −2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以内で一致し，切片は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≤18</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と小さい。したがって負荷状態が変わってもグラフが重なるという観測は，強い負帰還による低い閉ループ出力抵抗で自然に説明でき，測定結果は理論と定量的に整合する。</w:t>
      </w:r>
    </w:p>
    <w:p w14:paraId="7A40DF81" w14:textId="77777777" w:rsidR="00D72686" w:rsidRPr="00650534" w:rsidRDefault="00D72686" w:rsidP="00D72686">
      <w:pPr>
        <w:rPr>
          <w:rFonts w:asciiTheme="minorEastAsia" w:eastAsiaTheme="minorEastAsia" w:hAnsiTheme="minorEastAsia"/>
          <w:color w:val="000000" w:themeColor="text1"/>
          <w:sz w:val="21"/>
          <w:szCs w:val="21"/>
        </w:rPr>
      </w:pPr>
    </w:p>
    <w:p w14:paraId="5209BF7A" w14:textId="77777777" w:rsidR="00D72686" w:rsidRPr="00650534" w:rsidRDefault="00D72686" w:rsidP="00D72686">
      <w:pPr>
        <w:rPr>
          <w:rFonts w:asciiTheme="minorEastAsia" w:eastAsiaTheme="minorEastAsia" w:hAnsiTheme="minorEastAsia"/>
          <w:color w:val="000000" w:themeColor="text1"/>
          <w:sz w:val="21"/>
          <w:szCs w:val="21"/>
        </w:rPr>
      </w:pPr>
    </w:p>
    <w:p w14:paraId="0C67845F" w14:textId="77777777" w:rsidR="00D72686" w:rsidRPr="00650534" w:rsidDel="00AE019B" w:rsidRDefault="00D72686" w:rsidP="00D72686">
      <w:pPr>
        <w:rPr>
          <w:rFonts w:asciiTheme="minorEastAsia" w:eastAsiaTheme="minorEastAsia" w:hAnsiTheme="minorEastAsia"/>
          <w:color w:val="000000" w:themeColor="text1"/>
          <w:sz w:val="21"/>
          <w:szCs w:val="21"/>
        </w:rPr>
      </w:pPr>
    </w:p>
    <w:p w14:paraId="34E30A39" w14:textId="5283135B" w:rsidR="00EE4320" w:rsidRPr="00650534" w:rsidRDefault="00EE4320" w:rsidP="00EE4320">
      <w:p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(2-2) </w:t>
      </w:r>
      <w:r w:rsidR="003939E2" w:rsidRPr="00650534">
        <w:rPr>
          <w:rFonts w:asciiTheme="minorEastAsia" w:eastAsiaTheme="minorEastAsia" w:hAnsiTheme="minorEastAsia"/>
          <w:color w:val="000000" w:themeColor="text1"/>
          <w:sz w:val="21"/>
          <w:szCs w:val="21"/>
        </w:rPr>
        <w:t>無負荷状態の入出力特性と各負荷状態の入出力特性を比較した。</w:t>
      </w:r>
    </w:p>
    <w:p w14:paraId="050C0580" w14:textId="77777777" w:rsidR="00EE4320" w:rsidRPr="00650534" w:rsidRDefault="00EE4320" w:rsidP="00EE4320">
      <w:pPr>
        <w:rPr>
          <w:rFonts w:asciiTheme="minorEastAsia" w:eastAsiaTheme="minorEastAsia" w:hAnsiTheme="minorEastAsia"/>
          <w:color w:val="000000" w:themeColor="text1"/>
          <w:sz w:val="21"/>
          <w:szCs w:val="21"/>
        </w:rPr>
      </w:pPr>
    </w:p>
    <w:p w14:paraId="7A735078" w14:textId="2AFC692D" w:rsidR="00EE4320" w:rsidRPr="00650534" w:rsidRDefault="00AE019B">
      <w:pPr>
        <w:jc w:val="center"/>
        <w:rPr>
          <w:ins w:id="4" w:author="谷口　天眞" w:date="2025-10-22T12:11:00Z" w16du:dateUtc="2025-10-22T03:11:00Z"/>
          <w:rFonts w:asciiTheme="minorEastAsia" w:eastAsiaTheme="minorEastAsia" w:hAnsiTheme="minorEastAsia"/>
          <w:color w:val="000000" w:themeColor="text1"/>
          <w:sz w:val="21"/>
          <w:szCs w:val="21"/>
        </w:rPr>
        <w:pPrChange w:id="5" w:author="谷口　天眞" w:date="2025-10-22T12:11:00Z" w16du:dateUtc="2025-10-22T03:11:00Z">
          <w:pPr/>
        </w:pPrChange>
      </w:pPr>
      <w:ins w:id="6" w:author="谷口　天眞" w:date="2025-10-22T12:11:00Z" w16du:dateUtc="2025-10-22T03:11:00Z">
        <w:r w:rsidRPr="00650534">
          <w:rPr>
            <w:rFonts w:asciiTheme="minorEastAsia" w:eastAsiaTheme="minorEastAsia" w:hAnsiTheme="minorEastAsia"/>
            <w:noProof/>
            <w:color w:val="000000" w:themeColor="text1"/>
            <w:sz w:val="21"/>
            <w:szCs w:val="21"/>
          </w:rPr>
          <w:drawing>
            <wp:inline distT="0" distB="0" distL="0" distR="0" wp14:anchorId="305BA942" wp14:editId="3AA02A6F">
              <wp:extent cx="4876800" cy="2777067"/>
              <wp:effectExtent l="0" t="0" r="12700" b="17145"/>
              <wp:docPr id="1966658578" name="グラフ 1">
                <a:extLst xmlns:a="http://schemas.openxmlformats.org/drawingml/2006/main">
                  <a:ext uri="{FF2B5EF4-FFF2-40B4-BE49-F238E27FC236}">
                    <a16:creationId xmlns:a16="http://schemas.microsoft.com/office/drawing/2014/main" id="{4214C0B4-1018-5945-BEF4-ACE8E0514F3F}"/>
                  </a:ext>
                  <a:ext uri="{147F2762-F138-4A5C-976F-8EAC2B608ADB}">
                    <a16:predDERef xmlns:a16="http://schemas.microsoft.com/office/drawing/2014/main" pred="{8A534A56-66B1-EC45-96B8-6719A0BD55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ins>
    </w:p>
    <w:p w14:paraId="32BAF4BB" w14:textId="54F4C4B6" w:rsidR="00AE019B" w:rsidRPr="00650534" w:rsidRDefault="00AE019B" w:rsidP="00AE019B">
      <w:pPr>
        <w:pStyle w:val="af7"/>
        <w:jc w:val="center"/>
        <w:rPr>
          <w:rFonts w:asciiTheme="minorEastAsia" w:eastAsiaTheme="minorEastAsia" w:hAnsiTheme="minorEastAsia"/>
          <w:b w:val="0"/>
          <w:bCs w:val="0"/>
          <w:color w:val="000000" w:themeColor="text1"/>
          <w:sz w:val="21"/>
          <w:szCs w:val="21"/>
        </w:rPr>
      </w:pPr>
      <w:moveToRangeStart w:id="7" w:author="谷口　天眞" w:date="2025-10-22T12:11:00Z" w:name="move212027507"/>
      <w:moveTo w:id="8" w:author="谷口　天眞" w:date="2025-10-22T12:11:00Z" w16du:dateUtc="2025-10-22T03:11:00Z">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moveTo>
      <w:r w:rsidR="00760A42">
        <w:rPr>
          <w:rFonts w:asciiTheme="minorEastAsia" w:eastAsiaTheme="minorEastAsia" w:hAnsiTheme="minorEastAsia"/>
          <w:b w:val="0"/>
          <w:bCs w:val="0"/>
          <w:noProof/>
          <w:color w:val="000000" w:themeColor="text1"/>
          <w:sz w:val="21"/>
          <w:szCs w:val="21"/>
        </w:rPr>
        <w:t>8</w:t>
      </w:r>
      <w:moveTo w:id="9" w:author="谷口　天眞" w:date="2025-10-22T12:11:00Z" w16du:dateUtc="2025-10-22T03:11:00Z">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hint="eastAsia"/>
            <w:b w:val="0"/>
            <w:bCs w:val="0"/>
            <w:color w:val="000000" w:themeColor="text1"/>
            <w:sz w:val="21"/>
            <w:szCs w:val="21"/>
          </w:rPr>
          <w:t>全体を比較したグラフ</w:t>
        </w:r>
      </w:moveTo>
    </w:p>
    <w:p w14:paraId="586BB22F" w14:textId="77777777" w:rsidR="00263276" w:rsidRPr="00650534" w:rsidRDefault="00263276" w:rsidP="00263276">
      <w:pPr>
        <w:spacing w:after="220"/>
        <w:rPr>
          <w:rFonts w:asciiTheme="minorEastAsia" w:eastAsiaTheme="minorEastAsia" w:hAnsiTheme="minorEastAsia" w:cs="ＭＳ 明朝"/>
          <w:color w:val="000000" w:themeColor="text1"/>
          <w:sz w:val="21"/>
          <w:szCs w:val="21"/>
        </w:rPr>
      </w:pPr>
    </w:p>
    <w:p w14:paraId="0C267D1B" w14:textId="2A033742" w:rsidR="00263276" w:rsidRPr="00650534" w:rsidRDefault="00263276" w:rsidP="00263276">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8</w:t>
      </w:r>
      <w:r w:rsidRPr="00650534">
        <w:rPr>
          <w:rFonts w:asciiTheme="minorEastAsia" w:eastAsiaTheme="minorEastAsia" w:hAnsiTheme="minorEastAsia" w:cs="ＭＳ 明朝" w:hint="eastAsia"/>
          <w:color w:val="000000" w:themeColor="text1"/>
          <w:sz w:val="21"/>
          <w:szCs w:val="21"/>
        </w:rPr>
        <w:t>の重ね合わせでは，無負荷，</w:t>
      </w:r>
      <w:r w:rsidRPr="00650534">
        <w:rPr>
          <w:rFonts w:asciiTheme="minorEastAsia" w:eastAsiaTheme="minorEastAsia" w:hAnsiTheme="minorEastAsia" w:cs="Georgia"/>
          <w:color w:val="000000" w:themeColor="text1"/>
          <w:sz w:val="21"/>
          <w:szCs w:val="21"/>
        </w:rPr>
        <w:t>3 kΩ</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1 kΩ</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750 Ω</w:t>
      </w:r>
      <w:r w:rsidRPr="00650534">
        <w:rPr>
          <w:rFonts w:asciiTheme="minorEastAsia" w:eastAsiaTheme="minorEastAsia" w:hAnsiTheme="minorEastAsia" w:cs="ＭＳ 明朝" w:hint="eastAsia"/>
          <w:color w:val="000000" w:themeColor="text1"/>
          <w:sz w:val="21"/>
          <w:szCs w:val="21"/>
        </w:rPr>
        <w:t>の各系列がほぼ同一直線となり，</w:t>
      </w:r>
      <w:r w:rsidRPr="00650534">
        <w:rPr>
          <w:rFonts w:asciiTheme="minorEastAsia" w:eastAsiaTheme="minorEastAsia" w:hAnsiTheme="minorEastAsia" w:cs="Georgia"/>
          <w:color w:val="000000" w:themeColor="text1"/>
          <w:sz w:val="21"/>
          <w:szCs w:val="21"/>
        </w:rPr>
        <w:t>±5 V</w:t>
      </w:r>
      <w:r w:rsidRPr="00650534">
        <w:rPr>
          <w:rFonts w:asciiTheme="minorEastAsia" w:eastAsiaTheme="minorEastAsia" w:hAnsiTheme="minorEastAsia" w:cs="ＭＳ 明朝" w:hint="eastAsia"/>
          <w:color w:val="000000" w:themeColor="text1"/>
          <w:sz w:val="21"/>
          <w:szCs w:val="21"/>
        </w:rPr>
        <w:t>入力に対して出力はおよそ</w:t>
      </w:r>
      <w:r w:rsidRPr="00650534">
        <w:rPr>
          <w:rFonts w:asciiTheme="minorEastAsia" w:eastAsiaTheme="minorEastAsia" w:hAnsiTheme="minorEastAsia" w:cs="Georgia"/>
          <w:color w:val="000000" w:themeColor="text1"/>
          <w:sz w:val="21"/>
          <w:szCs w:val="21"/>
        </w:rPr>
        <w:t>±10 V</w:t>
      </w:r>
      <w:r w:rsidRPr="00650534">
        <w:rPr>
          <w:rFonts w:asciiTheme="minorEastAsia" w:eastAsiaTheme="minorEastAsia" w:hAnsiTheme="minorEastAsia" w:cs="ＭＳ 明朝" w:hint="eastAsia"/>
          <w:color w:val="000000" w:themeColor="text1"/>
          <w:sz w:val="21"/>
          <w:szCs w:val="21"/>
        </w:rPr>
        <w:t>で重なった。点群のずれは目視で最大でも</w:t>
      </w:r>
      <w:r w:rsidRPr="00650534">
        <w:rPr>
          <w:rFonts w:asciiTheme="minorEastAsia" w:eastAsiaTheme="minorEastAsia" w:hAnsiTheme="minorEastAsia" w:cs="Georgia"/>
          <w:color w:val="000000" w:themeColor="text1"/>
          <w:sz w:val="21"/>
          <w:szCs w:val="21"/>
        </w:rPr>
        <w:t xml:space="preserve"> ΔE</w:t>
      </w:r>
      <w:r w:rsidRPr="00650534">
        <w:rPr>
          <w:rFonts w:asciiTheme="minorEastAsia" w:eastAsiaTheme="minorEastAsia" w:hAnsiTheme="minorEastAsia" w:cs="Cambria Math"/>
          <w:color w:val="000000" w:themeColor="text1"/>
          <w:sz w:val="21"/>
          <w:szCs w:val="21"/>
        </w:rPr>
        <w:t>≲</w:t>
      </w:r>
      <w:r w:rsidRPr="00650534">
        <w:rPr>
          <w:rFonts w:asciiTheme="minorEastAsia" w:eastAsiaTheme="minorEastAsia" w:hAnsiTheme="minorEastAsia" w:cs="Georgia"/>
          <w:color w:val="000000" w:themeColor="text1"/>
          <w:sz w:val="21"/>
          <w:szCs w:val="21"/>
        </w:rPr>
        <w:t xml:space="preserve">(20–40) mV </w:t>
      </w:r>
      <w:r w:rsidRPr="00650534">
        <w:rPr>
          <w:rFonts w:asciiTheme="minorEastAsia" w:eastAsiaTheme="minorEastAsia" w:hAnsiTheme="minorEastAsia" w:cs="ＭＳ 明朝" w:hint="eastAsia"/>
          <w:color w:val="000000" w:themeColor="text1"/>
          <w:sz w:val="21"/>
          <w:szCs w:val="21"/>
        </w:rPr>
        <w:t>程度に収まり，フルスケール</w:t>
      </w:r>
      <w:r w:rsidRPr="00650534">
        <w:rPr>
          <w:rFonts w:asciiTheme="minorEastAsia" w:eastAsiaTheme="minorEastAsia" w:hAnsiTheme="minorEastAsia" w:cs="Georgia"/>
          <w:color w:val="000000" w:themeColor="text1"/>
          <w:sz w:val="21"/>
          <w:szCs w:val="21"/>
        </w:rPr>
        <w:t xml:space="preserve"> 10 V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0.2–0.4 % </w:t>
      </w:r>
      <w:r w:rsidRPr="00650534">
        <w:rPr>
          <w:rFonts w:asciiTheme="minorEastAsia" w:eastAsiaTheme="minorEastAsia" w:hAnsiTheme="minorEastAsia" w:cs="ＭＳ 明朝" w:hint="eastAsia"/>
          <w:color w:val="000000" w:themeColor="text1"/>
          <w:sz w:val="21"/>
          <w:szCs w:val="21"/>
        </w:rPr>
        <w:t>と小さい。理論直線は抵抗比だけで決まり，今回の公称値から次で与えられる。</w:t>
      </w:r>
    </w:p>
    <w:p w14:paraId="3B9A1926" w14:textId="48AC6197"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21C3A451" w14:textId="7C30C8B3"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負荷を変えても傾きが変わらない事実から，閉ループ出力抵抗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の上限を評価できる。負荷</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接続時の実効傾きは</w:t>
      </w:r>
    </w:p>
    <w:p w14:paraId="69838546" w14:textId="4EAFE82D"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oMath>
      </m:oMathPara>
    </w:p>
    <w:p w14:paraId="759CC410"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で表されるので，もし傾きの変化が</w:t>
      </w:r>
      <w:r w:rsidRPr="00650534">
        <w:rPr>
          <w:rFonts w:asciiTheme="minorEastAsia" w:eastAsiaTheme="minorEastAsia" w:hAnsiTheme="minorEastAsia" w:cs="Georgia"/>
          <w:color w:val="000000" w:themeColor="text1"/>
          <w:sz w:val="21"/>
          <w:szCs w:val="21"/>
        </w:rPr>
        <w:t xml:space="preserve"> 0.4 % </w:t>
      </w:r>
      <w:r w:rsidRPr="00650534">
        <w:rPr>
          <w:rFonts w:asciiTheme="minorEastAsia" w:eastAsiaTheme="minorEastAsia" w:hAnsiTheme="minorEastAsia" w:cs="ＭＳ 明朝" w:hint="eastAsia"/>
          <w:color w:val="000000" w:themeColor="text1"/>
          <w:sz w:val="21"/>
          <w:szCs w:val="21"/>
        </w:rPr>
        <w:t>以内なら</w:t>
      </w:r>
    </w:p>
    <w:p w14:paraId="1A1AA0C3" w14:textId="07CDF701" w:rsidR="00263276" w:rsidRPr="00650534" w:rsidRDefault="00000000" w:rsidP="00263276">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≤0.004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 xml:space="preserve">≤0.004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m:oMathPara>
    </w:p>
    <w:p w14:paraId="0A961190" w14:textId="17E6D4BE"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となる。最小負荷</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を代入すると</w:t>
      </w:r>
    </w:p>
    <w:p w14:paraId="3A2C880C" w14:textId="500A266C"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3.0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596BF9D1" w14:textId="3A072E41"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が得られ，出力抵抗が非常に小さいため直線が重なって見えることが定量的に説明できる。電流と電圧のずれからも同じ結論になる。</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のとき負荷電流は</w:t>
      </w:r>
    </w:p>
    <w:p w14:paraId="1E5BAF61" w14:textId="1B36ED54"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num>
            <m:den>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den>
          </m:f>
          <m:r>
            <m:rPr>
              <m:sty m:val="p"/>
            </m:rPr>
            <w:rPr>
              <w:rFonts w:ascii="Cambria Math" w:eastAsiaTheme="minorEastAsia" w:hAnsi="Cambria Math"/>
              <w:color w:val="000000" w:themeColor="text1"/>
              <w:sz w:val="21"/>
              <w:szCs w:val="21"/>
            </w:rPr>
            <m:t>≈13.3</m:t>
          </m:r>
          <m:r>
            <m:rPr>
              <m:nor/>
            </m:rPr>
            <w:rPr>
              <w:rFonts w:asciiTheme="minorEastAsia" w:eastAsiaTheme="minorEastAsia" w:hAnsiTheme="minorEastAsia"/>
              <w:color w:val="000000" w:themeColor="text1"/>
              <w:sz w:val="21"/>
              <w:szCs w:val="21"/>
            </w:rPr>
            <m:t xml:space="preserve"> mA</m:t>
          </m:r>
        </m:oMath>
      </m:oMathPara>
    </w:p>
    <w:p w14:paraId="3E63D7A8"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であり，系列間の最大差を</w:t>
      </w:r>
      <w:r w:rsidRPr="00650534">
        <w:rPr>
          <w:rFonts w:asciiTheme="minorEastAsia" w:eastAsiaTheme="minorEastAsia" w:hAnsiTheme="minorEastAsia" w:cs="Georgia"/>
          <w:color w:val="000000" w:themeColor="text1"/>
          <w:sz w:val="21"/>
          <w:szCs w:val="21"/>
        </w:rPr>
        <w:t xml:space="preserve"> ΔE</w:t>
      </w:r>
      <w:r w:rsidRPr="00650534">
        <w:rPr>
          <w:rFonts w:asciiTheme="minorEastAsia" w:eastAsiaTheme="minorEastAsia" w:hAnsiTheme="minorEastAsia" w:cs="Cambria Math"/>
          <w:color w:val="000000" w:themeColor="text1"/>
          <w:sz w:val="21"/>
          <w:szCs w:val="21"/>
        </w:rPr>
        <w:t>≲</w:t>
      </w:r>
      <w:r w:rsidRPr="00650534">
        <w:rPr>
          <w:rFonts w:asciiTheme="minorEastAsia" w:eastAsiaTheme="minorEastAsia" w:hAnsiTheme="minorEastAsia" w:cs="Georgia"/>
          <w:color w:val="000000" w:themeColor="text1"/>
          <w:sz w:val="21"/>
          <w:szCs w:val="21"/>
        </w:rPr>
        <w:t xml:space="preserve">(20–40) mV </w:t>
      </w:r>
      <w:r w:rsidRPr="00650534">
        <w:rPr>
          <w:rFonts w:asciiTheme="minorEastAsia" w:eastAsiaTheme="minorEastAsia" w:hAnsiTheme="minorEastAsia" w:cs="ＭＳ 明朝" w:hint="eastAsia"/>
          <w:color w:val="000000" w:themeColor="text1"/>
          <w:sz w:val="21"/>
          <w:szCs w:val="21"/>
        </w:rPr>
        <w:t>と読むと</w:t>
      </w:r>
    </w:p>
    <w:p w14:paraId="17552372" w14:textId="69298EDC"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0.02</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0.04</m:t>
              </m:r>
              <m:r>
                <m:rPr>
                  <m:nor/>
                </m:rPr>
                <w:rPr>
                  <w:rFonts w:asciiTheme="minorEastAsia" w:eastAsiaTheme="minorEastAsia" w:hAnsiTheme="minorEastAsia"/>
                  <w:color w:val="000000" w:themeColor="text1"/>
                  <w:sz w:val="21"/>
                  <w:szCs w:val="21"/>
                </w:rPr>
                <m:t xml:space="preserve"> V</m:t>
              </m:r>
            </m:num>
            <m:den>
              <m:r>
                <m:rPr>
                  <m:sty m:val="p"/>
                </m:rPr>
                <w:rPr>
                  <w:rFonts w:ascii="Cambria Math" w:eastAsiaTheme="minorEastAsia" w:hAnsi="Cambria Math"/>
                  <w:color w:val="000000" w:themeColor="text1"/>
                  <w:sz w:val="21"/>
                  <w:szCs w:val="21"/>
                </w:rPr>
                <m:t>0.0133</m:t>
              </m:r>
              <m:r>
                <m:rPr>
                  <m:nor/>
                </m:rPr>
                <w:rPr>
                  <w:rFonts w:asciiTheme="minorEastAsia" w:eastAsiaTheme="minorEastAsia" w:hAnsiTheme="minorEastAsia"/>
                  <w:color w:val="000000" w:themeColor="text1"/>
                  <w:sz w:val="21"/>
                  <w:szCs w:val="21"/>
                </w:rPr>
                <m:t xml:space="preserve"> A</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383D96F8"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となって前式と整合する。</w:t>
      </w:r>
    </w:p>
    <w:p w14:paraId="2DD577AB" w14:textId="79EF4E23"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閉ループ利得の相対誤差はループ利得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L</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p>
    <w:p w14:paraId="715CB136" w14:textId="61F6B0E3" w:rsidR="00263276" w:rsidRPr="00650534" w:rsidRDefault="00000000" w:rsidP="00263276">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G</m:t>
                  </m:r>
                </m:e>
                <m:sub>
                  <m:r>
                    <m:rPr>
                      <m:sty m:val="p"/>
                    </m:rPr>
                    <w:rPr>
                      <w:rFonts w:ascii="Cambria Math" w:eastAsiaTheme="minorEastAsia" w:hAnsi="Cambria Math"/>
                      <w:color w:val="000000" w:themeColor="text1"/>
                      <w:sz w:val="21"/>
                      <w:szCs w:val="21"/>
                    </w:rPr>
                    <m:t>cl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G</m:t>
                  </m:r>
                </m:e>
                <m:sub>
                  <m:r>
                    <m:rPr>
                      <m:sty m:val="p"/>
                    </m:rPr>
                    <w:rPr>
                      <w:rFonts w:ascii="Cambria Math" w:eastAsiaTheme="minorEastAsia" w:hAnsi="Cambria Math"/>
                      <w:color w:val="000000" w:themeColor="text1"/>
                      <w:sz w:val="21"/>
                      <w:szCs w:val="21"/>
                    </w:rPr>
                    <m:t>ideal</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G</m:t>
                  </m:r>
                </m:e>
                <m:sub>
                  <m:r>
                    <m:rPr>
                      <m:sty m:val="p"/>
                    </m:rPr>
                    <w:rPr>
                      <w:rFonts w:ascii="Cambria Math" w:eastAsiaTheme="minorEastAsia" w:hAnsi="Cambria Math"/>
                      <w:color w:val="000000" w:themeColor="text1"/>
                      <w:sz w:val="21"/>
                      <w:szCs w:val="21"/>
                    </w:rPr>
                    <m:t>ideal</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L</m:t>
              </m:r>
            </m:den>
          </m:f>
        </m:oMath>
      </m:oMathPara>
    </w:p>
    <w:p w14:paraId="0C075982"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で結びつくため，図の一致度</w:t>
      </w:r>
      <w:r w:rsidRPr="00650534">
        <w:rPr>
          <w:rFonts w:asciiTheme="minorEastAsia" w:eastAsiaTheme="minorEastAsia" w:hAnsiTheme="minorEastAsia" w:cs="Georgia"/>
          <w:color w:val="000000" w:themeColor="text1"/>
          <w:sz w:val="21"/>
          <w:szCs w:val="21"/>
        </w:rPr>
        <w:t xml:space="preserve"> 0.2–0.4 % </w:t>
      </w:r>
      <w:r w:rsidRPr="00650534">
        <w:rPr>
          <w:rFonts w:asciiTheme="minorEastAsia" w:eastAsiaTheme="minorEastAsia" w:hAnsiTheme="minorEastAsia" w:cs="ＭＳ 明朝" w:hint="eastAsia"/>
          <w:color w:val="000000" w:themeColor="text1"/>
          <w:sz w:val="21"/>
          <w:szCs w:val="21"/>
        </w:rPr>
        <w:t>から</w:t>
      </w:r>
    </w:p>
    <w:p w14:paraId="1101917E" w14:textId="4B7AFAA9" w:rsidR="00263276" w:rsidRPr="00650534" w:rsidRDefault="00FF226B" w:rsidP="00263276">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L</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250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500</m:t>
          </m:r>
        </m:oMath>
      </m:oMathPara>
    </w:p>
    <w:p w14:paraId="04374A45"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と見積もれる。強い負帰還により</w:t>
      </w:r>
    </w:p>
    <w:p w14:paraId="5828F515" w14:textId="1968DE2C"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out,cl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out,ol</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L</m:t>
              </m:r>
            </m:den>
          </m:f>
        </m:oMath>
      </m:oMathPara>
    </w:p>
    <w:p w14:paraId="364F136D" w14:textId="7761BE25"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が小さく抑えられるので，</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w:t>
      </w:r>
      <w:r w:rsidRPr="00650534">
        <w:rPr>
          <w:rFonts w:asciiTheme="minorEastAsia" w:eastAsiaTheme="minorEastAsia" w:hAnsiTheme="minorEastAsia" w:cs="Georgia"/>
          <w:color w:val="000000" w:themeColor="text1"/>
          <w:sz w:val="21"/>
          <w:szCs w:val="21"/>
        </w:rPr>
        <w:t xml:space="preserve"> 3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1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と重くしても出力点は理論直線からほとんど動かない。加えて，本測定範囲では出力電流</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m:t>
        </m:r>
        <m:r>
          <m:rPr>
            <m:nor/>
          </m:rPr>
          <w:rPr>
            <w:rFonts w:asciiTheme="minorEastAsia" w:eastAsiaTheme="minorEastAsia" w:hAnsiTheme="minorEastAsia"/>
            <w:color w:val="000000" w:themeColor="text1"/>
            <w:sz w:val="21"/>
            <w:szCs w:val="21"/>
          </w:rPr>
          <m:t xml:space="preserve"> mA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級が</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アンプの許容内に収まっており，電源電圧のヘッドルームやスルーレートの制約にも触れていないため，負荷を変えても同一直線上に重なる。</w:t>
      </w:r>
    </w:p>
    <w:p w14:paraId="12A90C8D" w14:textId="3DD09225"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わずかなずれは，抵抗比の実効値誤差と温度係数，入力オフセット電圧・入力バイアス電流による抵抗上の微小電圧，配線の熱起電力（</w:t>
      </w:r>
      <m:oMath>
        <m:r>
          <m:rPr>
            <m:sty m:val="p"/>
          </m:rPr>
          <w:rPr>
            <w:rFonts w:ascii="Cambria Math" w:eastAsiaTheme="minorEastAsia" w:hAnsi="Cambria Math"/>
            <w:color w:val="000000" w:themeColor="text1"/>
            <w:sz w:val="21"/>
            <w:szCs w:val="21"/>
          </w:rPr>
          <m:t>10</m:t>
        </m:r>
      </m:oMath>
      <w:r w:rsidRPr="00650534">
        <w:rPr>
          <w:rFonts w:asciiTheme="minorEastAsia" w:eastAsiaTheme="minorEastAsia" w:hAnsiTheme="minorEastAsia" w:cs="Georgia"/>
          <w:color w:val="000000" w:themeColor="text1"/>
          <w:sz w:val="21"/>
          <w:szCs w:val="21"/>
        </w:rPr>
        <w:t>–</w:t>
      </w:r>
      <m:oMath>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nor/>
          </m:rPr>
          <w:rPr>
            <w:rFonts w:asciiTheme="minorEastAsia" w:eastAsiaTheme="minorEastAsia" w:hAnsiTheme="minorEastAsia"/>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級），計測器のゼロ点・分解能によって生じる。先に得た切片</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に対する等価入力オフセットは</w:t>
      </w:r>
    </w:p>
    <w:p w14:paraId="7A53296D" w14:textId="62F3A38B" w:rsidR="00263276" w:rsidRPr="00650534" w:rsidRDefault="00000000" w:rsidP="00263276">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mV</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mV</m:t>
          </m:r>
        </m:oMath>
      </m:oMathPara>
    </w:p>
    <w:p w14:paraId="6369413E" w14:textId="77777777" w:rsidR="00263276" w:rsidRPr="00650534" w:rsidRDefault="00263276" w:rsidP="00263276">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であり，直線の重なりに対しては無視できる大きさである。以上より，図</w:t>
      </w:r>
      <w:r w:rsidRPr="00650534">
        <w:rPr>
          <w:rFonts w:asciiTheme="minorEastAsia" w:eastAsiaTheme="minorEastAsia" w:hAnsiTheme="minorEastAsia" w:cs="Georgia"/>
          <w:color w:val="000000" w:themeColor="text1"/>
          <w:sz w:val="21"/>
          <w:szCs w:val="21"/>
        </w:rPr>
        <w:t>8</w:t>
      </w:r>
      <w:r w:rsidRPr="00650534">
        <w:rPr>
          <w:rFonts w:asciiTheme="minorEastAsia" w:eastAsiaTheme="minorEastAsia" w:hAnsiTheme="minorEastAsia" w:cs="ＭＳ 明朝" w:hint="eastAsia"/>
          <w:color w:val="000000" w:themeColor="text1"/>
          <w:sz w:val="21"/>
          <w:szCs w:val="21"/>
        </w:rPr>
        <w:t>が示す「負荷状態を変えても入出力特性が一致する」現象は，強い負帰還が作る極めて低い閉ループ出力抵抗と十分な出力電流余裕によって定量的に説明できる。</w:t>
      </w:r>
    </w:p>
    <w:p w14:paraId="5B8EF951" w14:textId="77777777" w:rsidR="00FB20CA" w:rsidRPr="00650534" w:rsidRDefault="00FB20CA" w:rsidP="00FB20CA">
      <w:pPr>
        <w:rPr>
          <w:rFonts w:asciiTheme="minorEastAsia" w:eastAsiaTheme="minorEastAsia" w:hAnsiTheme="minorEastAsia"/>
          <w:color w:val="000000" w:themeColor="text1"/>
          <w:sz w:val="21"/>
          <w:szCs w:val="21"/>
        </w:rPr>
      </w:pPr>
    </w:p>
    <w:moveToRangeEnd w:id="7"/>
    <w:p w14:paraId="30C97B4A" w14:textId="4D996CE7" w:rsidR="00A43446" w:rsidRPr="00650534" w:rsidRDefault="00A43446">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11F3B87B" w14:textId="77777777" w:rsidR="00AE019B" w:rsidRPr="00650534" w:rsidRDefault="00AE019B" w:rsidP="00EE4320">
      <w:pPr>
        <w:rPr>
          <w:rFonts w:asciiTheme="minorEastAsia" w:eastAsiaTheme="minorEastAsia" w:hAnsiTheme="minorEastAsia"/>
          <w:color w:val="000000" w:themeColor="text1"/>
          <w:sz w:val="21"/>
          <w:szCs w:val="21"/>
        </w:rPr>
      </w:pPr>
    </w:p>
    <w:p w14:paraId="504D38F9" w14:textId="77777777" w:rsidR="00206D3D" w:rsidRPr="00650534" w:rsidRDefault="000A5023" w:rsidP="008C6056">
      <w:pPr>
        <w:pStyle w:val="Web"/>
        <w:rPr>
          <w:rFonts w:asciiTheme="minorEastAsia" w:eastAsiaTheme="minorEastAsia" w:hAnsiTheme="minorEastAsia"/>
          <w:color w:val="000000" w:themeColor="text1"/>
          <w:sz w:val="26"/>
          <w:szCs w:val="26"/>
        </w:rPr>
      </w:pPr>
      <w:r w:rsidRPr="00650534">
        <w:rPr>
          <w:rFonts w:asciiTheme="minorEastAsia" w:eastAsiaTheme="minorEastAsia" w:hAnsiTheme="minorEastAsia"/>
          <w:color w:val="000000" w:themeColor="text1"/>
          <w:sz w:val="26"/>
          <w:szCs w:val="26"/>
        </w:rPr>
        <w:t>1-2-2 非反転増幅回路</w:t>
      </w:r>
    </w:p>
    <w:p w14:paraId="55024AD8" w14:textId="3CA159CE" w:rsidR="00A43446" w:rsidRPr="00650534" w:rsidRDefault="00A43446" w:rsidP="00D626F5">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w:t>
      </w:r>
      <w:r w:rsidRPr="00650534">
        <w:rPr>
          <w:rFonts w:asciiTheme="minorEastAsia" w:eastAsiaTheme="minorEastAsia" w:hAnsiTheme="minorEastAsia"/>
          <w:color w:val="000000" w:themeColor="text1"/>
          <w:sz w:val="21"/>
          <w:szCs w:val="21"/>
        </w:rPr>
        <w:t>9</w:t>
      </w:r>
      <w:r w:rsidRPr="00650534">
        <w:rPr>
          <w:rFonts w:asciiTheme="minorEastAsia" w:eastAsiaTheme="minorEastAsia" w:hAnsiTheme="minorEastAsia" w:hint="eastAsia"/>
          <w:color w:val="000000" w:themeColor="text1"/>
          <w:sz w:val="21"/>
          <w:szCs w:val="21"/>
        </w:rPr>
        <w:t>の非反転増幅回路を制作した。</w:t>
      </w:r>
    </w:p>
    <w:p w14:paraId="30305A1F" w14:textId="77777777" w:rsidR="00206D3D" w:rsidRPr="00650534" w:rsidRDefault="00206D3D" w:rsidP="00206D3D">
      <w:pPr>
        <w:pStyle w:val="Web"/>
        <w:keepNext/>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121C474" wp14:editId="595DD85C">
            <wp:extent cx="5731510" cy="2263775"/>
            <wp:effectExtent l="0" t="0" r="0" b="0"/>
            <wp:docPr id="990815445" name="図 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5445" name="図 5" descr="ダイアグラム&#10;&#10;AI 生成コンテンツは誤りを含む可能性があります。"/>
                    <pic:cNvPicPr/>
                  </pic:nvPicPr>
                  <pic:blipFill>
                    <a:blip r:embed="rId17"/>
                    <a:stretch>
                      <a:fillRect/>
                    </a:stretch>
                  </pic:blipFill>
                  <pic:spPr>
                    <a:xfrm>
                      <a:off x="0" y="0"/>
                      <a:ext cx="5731510" cy="2263775"/>
                    </a:xfrm>
                    <a:prstGeom prst="rect">
                      <a:avLst/>
                    </a:prstGeom>
                  </pic:spPr>
                </pic:pic>
              </a:graphicData>
            </a:graphic>
          </wp:inline>
        </w:drawing>
      </w:r>
    </w:p>
    <w:p w14:paraId="49FE3080" w14:textId="3AB0EFB5" w:rsidR="00206D3D" w:rsidRPr="00650534" w:rsidRDefault="00206D3D" w:rsidP="00206D3D">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9</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hint="eastAsia"/>
          <w:b w:val="0"/>
          <w:bCs w:val="0"/>
          <w:color w:val="000000" w:themeColor="text1"/>
          <w:sz w:val="21"/>
          <w:szCs w:val="21"/>
        </w:rPr>
        <w:t>非反転増幅回路</w:t>
      </w:r>
      <w:r w:rsidR="007442B3">
        <w:rPr>
          <w:rFonts w:asciiTheme="minorEastAsia" w:eastAsiaTheme="minorEastAsia" w:hAnsiTheme="minorEastAsia"/>
          <w:b w:val="0"/>
          <w:bCs w:val="0"/>
          <w:color w:val="000000" w:themeColor="text1"/>
          <w:sz w:val="21"/>
          <w:szCs w:val="21"/>
        </w:rPr>
        <w:t>[1]</w:t>
      </w:r>
    </w:p>
    <w:p w14:paraId="42E1BB09" w14:textId="589C056A" w:rsidR="005D78DD" w:rsidRPr="00650534" w:rsidRDefault="00AE019B" w:rsidP="00206D3D">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008C6056" w:rsidRPr="00650534">
        <w:rPr>
          <w:rFonts w:asciiTheme="minorEastAsia" w:eastAsiaTheme="minorEastAsia" w:hAnsiTheme="minorEastAsia"/>
          <w:color w:val="000000" w:themeColor="text1"/>
          <w:sz w:val="21"/>
          <w:szCs w:val="21"/>
        </w:rPr>
        <w:t>(1-1)</w:t>
      </w:r>
      <w:r w:rsidR="00FA4ED9" w:rsidRPr="00650534">
        <w:rPr>
          <w:rFonts w:asciiTheme="minorEastAsia" w:eastAsiaTheme="minorEastAsia" w:hAnsiTheme="minorEastAsia"/>
          <w:color w:val="000000" w:themeColor="text1"/>
          <w:sz w:val="21"/>
          <w:szCs w:val="21"/>
        </w:rPr>
        <w:t>以下の四状態で入力電圧と出力電圧の関係を測定し、−5〜＋5 Vの範囲でグラフを作成した：無負荷、出力EoにRL1（3 kΩ）接続、出力EoにRL2（1 kΩ）接続、RL1とRL2並列（750 Ω相当）。</w:t>
      </w:r>
      <w:r w:rsidR="005D78DD" w:rsidRPr="00650534">
        <w:rPr>
          <w:rFonts w:asciiTheme="minorEastAsia" w:eastAsiaTheme="minorEastAsia" w:hAnsiTheme="minorEastAsia"/>
          <w:color w:val="000000" w:themeColor="text1"/>
          <w:sz w:val="21"/>
          <w:szCs w:val="21"/>
        </w:rPr>
        <w:br/>
      </w:r>
    </w:p>
    <w:p w14:paraId="37C8087F"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18008A76"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30594377"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2DB0822D"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025046CB"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3E09B378"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3CE7C6A3"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271BA4FA" w14:textId="77777777" w:rsidR="00206D3D" w:rsidRPr="00650534" w:rsidRDefault="00206D3D" w:rsidP="00206D3D">
      <w:pPr>
        <w:pStyle w:val="Web"/>
        <w:rPr>
          <w:rFonts w:asciiTheme="minorEastAsia" w:eastAsiaTheme="minorEastAsia" w:hAnsiTheme="minorEastAsia"/>
          <w:color w:val="000000" w:themeColor="text1"/>
          <w:sz w:val="21"/>
          <w:szCs w:val="21"/>
        </w:rPr>
      </w:pPr>
    </w:p>
    <w:p w14:paraId="38635CAE" w14:textId="43CFCFB5" w:rsidR="00206D3D" w:rsidRPr="00650534" w:rsidRDefault="00D626F5" w:rsidP="00D626F5">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699A4DF9" w14:textId="4E546168" w:rsidR="005D78DD" w:rsidRPr="00650534" w:rsidRDefault="005D78DD" w:rsidP="00A43446">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6</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hint="eastAsia"/>
          <w:b w:val="0"/>
          <w:bCs w:val="0"/>
          <w:color w:val="000000" w:themeColor="text1"/>
          <w:sz w:val="21"/>
          <w:szCs w:val="21"/>
        </w:rPr>
        <w:t>非反転増幅回路の</w:t>
      </w:r>
      <w:r w:rsidR="00A43446" w:rsidRPr="00650534">
        <w:rPr>
          <w:rFonts w:asciiTheme="minorEastAsia" w:eastAsiaTheme="minorEastAsia" w:hAnsiTheme="minorEastAsia"/>
          <w:b w:val="0"/>
          <w:bCs w:val="0"/>
          <w:color w:val="000000" w:themeColor="text1"/>
          <w:sz w:val="21"/>
          <w:szCs w:val="21"/>
        </w:rPr>
        <w:t>入力電圧と出力電圧の関係(</w:t>
      </w:r>
      <w:r w:rsidR="00A43446" w:rsidRPr="00650534">
        <w:rPr>
          <w:rFonts w:asciiTheme="minorEastAsia" w:eastAsiaTheme="minorEastAsia" w:hAnsiTheme="minorEastAsia" w:hint="eastAsia"/>
          <w:b w:val="0"/>
          <w:bCs w:val="0"/>
          <w:color w:val="000000" w:themeColor="text1"/>
          <w:sz w:val="21"/>
          <w:szCs w:val="21"/>
        </w:rPr>
        <w:t>無負荷</w:t>
      </w:r>
      <w:r w:rsidR="00A43446" w:rsidRPr="00650534">
        <w:rPr>
          <w:rFonts w:asciiTheme="minorEastAsia" w:eastAsiaTheme="minorEastAsia" w:hAnsiTheme="minorEastAsia"/>
          <w:b w:val="0"/>
          <w:bCs w:val="0"/>
          <w:color w:val="000000" w:themeColor="text1"/>
          <w:sz w:val="21"/>
          <w:szCs w:val="21"/>
        </w:rPr>
        <w:t>)</w:t>
      </w:r>
    </w:p>
    <w:tbl>
      <w:tblPr>
        <w:tblW w:w="6633" w:type="dxa"/>
        <w:tblInd w:w="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7"/>
        <w:gridCol w:w="1307"/>
        <w:gridCol w:w="2712"/>
        <w:gridCol w:w="1307"/>
      </w:tblGrid>
      <w:tr w:rsidR="00650534" w:rsidRPr="00650534" w14:paraId="417B2701" w14:textId="77777777" w:rsidTr="001E1BBF">
        <w:trPr>
          <w:trHeight w:val="352"/>
        </w:trPr>
        <w:tc>
          <w:tcPr>
            <w:tcW w:w="1307" w:type="dxa"/>
            <w:noWrap/>
            <w:tcMar>
              <w:top w:w="15" w:type="dxa"/>
              <w:left w:w="15" w:type="dxa"/>
              <w:bottom w:w="0" w:type="dxa"/>
              <w:right w:w="15" w:type="dxa"/>
            </w:tcMar>
            <w:vAlign w:val="center"/>
            <w:hideMark/>
          </w:tcPr>
          <w:p w14:paraId="68D12C2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307" w:type="dxa"/>
            <w:noWrap/>
            <w:tcMar>
              <w:top w:w="15" w:type="dxa"/>
              <w:left w:w="15" w:type="dxa"/>
              <w:bottom w:w="0" w:type="dxa"/>
              <w:right w:w="15" w:type="dxa"/>
            </w:tcMar>
            <w:vAlign w:val="center"/>
            <w:hideMark/>
          </w:tcPr>
          <w:p w14:paraId="3B978C8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2712" w:type="dxa"/>
            <w:noWrap/>
            <w:tcMar>
              <w:top w:w="15" w:type="dxa"/>
              <w:left w:w="15" w:type="dxa"/>
              <w:bottom w:w="0" w:type="dxa"/>
              <w:right w:w="15" w:type="dxa"/>
            </w:tcMar>
            <w:vAlign w:val="center"/>
            <w:hideMark/>
          </w:tcPr>
          <w:p w14:paraId="3FF66E3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307" w:type="dxa"/>
            <w:noWrap/>
            <w:tcMar>
              <w:top w:w="15" w:type="dxa"/>
              <w:left w:w="15" w:type="dxa"/>
              <w:bottom w:w="0" w:type="dxa"/>
              <w:right w:w="15" w:type="dxa"/>
            </w:tcMar>
            <w:vAlign w:val="center"/>
            <w:hideMark/>
          </w:tcPr>
          <w:p w14:paraId="6BEEC15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1C5E7B6D" w14:textId="77777777" w:rsidTr="001E1BBF">
        <w:trPr>
          <w:trHeight w:val="320"/>
        </w:trPr>
        <w:tc>
          <w:tcPr>
            <w:tcW w:w="0" w:type="auto"/>
            <w:noWrap/>
            <w:tcMar>
              <w:top w:w="15" w:type="dxa"/>
              <w:left w:w="15" w:type="dxa"/>
              <w:bottom w:w="0" w:type="dxa"/>
              <w:right w:w="15" w:type="dxa"/>
            </w:tcMar>
            <w:vAlign w:val="center"/>
            <w:hideMark/>
          </w:tcPr>
          <w:p w14:paraId="2C941E7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4961918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-14.197</w:t>
            </w:r>
          </w:p>
        </w:tc>
        <w:tc>
          <w:tcPr>
            <w:tcW w:w="0" w:type="auto"/>
            <w:noWrap/>
            <w:tcMar>
              <w:top w:w="15" w:type="dxa"/>
              <w:left w:w="15" w:type="dxa"/>
              <w:bottom w:w="0" w:type="dxa"/>
              <w:right w:w="15" w:type="dxa"/>
            </w:tcMar>
            <w:vAlign w:val="center"/>
            <w:hideMark/>
          </w:tcPr>
          <w:p w14:paraId="3F198B4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-4.732333333</w:t>
            </w:r>
          </w:p>
        </w:tc>
        <w:tc>
          <w:tcPr>
            <w:tcW w:w="0" w:type="auto"/>
            <w:noWrap/>
            <w:tcMar>
              <w:top w:w="15" w:type="dxa"/>
              <w:left w:w="15" w:type="dxa"/>
              <w:bottom w:w="0" w:type="dxa"/>
              <w:right w:w="15" w:type="dxa"/>
            </w:tcMar>
            <w:vAlign w:val="center"/>
            <w:hideMark/>
          </w:tcPr>
          <w:p w14:paraId="5201712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r>
      <w:tr w:rsidR="00650534" w:rsidRPr="00650534" w14:paraId="60AAEE23" w14:textId="77777777" w:rsidTr="001E1BBF">
        <w:trPr>
          <w:trHeight w:val="320"/>
        </w:trPr>
        <w:tc>
          <w:tcPr>
            <w:tcW w:w="0" w:type="auto"/>
            <w:noWrap/>
            <w:tcMar>
              <w:top w:w="15" w:type="dxa"/>
              <w:left w:w="15" w:type="dxa"/>
              <w:bottom w:w="0" w:type="dxa"/>
              <w:right w:w="15" w:type="dxa"/>
            </w:tcMar>
            <w:vAlign w:val="center"/>
            <w:hideMark/>
          </w:tcPr>
          <w:p w14:paraId="6FB1B60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0FA1E61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-14.094</w:t>
            </w:r>
          </w:p>
        </w:tc>
        <w:tc>
          <w:tcPr>
            <w:tcW w:w="0" w:type="auto"/>
            <w:noWrap/>
            <w:tcMar>
              <w:top w:w="15" w:type="dxa"/>
              <w:left w:w="15" w:type="dxa"/>
              <w:bottom w:w="0" w:type="dxa"/>
              <w:right w:w="15" w:type="dxa"/>
            </w:tcMar>
            <w:vAlign w:val="center"/>
            <w:hideMark/>
          </w:tcPr>
          <w:p w14:paraId="5103EFD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-4.698</w:t>
            </w:r>
          </w:p>
        </w:tc>
        <w:tc>
          <w:tcPr>
            <w:tcW w:w="0" w:type="auto"/>
            <w:noWrap/>
            <w:tcMar>
              <w:top w:w="15" w:type="dxa"/>
              <w:left w:w="15" w:type="dxa"/>
              <w:bottom w:w="0" w:type="dxa"/>
              <w:right w:w="15" w:type="dxa"/>
            </w:tcMar>
            <w:vAlign w:val="center"/>
            <w:hideMark/>
          </w:tcPr>
          <w:p w14:paraId="1F14165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r>
      <w:tr w:rsidR="00650534" w:rsidRPr="00650534" w14:paraId="72229A0A" w14:textId="77777777" w:rsidTr="001E1BBF">
        <w:trPr>
          <w:trHeight w:val="320"/>
        </w:trPr>
        <w:tc>
          <w:tcPr>
            <w:tcW w:w="0" w:type="auto"/>
            <w:noWrap/>
            <w:tcMar>
              <w:top w:w="15" w:type="dxa"/>
              <w:left w:w="15" w:type="dxa"/>
              <w:bottom w:w="0" w:type="dxa"/>
              <w:right w:w="15" w:type="dxa"/>
            </w:tcMar>
            <w:vAlign w:val="center"/>
            <w:hideMark/>
          </w:tcPr>
          <w:p w14:paraId="187E945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4B0D054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-13.806</w:t>
            </w:r>
          </w:p>
        </w:tc>
        <w:tc>
          <w:tcPr>
            <w:tcW w:w="0" w:type="auto"/>
            <w:noWrap/>
            <w:tcMar>
              <w:top w:w="15" w:type="dxa"/>
              <w:left w:w="15" w:type="dxa"/>
              <w:bottom w:w="0" w:type="dxa"/>
              <w:right w:w="15" w:type="dxa"/>
            </w:tcMar>
            <w:vAlign w:val="center"/>
            <w:hideMark/>
          </w:tcPr>
          <w:p w14:paraId="4D9129F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-4.602</w:t>
            </w:r>
          </w:p>
        </w:tc>
        <w:tc>
          <w:tcPr>
            <w:tcW w:w="0" w:type="auto"/>
            <w:noWrap/>
            <w:tcMar>
              <w:top w:w="15" w:type="dxa"/>
              <w:left w:w="15" w:type="dxa"/>
              <w:bottom w:w="0" w:type="dxa"/>
              <w:right w:w="15" w:type="dxa"/>
            </w:tcMar>
            <w:vAlign w:val="center"/>
            <w:hideMark/>
          </w:tcPr>
          <w:p w14:paraId="550313F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r>
      <w:tr w:rsidR="00650534" w:rsidRPr="00650534" w14:paraId="3D9110D3" w14:textId="77777777" w:rsidTr="001E1BBF">
        <w:trPr>
          <w:trHeight w:val="320"/>
        </w:trPr>
        <w:tc>
          <w:tcPr>
            <w:tcW w:w="0" w:type="auto"/>
            <w:noWrap/>
            <w:tcMar>
              <w:top w:w="15" w:type="dxa"/>
              <w:left w:w="15" w:type="dxa"/>
              <w:bottom w:w="0" w:type="dxa"/>
              <w:right w:w="15" w:type="dxa"/>
            </w:tcMar>
            <w:vAlign w:val="center"/>
            <w:hideMark/>
          </w:tcPr>
          <w:p w14:paraId="347C564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2106201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-13.206</w:t>
            </w:r>
          </w:p>
        </w:tc>
        <w:tc>
          <w:tcPr>
            <w:tcW w:w="0" w:type="auto"/>
            <w:noWrap/>
            <w:tcMar>
              <w:top w:w="15" w:type="dxa"/>
              <w:left w:w="15" w:type="dxa"/>
              <w:bottom w:w="0" w:type="dxa"/>
              <w:right w:w="15" w:type="dxa"/>
            </w:tcMar>
            <w:vAlign w:val="center"/>
            <w:hideMark/>
          </w:tcPr>
          <w:p w14:paraId="0309940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-4.402</w:t>
            </w:r>
          </w:p>
        </w:tc>
        <w:tc>
          <w:tcPr>
            <w:tcW w:w="0" w:type="auto"/>
            <w:noWrap/>
            <w:tcMar>
              <w:top w:w="15" w:type="dxa"/>
              <w:left w:w="15" w:type="dxa"/>
              <w:bottom w:w="0" w:type="dxa"/>
              <w:right w:w="15" w:type="dxa"/>
            </w:tcMar>
            <w:vAlign w:val="center"/>
            <w:hideMark/>
          </w:tcPr>
          <w:p w14:paraId="217FC40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r>
      <w:tr w:rsidR="00650534" w:rsidRPr="00650534" w14:paraId="1E2EE362" w14:textId="77777777" w:rsidTr="001E1BBF">
        <w:trPr>
          <w:trHeight w:val="320"/>
        </w:trPr>
        <w:tc>
          <w:tcPr>
            <w:tcW w:w="0" w:type="auto"/>
            <w:noWrap/>
            <w:tcMar>
              <w:top w:w="15" w:type="dxa"/>
              <w:left w:w="15" w:type="dxa"/>
              <w:bottom w:w="0" w:type="dxa"/>
              <w:right w:w="15" w:type="dxa"/>
            </w:tcMar>
            <w:vAlign w:val="center"/>
            <w:hideMark/>
          </w:tcPr>
          <w:p w14:paraId="013F40E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72AA888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-12.606</w:t>
            </w:r>
          </w:p>
        </w:tc>
        <w:tc>
          <w:tcPr>
            <w:tcW w:w="0" w:type="auto"/>
            <w:noWrap/>
            <w:tcMar>
              <w:top w:w="15" w:type="dxa"/>
              <w:left w:w="15" w:type="dxa"/>
              <w:bottom w:w="0" w:type="dxa"/>
              <w:right w:w="15" w:type="dxa"/>
            </w:tcMar>
            <w:vAlign w:val="center"/>
            <w:hideMark/>
          </w:tcPr>
          <w:p w14:paraId="1343B6D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-4.202</w:t>
            </w:r>
          </w:p>
        </w:tc>
        <w:tc>
          <w:tcPr>
            <w:tcW w:w="0" w:type="auto"/>
            <w:noWrap/>
            <w:tcMar>
              <w:top w:w="15" w:type="dxa"/>
              <w:left w:w="15" w:type="dxa"/>
              <w:bottom w:w="0" w:type="dxa"/>
              <w:right w:w="15" w:type="dxa"/>
            </w:tcMar>
            <w:vAlign w:val="center"/>
            <w:hideMark/>
          </w:tcPr>
          <w:p w14:paraId="27CA7D1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r>
      <w:tr w:rsidR="00650534" w:rsidRPr="00650534" w14:paraId="4BBD75F8" w14:textId="77777777" w:rsidTr="001E1BBF">
        <w:trPr>
          <w:trHeight w:val="320"/>
        </w:trPr>
        <w:tc>
          <w:tcPr>
            <w:tcW w:w="0" w:type="auto"/>
            <w:noWrap/>
            <w:tcMar>
              <w:top w:w="15" w:type="dxa"/>
              <w:left w:w="15" w:type="dxa"/>
              <w:bottom w:w="0" w:type="dxa"/>
              <w:right w:w="15" w:type="dxa"/>
            </w:tcMar>
            <w:vAlign w:val="center"/>
            <w:hideMark/>
          </w:tcPr>
          <w:p w14:paraId="07D5E74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415EC2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-12.005</w:t>
            </w:r>
          </w:p>
        </w:tc>
        <w:tc>
          <w:tcPr>
            <w:tcW w:w="0" w:type="auto"/>
            <w:noWrap/>
            <w:tcMar>
              <w:top w:w="15" w:type="dxa"/>
              <w:left w:w="15" w:type="dxa"/>
              <w:bottom w:w="0" w:type="dxa"/>
              <w:right w:w="15" w:type="dxa"/>
            </w:tcMar>
            <w:vAlign w:val="center"/>
            <w:hideMark/>
          </w:tcPr>
          <w:p w14:paraId="4812575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-4.001666667</w:t>
            </w:r>
          </w:p>
        </w:tc>
        <w:tc>
          <w:tcPr>
            <w:tcW w:w="0" w:type="auto"/>
            <w:noWrap/>
            <w:tcMar>
              <w:top w:w="15" w:type="dxa"/>
              <w:left w:w="15" w:type="dxa"/>
              <w:bottom w:w="0" w:type="dxa"/>
              <w:right w:w="15" w:type="dxa"/>
            </w:tcMar>
            <w:vAlign w:val="center"/>
            <w:hideMark/>
          </w:tcPr>
          <w:p w14:paraId="02AD41A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r>
      <w:tr w:rsidR="00650534" w:rsidRPr="00650534" w14:paraId="7882725C" w14:textId="77777777" w:rsidTr="001E1BBF">
        <w:trPr>
          <w:trHeight w:val="320"/>
        </w:trPr>
        <w:tc>
          <w:tcPr>
            <w:tcW w:w="0" w:type="auto"/>
            <w:noWrap/>
            <w:tcMar>
              <w:top w:w="15" w:type="dxa"/>
              <w:left w:w="15" w:type="dxa"/>
              <w:bottom w:w="0" w:type="dxa"/>
              <w:right w:w="15" w:type="dxa"/>
            </w:tcMar>
            <w:vAlign w:val="center"/>
            <w:hideMark/>
          </w:tcPr>
          <w:p w14:paraId="3E63890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0B8DC66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-11.405</w:t>
            </w:r>
          </w:p>
        </w:tc>
        <w:tc>
          <w:tcPr>
            <w:tcW w:w="0" w:type="auto"/>
            <w:noWrap/>
            <w:tcMar>
              <w:top w:w="15" w:type="dxa"/>
              <w:left w:w="15" w:type="dxa"/>
              <w:bottom w:w="0" w:type="dxa"/>
              <w:right w:w="15" w:type="dxa"/>
            </w:tcMar>
            <w:vAlign w:val="center"/>
            <w:hideMark/>
          </w:tcPr>
          <w:p w14:paraId="590097C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-3.801666667</w:t>
            </w:r>
          </w:p>
        </w:tc>
        <w:tc>
          <w:tcPr>
            <w:tcW w:w="0" w:type="auto"/>
            <w:noWrap/>
            <w:tcMar>
              <w:top w:w="15" w:type="dxa"/>
              <w:left w:w="15" w:type="dxa"/>
              <w:bottom w:w="0" w:type="dxa"/>
              <w:right w:w="15" w:type="dxa"/>
            </w:tcMar>
            <w:vAlign w:val="center"/>
            <w:hideMark/>
          </w:tcPr>
          <w:p w14:paraId="06CCC3D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r>
      <w:tr w:rsidR="00650534" w:rsidRPr="00650534" w14:paraId="47C9A775" w14:textId="77777777" w:rsidTr="001E1BBF">
        <w:trPr>
          <w:trHeight w:val="320"/>
        </w:trPr>
        <w:tc>
          <w:tcPr>
            <w:tcW w:w="0" w:type="auto"/>
            <w:noWrap/>
            <w:tcMar>
              <w:top w:w="15" w:type="dxa"/>
              <w:left w:w="15" w:type="dxa"/>
              <w:bottom w:w="0" w:type="dxa"/>
              <w:right w:w="15" w:type="dxa"/>
            </w:tcMar>
            <w:vAlign w:val="center"/>
            <w:hideMark/>
          </w:tcPr>
          <w:p w14:paraId="3F6A306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67CFB85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-10.805</w:t>
            </w:r>
          </w:p>
        </w:tc>
        <w:tc>
          <w:tcPr>
            <w:tcW w:w="0" w:type="auto"/>
            <w:noWrap/>
            <w:tcMar>
              <w:top w:w="15" w:type="dxa"/>
              <w:left w:w="15" w:type="dxa"/>
              <w:bottom w:w="0" w:type="dxa"/>
              <w:right w:w="15" w:type="dxa"/>
            </w:tcMar>
            <w:vAlign w:val="center"/>
            <w:hideMark/>
          </w:tcPr>
          <w:p w14:paraId="26E06C3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-3.601666667</w:t>
            </w:r>
          </w:p>
        </w:tc>
        <w:tc>
          <w:tcPr>
            <w:tcW w:w="0" w:type="auto"/>
            <w:noWrap/>
            <w:tcMar>
              <w:top w:w="15" w:type="dxa"/>
              <w:left w:w="15" w:type="dxa"/>
              <w:bottom w:w="0" w:type="dxa"/>
              <w:right w:w="15" w:type="dxa"/>
            </w:tcMar>
            <w:vAlign w:val="center"/>
            <w:hideMark/>
          </w:tcPr>
          <w:p w14:paraId="0AA3C50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r>
      <w:tr w:rsidR="00650534" w:rsidRPr="00650534" w14:paraId="3D95315C" w14:textId="77777777" w:rsidTr="001E1BBF">
        <w:trPr>
          <w:trHeight w:val="320"/>
        </w:trPr>
        <w:tc>
          <w:tcPr>
            <w:tcW w:w="0" w:type="auto"/>
            <w:noWrap/>
            <w:tcMar>
              <w:top w:w="15" w:type="dxa"/>
              <w:left w:w="15" w:type="dxa"/>
              <w:bottom w:w="0" w:type="dxa"/>
              <w:right w:w="15" w:type="dxa"/>
            </w:tcMar>
            <w:vAlign w:val="center"/>
            <w:hideMark/>
          </w:tcPr>
          <w:p w14:paraId="1E2A032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4CC7CC3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-10.204</w:t>
            </w:r>
          </w:p>
        </w:tc>
        <w:tc>
          <w:tcPr>
            <w:tcW w:w="0" w:type="auto"/>
            <w:noWrap/>
            <w:tcMar>
              <w:top w:w="15" w:type="dxa"/>
              <w:left w:w="15" w:type="dxa"/>
              <w:bottom w:w="0" w:type="dxa"/>
              <w:right w:w="15" w:type="dxa"/>
            </w:tcMar>
            <w:vAlign w:val="center"/>
            <w:hideMark/>
          </w:tcPr>
          <w:p w14:paraId="27F2BDD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-3.401333333</w:t>
            </w:r>
          </w:p>
        </w:tc>
        <w:tc>
          <w:tcPr>
            <w:tcW w:w="0" w:type="auto"/>
            <w:noWrap/>
            <w:tcMar>
              <w:top w:w="15" w:type="dxa"/>
              <w:left w:w="15" w:type="dxa"/>
              <w:bottom w:w="0" w:type="dxa"/>
              <w:right w:w="15" w:type="dxa"/>
            </w:tcMar>
            <w:vAlign w:val="center"/>
            <w:hideMark/>
          </w:tcPr>
          <w:p w14:paraId="2669A2B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r>
      <w:tr w:rsidR="00650534" w:rsidRPr="00650534" w14:paraId="009677FE" w14:textId="77777777" w:rsidTr="001E1BBF">
        <w:trPr>
          <w:trHeight w:val="320"/>
        </w:trPr>
        <w:tc>
          <w:tcPr>
            <w:tcW w:w="0" w:type="auto"/>
            <w:noWrap/>
            <w:tcMar>
              <w:top w:w="15" w:type="dxa"/>
              <w:left w:w="15" w:type="dxa"/>
              <w:bottom w:w="0" w:type="dxa"/>
              <w:right w:w="15" w:type="dxa"/>
            </w:tcMar>
            <w:vAlign w:val="center"/>
            <w:hideMark/>
          </w:tcPr>
          <w:p w14:paraId="1F93643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7477C0D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-9.004</w:t>
            </w:r>
          </w:p>
        </w:tc>
        <w:tc>
          <w:tcPr>
            <w:tcW w:w="0" w:type="auto"/>
            <w:noWrap/>
            <w:tcMar>
              <w:top w:w="15" w:type="dxa"/>
              <w:left w:w="15" w:type="dxa"/>
              <w:bottom w:w="0" w:type="dxa"/>
              <w:right w:w="15" w:type="dxa"/>
            </w:tcMar>
            <w:vAlign w:val="center"/>
            <w:hideMark/>
          </w:tcPr>
          <w:p w14:paraId="312D901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-3.001333333</w:t>
            </w:r>
          </w:p>
        </w:tc>
        <w:tc>
          <w:tcPr>
            <w:tcW w:w="0" w:type="auto"/>
            <w:noWrap/>
            <w:tcMar>
              <w:top w:w="15" w:type="dxa"/>
              <w:left w:w="15" w:type="dxa"/>
              <w:bottom w:w="0" w:type="dxa"/>
              <w:right w:w="15" w:type="dxa"/>
            </w:tcMar>
            <w:vAlign w:val="center"/>
            <w:hideMark/>
          </w:tcPr>
          <w:p w14:paraId="3BFD544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r>
      <w:tr w:rsidR="00650534" w:rsidRPr="00650534" w14:paraId="25E34301" w14:textId="77777777" w:rsidTr="001E1BBF">
        <w:trPr>
          <w:trHeight w:val="320"/>
        </w:trPr>
        <w:tc>
          <w:tcPr>
            <w:tcW w:w="0" w:type="auto"/>
            <w:noWrap/>
            <w:tcMar>
              <w:top w:w="15" w:type="dxa"/>
              <w:left w:w="15" w:type="dxa"/>
              <w:bottom w:w="0" w:type="dxa"/>
              <w:right w:w="15" w:type="dxa"/>
            </w:tcMar>
            <w:vAlign w:val="center"/>
            <w:hideMark/>
          </w:tcPr>
          <w:p w14:paraId="2786031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B3195E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-6.002</w:t>
            </w:r>
          </w:p>
        </w:tc>
        <w:tc>
          <w:tcPr>
            <w:tcW w:w="0" w:type="auto"/>
            <w:noWrap/>
            <w:tcMar>
              <w:top w:w="15" w:type="dxa"/>
              <w:left w:w="15" w:type="dxa"/>
              <w:bottom w:w="0" w:type="dxa"/>
              <w:right w:w="15" w:type="dxa"/>
            </w:tcMar>
            <w:vAlign w:val="center"/>
            <w:hideMark/>
          </w:tcPr>
          <w:p w14:paraId="18515AC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-2.000666667</w:t>
            </w:r>
          </w:p>
        </w:tc>
        <w:tc>
          <w:tcPr>
            <w:tcW w:w="0" w:type="auto"/>
            <w:noWrap/>
            <w:tcMar>
              <w:top w:w="15" w:type="dxa"/>
              <w:left w:w="15" w:type="dxa"/>
              <w:bottom w:w="0" w:type="dxa"/>
              <w:right w:w="15" w:type="dxa"/>
            </w:tcMar>
            <w:vAlign w:val="center"/>
            <w:hideMark/>
          </w:tcPr>
          <w:p w14:paraId="04149D4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r>
      <w:tr w:rsidR="00650534" w:rsidRPr="00650534" w14:paraId="6B4A9BD9" w14:textId="77777777" w:rsidTr="001E1BBF">
        <w:trPr>
          <w:trHeight w:val="320"/>
        </w:trPr>
        <w:tc>
          <w:tcPr>
            <w:tcW w:w="0" w:type="auto"/>
            <w:noWrap/>
            <w:tcMar>
              <w:top w:w="15" w:type="dxa"/>
              <w:left w:w="15" w:type="dxa"/>
              <w:bottom w:w="0" w:type="dxa"/>
              <w:right w:w="15" w:type="dxa"/>
            </w:tcMar>
            <w:vAlign w:val="center"/>
            <w:hideMark/>
          </w:tcPr>
          <w:p w14:paraId="1A8E416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E6FBD3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-3.002</w:t>
            </w:r>
          </w:p>
        </w:tc>
        <w:tc>
          <w:tcPr>
            <w:tcW w:w="0" w:type="auto"/>
            <w:noWrap/>
            <w:tcMar>
              <w:top w:w="15" w:type="dxa"/>
              <w:left w:w="15" w:type="dxa"/>
              <w:bottom w:w="0" w:type="dxa"/>
              <w:right w:w="15" w:type="dxa"/>
            </w:tcMar>
            <w:vAlign w:val="center"/>
            <w:hideMark/>
          </w:tcPr>
          <w:p w14:paraId="7FBA0A8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-1.000666667</w:t>
            </w:r>
          </w:p>
        </w:tc>
        <w:tc>
          <w:tcPr>
            <w:tcW w:w="0" w:type="auto"/>
            <w:noWrap/>
            <w:tcMar>
              <w:top w:w="15" w:type="dxa"/>
              <w:left w:w="15" w:type="dxa"/>
              <w:bottom w:w="0" w:type="dxa"/>
              <w:right w:w="15" w:type="dxa"/>
            </w:tcMar>
            <w:vAlign w:val="center"/>
            <w:hideMark/>
          </w:tcPr>
          <w:p w14:paraId="1F32649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r>
      <w:tr w:rsidR="00650534" w:rsidRPr="00650534" w14:paraId="692E9DA0" w14:textId="77777777" w:rsidTr="001E1BBF">
        <w:trPr>
          <w:trHeight w:val="320"/>
        </w:trPr>
        <w:tc>
          <w:tcPr>
            <w:tcW w:w="0" w:type="auto"/>
            <w:noWrap/>
            <w:tcMar>
              <w:top w:w="15" w:type="dxa"/>
              <w:left w:w="15" w:type="dxa"/>
              <w:bottom w:w="0" w:type="dxa"/>
              <w:right w:w="15" w:type="dxa"/>
            </w:tcMar>
            <w:vAlign w:val="center"/>
            <w:hideMark/>
          </w:tcPr>
          <w:p w14:paraId="2849B23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2E47C94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0.00177</w:t>
            </w:r>
          </w:p>
        </w:tc>
        <w:tc>
          <w:tcPr>
            <w:tcW w:w="0" w:type="auto"/>
            <w:noWrap/>
            <w:tcMar>
              <w:top w:w="15" w:type="dxa"/>
              <w:left w:w="15" w:type="dxa"/>
              <w:bottom w:w="0" w:type="dxa"/>
              <w:right w:w="15" w:type="dxa"/>
            </w:tcMar>
            <w:vAlign w:val="center"/>
            <w:hideMark/>
          </w:tcPr>
          <w:p w14:paraId="1301204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0.00059</w:t>
            </w:r>
          </w:p>
        </w:tc>
        <w:tc>
          <w:tcPr>
            <w:tcW w:w="0" w:type="auto"/>
            <w:noWrap/>
            <w:tcMar>
              <w:top w:w="15" w:type="dxa"/>
              <w:left w:w="15" w:type="dxa"/>
              <w:bottom w:w="0" w:type="dxa"/>
              <w:right w:w="15" w:type="dxa"/>
            </w:tcMar>
            <w:vAlign w:val="center"/>
            <w:hideMark/>
          </w:tcPr>
          <w:p w14:paraId="2D3F1C5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7F9FAA9" w14:textId="77777777" w:rsidTr="001E1BBF">
        <w:trPr>
          <w:trHeight w:val="320"/>
        </w:trPr>
        <w:tc>
          <w:tcPr>
            <w:tcW w:w="0" w:type="auto"/>
            <w:noWrap/>
            <w:tcMar>
              <w:top w:w="15" w:type="dxa"/>
              <w:left w:w="15" w:type="dxa"/>
              <w:bottom w:w="0" w:type="dxa"/>
              <w:right w:w="15" w:type="dxa"/>
            </w:tcMar>
            <w:vAlign w:val="center"/>
            <w:hideMark/>
          </w:tcPr>
          <w:p w14:paraId="3C61FE8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166E877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3.003</w:t>
            </w:r>
          </w:p>
        </w:tc>
        <w:tc>
          <w:tcPr>
            <w:tcW w:w="0" w:type="auto"/>
            <w:noWrap/>
            <w:tcMar>
              <w:top w:w="15" w:type="dxa"/>
              <w:left w:w="15" w:type="dxa"/>
              <w:bottom w:w="0" w:type="dxa"/>
              <w:right w:w="15" w:type="dxa"/>
            </w:tcMar>
            <w:vAlign w:val="center"/>
            <w:hideMark/>
          </w:tcPr>
          <w:p w14:paraId="294FB4D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1.001</w:t>
            </w:r>
          </w:p>
        </w:tc>
        <w:tc>
          <w:tcPr>
            <w:tcW w:w="0" w:type="auto"/>
            <w:noWrap/>
            <w:tcMar>
              <w:top w:w="15" w:type="dxa"/>
              <w:left w:w="15" w:type="dxa"/>
              <w:bottom w:w="0" w:type="dxa"/>
              <w:right w:w="15" w:type="dxa"/>
            </w:tcMar>
            <w:vAlign w:val="center"/>
            <w:hideMark/>
          </w:tcPr>
          <w:p w14:paraId="71D8DF4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r>
      <w:tr w:rsidR="00650534" w:rsidRPr="00650534" w14:paraId="433D8DA2" w14:textId="77777777" w:rsidTr="001E1BBF">
        <w:trPr>
          <w:trHeight w:val="320"/>
        </w:trPr>
        <w:tc>
          <w:tcPr>
            <w:tcW w:w="0" w:type="auto"/>
            <w:noWrap/>
            <w:tcMar>
              <w:top w:w="15" w:type="dxa"/>
              <w:left w:w="15" w:type="dxa"/>
              <w:bottom w:w="0" w:type="dxa"/>
              <w:right w:w="15" w:type="dxa"/>
            </w:tcMar>
            <w:vAlign w:val="center"/>
            <w:hideMark/>
          </w:tcPr>
          <w:p w14:paraId="3C11FFD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990717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6.005</w:t>
            </w:r>
          </w:p>
        </w:tc>
        <w:tc>
          <w:tcPr>
            <w:tcW w:w="0" w:type="auto"/>
            <w:noWrap/>
            <w:tcMar>
              <w:top w:w="15" w:type="dxa"/>
              <w:left w:w="15" w:type="dxa"/>
              <w:bottom w:w="0" w:type="dxa"/>
              <w:right w:w="15" w:type="dxa"/>
            </w:tcMar>
            <w:vAlign w:val="center"/>
            <w:hideMark/>
          </w:tcPr>
          <w:p w14:paraId="555C8E1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2.001666667</w:t>
            </w:r>
          </w:p>
        </w:tc>
        <w:tc>
          <w:tcPr>
            <w:tcW w:w="0" w:type="auto"/>
            <w:noWrap/>
            <w:tcMar>
              <w:top w:w="15" w:type="dxa"/>
              <w:left w:w="15" w:type="dxa"/>
              <w:bottom w:w="0" w:type="dxa"/>
              <w:right w:w="15" w:type="dxa"/>
            </w:tcMar>
            <w:vAlign w:val="center"/>
            <w:hideMark/>
          </w:tcPr>
          <w:p w14:paraId="5AC4996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r>
      <w:tr w:rsidR="00650534" w:rsidRPr="00650534" w14:paraId="11E5F8C7" w14:textId="77777777" w:rsidTr="001E1BBF">
        <w:trPr>
          <w:trHeight w:val="320"/>
        </w:trPr>
        <w:tc>
          <w:tcPr>
            <w:tcW w:w="0" w:type="auto"/>
            <w:noWrap/>
            <w:tcMar>
              <w:top w:w="15" w:type="dxa"/>
              <w:left w:w="15" w:type="dxa"/>
              <w:bottom w:w="0" w:type="dxa"/>
              <w:right w:w="15" w:type="dxa"/>
            </w:tcMar>
            <w:vAlign w:val="center"/>
            <w:hideMark/>
          </w:tcPr>
          <w:p w14:paraId="2B6F66C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BC7B65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9.007</w:t>
            </w:r>
          </w:p>
        </w:tc>
        <w:tc>
          <w:tcPr>
            <w:tcW w:w="0" w:type="auto"/>
            <w:noWrap/>
            <w:tcMar>
              <w:top w:w="15" w:type="dxa"/>
              <w:left w:w="15" w:type="dxa"/>
              <w:bottom w:w="0" w:type="dxa"/>
              <w:right w:w="15" w:type="dxa"/>
            </w:tcMar>
            <w:vAlign w:val="center"/>
            <w:hideMark/>
          </w:tcPr>
          <w:p w14:paraId="67AB08B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3.002333333</w:t>
            </w:r>
          </w:p>
        </w:tc>
        <w:tc>
          <w:tcPr>
            <w:tcW w:w="0" w:type="auto"/>
            <w:noWrap/>
            <w:tcMar>
              <w:top w:w="15" w:type="dxa"/>
              <w:left w:w="15" w:type="dxa"/>
              <w:bottom w:w="0" w:type="dxa"/>
              <w:right w:w="15" w:type="dxa"/>
            </w:tcMar>
            <w:vAlign w:val="center"/>
            <w:hideMark/>
          </w:tcPr>
          <w:p w14:paraId="277A178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r>
      <w:tr w:rsidR="00650534" w:rsidRPr="00650534" w14:paraId="0C59FF4D" w14:textId="77777777" w:rsidTr="001E1BBF">
        <w:trPr>
          <w:trHeight w:val="320"/>
        </w:trPr>
        <w:tc>
          <w:tcPr>
            <w:tcW w:w="0" w:type="auto"/>
            <w:noWrap/>
            <w:tcMar>
              <w:top w:w="15" w:type="dxa"/>
              <w:left w:w="15" w:type="dxa"/>
              <w:bottom w:w="0" w:type="dxa"/>
              <w:right w:w="15" w:type="dxa"/>
            </w:tcMar>
            <w:vAlign w:val="center"/>
            <w:hideMark/>
          </w:tcPr>
          <w:p w14:paraId="3E85B67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2AB6F59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10.207</w:t>
            </w:r>
          </w:p>
        </w:tc>
        <w:tc>
          <w:tcPr>
            <w:tcW w:w="0" w:type="auto"/>
            <w:noWrap/>
            <w:tcMar>
              <w:top w:w="15" w:type="dxa"/>
              <w:left w:w="15" w:type="dxa"/>
              <w:bottom w:w="0" w:type="dxa"/>
              <w:right w:w="15" w:type="dxa"/>
            </w:tcMar>
            <w:vAlign w:val="center"/>
            <w:hideMark/>
          </w:tcPr>
          <w:p w14:paraId="47F75D7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3.402333333</w:t>
            </w:r>
          </w:p>
        </w:tc>
        <w:tc>
          <w:tcPr>
            <w:tcW w:w="0" w:type="auto"/>
            <w:noWrap/>
            <w:tcMar>
              <w:top w:w="15" w:type="dxa"/>
              <w:left w:w="15" w:type="dxa"/>
              <w:bottom w:w="0" w:type="dxa"/>
              <w:right w:w="15" w:type="dxa"/>
            </w:tcMar>
            <w:vAlign w:val="center"/>
            <w:hideMark/>
          </w:tcPr>
          <w:p w14:paraId="77C99B5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r>
      <w:tr w:rsidR="00650534" w:rsidRPr="00650534" w14:paraId="4339A1FE" w14:textId="77777777" w:rsidTr="001E1BBF">
        <w:trPr>
          <w:trHeight w:val="320"/>
        </w:trPr>
        <w:tc>
          <w:tcPr>
            <w:tcW w:w="0" w:type="auto"/>
            <w:noWrap/>
            <w:tcMar>
              <w:top w:w="15" w:type="dxa"/>
              <w:left w:w="15" w:type="dxa"/>
              <w:bottom w:w="0" w:type="dxa"/>
              <w:right w:w="15" w:type="dxa"/>
            </w:tcMar>
            <w:vAlign w:val="center"/>
            <w:hideMark/>
          </w:tcPr>
          <w:p w14:paraId="73A3EF9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732B135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10.808</w:t>
            </w:r>
          </w:p>
        </w:tc>
        <w:tc>
          <w:tcPr>
            <w:tcW w:w="0" w:type="auto"/>
            <w:noWrap/>
            <w:tcMar>
              <w:top w:w="15" w:type="dxa"/>
              <w:left w:w="15" w:type="dxa"/>
              <w:bottom w:w="0" w:type="dxa"/>
              <w:right w:w="15" w:type="dxa"/>
            </w:tcMar>
            <w:vAlign w:val="center"/>
            <w:hideMark/>
          </w:tcPr>
          <w:p w14:paraId="56913C1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3.602666667</w:t>
            </w:r>
          </w:p>
        </w:tc>
        <w:tc>
          <w:tcPr>
            <w:tcW w:w="0" w:type="auto"/>
            <w:noWrap/>
            <w:tcMar>
              <w:top w:w="15" w:type="dxa"/>
              <w:left w:w="15" w:type="dxa"/>
              <w:bottom w:w="0" w:type="dxa"/>
              <w:right w:w="15" w:type="dxa"/>
            </w:tcMar>
            <w:vAlign w:val="center"/>
            <w:hideMark/>
          </w:tcPr>
          <w:p w14:paraId="1CBABEE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r>
      <w:tr w:rsidR="00650534" w:rsidRPr="00650534" w14:paraId="4F1F2CE3" w14:textId="77777777" w:rsidTr="001E1BBF">
        <w:trPr>
          <w:trHeight w:val="320"/>
        </w:trPr>
        <w:tc>
          <w:tcPr>
            <w:tcW w:w="0" w:type="auto"/>
            <w:noWrap/>
            <w:tcMar>
              <w:top w:w="15" w:type="dxa"/>
              <w:left w:w="15" w:type="dxa"/>
              <w:bottom w:w="0" w:type="dxa"/>
              <w:right w:w="15" w:type="dxa"/>
            </w:tcMar>
            <w:vAlign w:val="center"/>
            <w:hideMark/>
          </w:tcPr>
          <w:p w14:paraId="1508687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7E9C52E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11.408</w:t>
            </w:r>
          </w:p>
        </w:tc>
        <w:tc>
          <w:tcPr>
            <w:tcW w:w="0" w:type="auto"/>
            <w:noWrap/>
            <w:tcMar>
              <w:top w:w="15" w:type="dxa"/>
              <w:left w:w="15" w:type="dxa"/>
              <w:bottom w:w="0" w:type="dxa"/>
              <w:right w:w="15" w:type="dxa"/>
            </w:tcMar>
            <w:vAlign w:val="center"/>
            <w:hideMark/>
          </w:tcPr>
          <w:p w14:paraId="4E245DA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3.802666667</w:t>
            </w:r>
          </w:p>
        </w:tc>
        <w:tc>
          <w:tcPr>
            <w:tcW w:w="0" w:type="auto"/>
            <w:noWrap/>
            <w:tcMar>
              <w:top w:w="15" w:type="dxa"/>
              <w:left w:w="15" w:type="dxa"/>
              <w:bottom w:w="0" w:type="dxa"/>
              <w:right w:w="15" w:type="dxa"/>
            </w:tcMar>
            <w:vAlign w:val="center"/>
            <w:hideMark/>
          </w:tcPr>
          <w:p w14:paraId="642A8AE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r>
      <w:tr w:rsidR="00650534" w:rsidRPr="00650534" w14:paraId="29FA068D" w14:textId="77777777" w:rsidTr="001E1BBF">
        <w:trPr>
          <w:trHeight w:val="320"/>
        </w:trPr>
        <w:tc>
          <w:tcPr>
            <w:tcW w:w="0" w:type="auto"/>
            <w:noWrap/>
            <w:tcMar>
              <w:top w:w="15" w:type="dxa"/>
              <w:left w:w="15" w:type="dxa"/>
              <w:bottom w:w="0" w:type="dxa"/>
              <w:right w:w="15" w:type="dxa"/>
            </w:tcMar>
            <w:vAlign w:val="center"/>
            <w:hideMark/>
          </w:tcPr>
          <w:p w14:paraId="7A09D50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663F7D0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12.008</w:t>
            </w:r>
          </w:p>
        </w:tc>
        <w:tc>
          <w:tcPr>
            <w:tcW w:w="0" w:type="auto"/>
            <w:noWrap/>
            <w:tcMar>
              <w:top w:w="15" w:type="dxa"/>
              <w:left w:w="15" w:type="dxa"/>
              <w:bottom w:w="0" w:type="dxa"/>
              <w:right w:w="15" w:type="dxa"/>
            </w:tcMar>
            <w:vAlign w:val="center"/>
            <w:hideMark/>
          </w:tcPr>
          <w:p w14:paraId="2CAD95C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4.002666667</w:t>
            </w:r>
          </w:p>
        </w:tc>
        <w:tc>
          <w:tcPr>
            <w:tcW w:w="0" w:type="auto"/>
            <w:noWrap/>
            <w:tcMar>
              <w:top w:w="15" w:type="dxa"/>
              <w:left w:w="15" w:type="dxa"/>
              <w:bottom w:w="0" w:type="dxa"/>
              <w:right w:w="15" w:type="dxa"/>
            </w:tcMar>
            <w:vAlign w:val="center"/>
            <w:hideMark/>
          </w:tcPr>
          <w:p w14:paraId="1A5780E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r>
      <w:tr w:rsidR="00650534" w:rsidRPr="00650534" w14:paraId="3892D45F" w14:textId="77777777" w:rsidTr="001E1BBF">
        <w:trPr>
          <w:trHeight w:val="320"/>
        </w:trPr>
        <w:tc>
          <w:tcPr>
            <w:tcW w:w="0" w:type="auto"/>
            <w:noWrap/>
            <w:tcMar>
              <w:top w:w="15" w:type="dxa"/>
              <w:left w:w="15" w:type="dxa"/>
              <w:bottom w:w="0" w:type="dxa"/>
              <w:right w:w="15" w:type="dxa"/>
            </w:tcMar>
            <w:vAlign w:val="center"/>
            <w:hideMark/>
          </w:tcPr>
          <w:p w14:paraId="77DA0BC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03022F0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12.608</w:t>
            </w:r>
          </w:p>
        </w:tc>
        <w:tc>
          <w:tcPr>
            <w:tcW w:w="0" w:type="auto"/>
            <w:noWrap/>
            <w:tcMar>
              <w:top w:w="15" w:type="dxa"/>
              <w:left w:w="15" w:type="dxa"/>
              <w:bottom w:w="0" w:type="dxa"/>
              <w:right w:w="15" w:type="dxa"/>
            </w:tcMar>
            <w:vAlign w:val="center"/>
            <w:hideMark/>
          </w:tcPr>
          <w:p w14:paraId="05D3DF4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4.202666667</w:t>
            </w:r>
          </w:p>
        </w:tc>
        <w:tc>
          <w:tcPr>
            <w:tcW w:w="0" w:type="auto"/>
            <w:noWrap/>
            <w:tcMar>
              <w:top w:w="15" w:type="dxa"/>
              <w:left w:w="15" w:type="dxa"/>
              <w:bottom w:w="0" w:type="dxa"/>
              <w:right w:w="15" w:type="dxa"/>
            </w:tcMar>
            <w:vAlign w:val="center"/>
            <w:hideMark/>
          </w:tcPr>
          <w:p w14:paraId="2C28E98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r>
      <w:tr w:rsidR="00650534" w:rsidRPr="00650534" w14:paraId="4EF0D01C" w14:textId="77777777" w:rsidTr="001E1BBF">
        <w:trPr>
          <w:trHeight w:val="320"/>
        </w:trPr>
        <w:tc>
          <w:tcPr>
            <w:tcW w:w="0" w:type="auto"/>
            <w:noWrap/>
            <w:tcMar>
              <w:top w:w="15" w:type="dxa"/>
              <w:left w:w="15" w:type="dxa"/>
              <w:bottom w:w="0" w:type="dxa"/>
              <w:right w:w="15" w:type="dxa"/>
            </w:tcMar>
            <w:vAlign w:val="center"/>
            <w:hideMark/>
          </w:tcPr>
          <w:p w14:paraId="73EA22E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7849719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13.207</w:t>
            </w:r>
          </w:p>
        </w:tc>
        <w:tc>
          <w:tcPr>
            <w:tcW w:w="0" w:type="auto"/>
            <w:noWrap/>
            <w:tcMar>
              <w:top w:w="15" w:type="dxa"/>
              <w:left w:w="15" w:type="dxa"/>
              <w:bottom w:w="0" w:type="dxa"/>
              <w:right w:w="15" w:type="dxa"/>
            </w:tcMar>
            <w:vAlign w:val="center"/>
            <w:hideMark/>
          </w:tcPr>
          <w:p w14:paraId="3498D71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4.402333333</w:t>
            </w:r>
          </w:p>
        </w:tc>
        <w:tc>
          <w:tcPr>
            <w:tcW w:w="0" w:type="auto"/>
            <w:noWrap/>
            <w:tcMar>
              <w:top w:w="15" w:type="dxa"/>
              <w:left w:w="15" w:type="dxa"/>
              <w:bottom w:w="0" w:type="dxa"/>
              <w:right w:w="15" w:type="dxa"/>
            </w:tcMar>
            <w:vAlign w:val="center"/>
            <w:hideMark/>
          </w:tcPr>
          <w:p w14:paraId="667FC68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r>
      <w:tr w:rsidR="00650534" w:rsidRPr="00650534" w14:paraId="296950D8" w14:textId="77777777" w:rsidTr="001E1BBF">
        <w:trPr>
          <w:trHeight w:val="320"/>
        </w:trPr>
        <w:tc>
          <w:tcPr>
            <w:tcW w:w="0" w:type="auto"/>
            <w:noWrap/>
            <w:tcMar>
              <w:top w:w="15" w:type="dxa"/>
              <w:left w:w="15" w:type="dxa"/>
              <w:bottom w:w="0" w:type="dxa"/>
              <w:right w:w="15" w:type="dxa"/>
            </w:tcMar>
            <w:vAlign w:val="center"/>
            <w:hideMark/>
          </w:tcPr>
          <w:p w14:paraId="076CA78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6E649CD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13.427</w:t>
            </w:r>
          </w:p>
        </w:tc>
        <w:tc>
          <w:tcPr>
            <w:tcW w:w="0" w:type="auto"/>
            <w:noWrap/>
            <w:tcMar>
              <w:top w:w="15" w:type="dxa"/>
              <w:left w:w="15" w:type="dxa"/>
              <w:bottom w:w="0" w:type="dxa"/>
              <w:right w:w="15" w:type="dxa"/>
            </w:tcMar>
            <w:vAlign w:val="center"/>
            <w:hideMark/>
          </w:tcPr>
          <w:p w14:paraId="24E1F56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4.475666667</w:t>
            </w:r>
          </w:p>
        </w:tc>
        <w:tc>
          <w:tcPr>
            <w:tcW w:w="0" w:type="auto"/>
            <w:noWrap/>
            <w:tcMar>
              <w:top w:w="15" w:type="dxa"/>
              <w:left w:w="15" w:type="dxa"/>
              <w:bottom w:w="0" w:type="dxa"/>
              <w:right w:w="15" w:type="dxa"/>
            </w:tcMar>
            <w:vAlign w:val="center"/>
            <w:hideMark/>
          </w:tcPr>
          <w:p w14:paraId="0B8FDEF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r>
      <w:tr w:rsidR="00650534" w:rsidRPr="00650534" w14:paraId="39770B82" w14:textId="77777777" w:rsidTr="001E1BBF">
        <w:trPr>
          <w:trHeight w:val="320"/>
        </w:trPr>
        <w:tc>
          <w:tcPr>
            <w:tcW w:w="0" w:type="auto"/>
            <w:noWrap/>
            <w:tcMar>
              <w:top w:w="15" w:type="dxa"/>
              <w:left w:w="15" w:type="dxa"/>
              <w:bottom w:w="0" w:type="dxa"/>
              <w:right w:w="15" w:type="dxa"/>
            </w:tcMar>
            <w:vAlign w:val="center"/>
            <w:hideMark/>
          </w:tcPr>
          <w:p w14:paraId="484F414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23879C8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13.427</w:t>
            </w:r>
          </w:p>
        </w:tc>
        <w:tc>
          <w:tcPr>
            <w:tcW w:w="0" w:type="auto"/>
            <w:noWrap/>
            <w:tcMar>
              <w:top w:w="15" w:type="dxa"/>
              <w:left w:w="15" w:type="dxa"/>
              <w:bottom w:w="0" w:type="dxa"/>
              <w:right w:w="15" w:type="dxa"/>
            </w:tcMar>
            <w:vAlign w:val="center"/>
            <w:hideMark/>
          </w:tcPr>
          <w:p w14:paraId="248CC42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4.475666667</w:t>
            </w:r>
          </w:p>
        </w:tc>
        <w:tc>
          <w:tcPr>
            <w:tcW w:w="0" w:type="auto"/>
            <w:noWrap/>
            <w:tcMar>
              <w:top w:w="15" w:type="dxa"/>
              <w:left w:w="15" w:type="dxa"/>
              <w:bottom w:w="0" w:type="dxa"/>
              <w:right w:w="15" w:type="dxa"/>
            </w:tcMar>
            <w:vAlign w:val="center"/>
            <w:hideMark/>
          </w:tcPr>
          <w:p w14:paraId="474EEA1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r>
      <w:tr w:rsidR="00650534" w:rsidRPr="00650534" w14:paraId="52B376A3" w14:textId="77777777" w:rsidTr="001E1BBF">
        <w:trPr>
          <w:trHeight w:val="320"/>
        </w:trPr>
        <w:tc>
          <w:tcPr>
            <w:tcW w:w="0" w:type="auto"/>
            <w:noWrap/>
            <w:tcMar>
              <w:top w:w="15" w:type="dxa"/>
              <w:left w:w="15" w:type="dxa"/>
              <w:bottom w:w="0" w:type="dxa"/>
              <w:right w:w="15" w:type="dxa"/>
            </w:tcMar>
            <w:vAlign w:val="center"/>
            <w:hideMark/>
          </w:tcPr>
          <w:p w14:paraId="270158F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79BDB97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13.427</w:t>
            </w:r>
          </w:p>
        </w:tc>
        <w:tc>
          <w:tcPr>
            <w:tcW w:w="0" w:type="auto"/>
            <w:noWrap/>
            <w:tcMar>
              <w:top w:w="15" w:type="dxa"/>
              <w:left w:w="15" w:type="dxa"/>
              <w:bottom w:w="0" w:type="dxa"/>
              <w:right w:w="15" w:type="dxa"/>
            </w:tcMar>
            <w:vAlign w:val="center"/>
            <w:hideMark/>
          </w:tcPr>
          <w:p w14:paraId="7E7FFE1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4.475666667</w:t>
            </w:r>
          </w:p>
        </w:tc>
        <w:tc>
          <w:tcPr>
            <w:tcW w:w="0" w:type="auto"/>
            <w:noWrap/>
            <w:tcMar>
              <w:top w:w="15" w:type="dxa"/>
              <w:left w:w="15" w:type="dxa"/>
              <w:bottom w:w="0" w:type="dxa"/>
              <w:right w:w="15" w:type="dxa"/>
            </w:tcMar>
            <w:vAlign w:val="center"/>
            <w:hideMark/>
          </w:tcPr>
          <w:p w14:paraId="0F44851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r>
    </w:tbl>
    <w:p w14:paraId="2F389745" w14:textId="77777777" w:rsidR="00206D3D" w:rsidRPr="00650534" w:rsidRDefault="005D78DD" w:rsidP="00206D3D">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7FB200AD" wp14:editId="62A88A4A">
            <wp:extent cx="3962400" cy="2209800"/>
            <wp:effectExtent l="0" t="0" r="0" b="0"/>
            <wp:docPr id="1588279648" name="グラフ 1">
              <a:extLst xmlns:a="http://schemas.openxmlformats.org/drawingml/2006/main">
                <a:ext uri="{FF2B5EF4-FFF2-40B4-BE49-F238E27FC236}">
                  <a16:creationId xmlns:a16="http://schemas.microsoft.com/office/drawing/2014/main" id="{1067621C-C24F-624F-BF48-AE6B9F4AA1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AD905C" w14:textId="52BDBE7C" w:rsidR="00206D3D" w:rsidRDefault="00206D3D" w:rsidP="002F2E10">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10</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b w:val="0"/>
          <w:bCs w:val="0"/>
          <w:color w:val="000000" w:themeColor="text1"/>
          <w:sz w:val="21"/>
          <w:szCs w:val="21"/>
        </w:rPr>
        <w:t>入力電圧と出力電圧の関係</w:t>
      </w:r>
      <w:r w:rsidR="00A43446" w:rsidRPr="00650534">
        <w:rPr>
          <w:rFonts w:asciiTheme="minorEastAsia" w:eastAsiaTheme="minorEastAsia" w:hAnsiTheme="minorEastAsia" w:hint="eastAsia"/>
          <w:b w:val="0"/>
          <w:bCs w:val="0"/>
          <w:color w:val="000000" w:themeColor="text1"/>
          <w:sz w:val="21"/>
          <w:szCs w:val="21"/>
        </w:rPr>
        <w:t>のグラフ</w:t>
      </w:r>
      <w:r w:rsidR="00A43446" w:rsidRPr="00650534">
        <w:rPr>
          <w:rFonts w:asciiTheme="minorEastAsia" w:eastAsiaTheme="minorEastAsia" w:hAnsiTheme="minorEastAsia"/>
          <w:b w:val="0"/>
          <w:bCs w:val="0"/>
          <w:color w:val="000000" w:themeColor="text1"/>
          <w:sz w:val="21"/>
          <w:szCs w:val="21"/>
        </w:rPr>
        <w:t>(</w:t>
      </w:r>
      <w:r w:rsidR="00A43446" w:rsidRPr="00650534">
        <w:rPr>
          <w:rFonts w:asciiTheme="minorEastAsia" w:eastAsiaTheme="minorEastAsia" w:hAnsiTheme="minorEastAsia" w:hint="eastAsia"/>
          <w:b w:val="0"/>
          <w:bCs w:val="0"/>
          <w:color w:val="000000" w:themeColor="text1"/>
          <w:sz w:val="21"/>
          <w:szCs w:val="21"/>
        </w:rPr>
        <w:t>無負荷</w:t>
      </w:r>
      <w:r w:rsidR="009A1DCF">
        <w:rPr>
          <w:rFonts w:asciiTheme="minorEastAsia" w:eastAsiaTheme="minorEastAsia" w:hAnsiTheme="minorEastAsia"/>
          <w:b w:val="0"/>
          <w:bCs w:val="0"/>
          <w:color w:val="000000" w:themeColor="text1"/>
          <w:sz w:val="21"/>
          <w:szCs w:val="21"/>
        </w:rPr>
        <w:t>)</w:t>
      </w:r>
    </w:p>
    <w:p w14:paraId="6DB277A7" w14:textId="77777777" w:rsidR="009A1DCF" w:rsidRPr="009A1DCF" w:rsidRDefault="009A1DCF" w:rsidP="009A1DCF"/>
    <w:p w14:paraId="4E55FC3B" w14:textId="7983F1E9" w:rsidR="005D78DD" w:rsidRPr="00650534" w:rsidRDefault="005D78DD" w:rsidP="004D5288">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7</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hint="eastAsia"/>
          <w:b w:val="0"/>
          <w:bCs w:val="0"/>
          <w:color w:val="000000" w:themeColor="text1"/>
          <w:sz w:val="21"/>
          <w:szCs w:val="21"/>
        </w:rPr>
        <w:t>非反転増幅回路の</w:t>
      </w:r>
      <w:r w:rsidR="00A43446"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b w:val="0"/>
          <w:bCs w:val="0"/>
          <w:color w:val="000000" w:themeColor="text1"/>
          <w:sz w:val="21"/>
          <w:szCs w:val="21"/>
        </w:rPr>
        <w:t>(3k</w:t>
      </w:r>
      <w:r w:rsidR="00C2110C" w:rsidRPr="00650534">
        <w:rPr>
          <w:rFonts w:asciiTheme="minorEastAsia" w:eastAsiaTheme="minorEastAsia" w:hAnsiTheme="minorEastAsia" w:hint="eastAsia"/>
          <w:b w:val="0"/>
          <w:bCs w:val="0"/>
          <w:color w:val="000000" w:themeColor="text1"/>
          <w:sz w:val="21"/>
          <w:szCs w:val="21"/>
        </w:rPr>
        <w:t>Ω</w:t>
      </w:r>
      <w:r w:rsidR="00A43446" w:rsidRPr="00650534">
        <w:rPr>
          <w:rFonts w:asciiTheme="minorEastAsia" w:eastAsiaTheme="minorEastAsia" w:hAnsiTheme="minorEastAsia"/>
          <w:b w:val="0"/>
          <w:bCs w:val="0"/>
          <w:color w:val="000000" w:themeColor="text1"/>
          <w:sz w:val="21"/>
          <w:szCs w:val="21"/>
        </w:rPr>
        <w:t>)</w:t>
      </w:r>
    </w:p>
    <w:tbl>
      <w:tblPr>
        <w:tblW w:w="4794" w:type="dxa"/>
        <w:tblInd w:w="2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97"/>
        <w:gridCol w:w="2397"/>
      </w:tblGrid>
      <w:tr w:rsidR="00650534" w:rsidRPr="00650534" w14:paraId="13F448D4" w14:textId="77777777" w:rsidTr="00321D87">
        <w:trPr>
          <w:trHeight w:val="356"/>
        </w:trPr>
        <w:tc>
          <w:tcPr>
            <w:tcW w:w="2397" w:type="dxa"/>
            <w:noWrap/>
            <w:tcMar>
              <w:top w:w="15" w:type="dxa"/>
              <w:left w:w="15" w:type="dxa"/>
              <w:bottom w:w="0" w:type="dxa"/>
              <w:right w:w="15" w:type="dxa"/>
            </w:tcMar>
            <w:vAlign w:val="center"/>
            <w:hideMark/>
          </w:tcPr>
          <w:p w14:paraId="168D485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2397" w:type="dxa"/>
            <w:noWrap/>
            <w:tcMar>
              <w:top w:w="15" w:type="dxa"/>
              <w:left w:w="15" w:type="dxa"/>
              <w:bottom w:w="0" w:type="dxa"/>
              <w:right w:w="15" w:type="dxa"/>
            </w:tcMar>
            <w:vAlign w:val="center"/>
            <w:hideMark/>
          </w:tcPr>
          <w:p w14:paraId="451D668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0FE48578" w14:textId="77777777" w:rsidTr="00321D87">
        <w:trPr>
          <w:trHeight w:val="323"/>
        </w:trPr>
        <w:tc>
          <w:tcPr>
            <w:tcW w:w="0" w:type="auto"/>
            <w:noWrap/>
            <w:tcMar>
              <w:top w:w="15" w:type="dxa"/>
              <w:left w:w="15" w:type="dxa"/>
              <w:bottom w:w="0" w:type="dxa"/>
              <w:right w:w="15" w:type="dxa"/>
            </w:tcMar>
            <w:vAlign w:val="center"/>
            <w:hideMark/>
          </w:tcPr>
          <w:p w14:paraId="1D9AAE6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52227B6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-13.306</w:t>
            </w:r>
          </w:p>
        </w:tc>
      </w:tr>
      <w:tr w:rsidR="00650534" w:rsidRPr="00650534" w14:paraId="014FAE41" w14:textId="77777777" w:rsidTr="00321D87">
        <w:trPr>
          <w:trHeight w:val="323"/>
        </w:trPr>
        <w:tc>
          <w:tcPr>
            <w:tcW w:w="0" w:type="auto"/>
            <w:noWrap/>
            <w:tcMar>
              <w:top w:w="15" w:type="dxa"/>
              <w:left w:w="15" w:type="dxa"/>
              <w:bottom w:w="0" w:type="dxa"/>
              <w:right w:w="15" w:type="dxa"/>
            </w:tcMar>
            <w:vAlign w:val="center"/>
            <w:hideMark/>
          </w:tcPr>
          <w:p w14:paraId="4CE113C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71C0823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-13.268</w:t>
            </w:r>
          </w:p>
        </w:tc>
      </w:tr>
      <w:tr w:rsidR="00650534" w:rsidRPr="00650534" w14:paraId="45010587" w14:textId="77777777" w:rsidTr="00321D87">
        <w:trPr>
          <w:trHeight w:val="323"/>
        </w:trPr>
        <w:tc>
          <w:tcPr>
            <w:tcW w:w="0" w:type="auto"/>
            <w:noWrap/>
            <w:tcMar>
              <w:top w:w="15" w:type="dxa"/>
              <w:left w:w="15" w:type="dxa"/>
              <w:bottom w:w="0" w:type="dxa"/>
              <w:right w:w="15" w:type="dxa"/>
            </w:tcMar>
            <w:vAlign w:val="center"/>
            <w:hideMark/>
          </w:tcPr>
          <w:p w14:paraId="68DCB14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7589DD7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-13.261</w:t>
            </w:r>
          </w:p>
        </w:tc>
      </w:tr>
      <w:tr w:rsidR="00650534" w:rsidRPr="00650534" w14:paraId="53E90399" w14:textId="77777777" w:rsidTr="00321D87">
        <w:trPr>
          <w:trHeight w:val="323"/>
        </w:trPr>
        <w:tc>
          <w:tcPr>
            <w:tcW w:w="0" w:type="auto"/>
            <w:noWrap/>
            <w:tcMar>
              <w:top w:w="15" w:type="dxa"/>
              <w:left w:w="15" w:type="dxa"/>
              <w:bottom w:w="0" w:type="dxa"/>
              <w:right w:w="15" w:type="dxa"/>
            </w:tcMar>
            <w:vAlign w:val="center"/>
            <w:hideMark/>
          </w:tcPr>
          <w:p w14:paraId="533DDED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079AACE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-13.206</w:t>
            </w:r>
          </w:p>
        </w:tc>
      </w:tr>
      <w:tr w:rsidR="00650534" w:rsidRPr="00650534" w14:paraId="6E8B2E06" w14:textId="77777777" w:rsidTr="00321D87">
        <w:trPr>
          <w:trHeight w:val="323"/>
        </w:trPr>
        <w:tc>
          <w:tcPr>
            <w:tcW w:w="0" w:type="auto"/>
            <w:noWrap/>
            <w:tcMar>
              <w:top w:w="15" w:type="dxa"/>
              <w:left w:w="15" w:type="dxa"/>
              <w:bottom w:w="0" w:type="dxa"/>
              <w:right w:w="15" w:type="dxa"/>
            </w:tcMar>
            <w:vAlign w:val="center"/>
            <w:hideMark/>
          </w:tcPr>
          <w:p w14:paraId="2D3BD5F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6B8BD58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-12.606</w:t>
            </w:r>
          </w:p>
        </w:tc>
      </w:tr>
      <w:tr w:rsidR="00650534" w:rsidRPr="00650534" w14:paraId="59678681" w14:textId="77777777" w:rsidTr="00321D87">
        <w:trPr>
          <w:trHeight w:val="323"/>
        </w:trPr>
        <w:tc>
          <w:tcPr>
            <w:tcW w:w="0" w:type="auto"/>
            <w:noWrap/>
            <w:tcMar>
              <w:top w:w="15" w:type="dxa"/>
              <w:left w:w="15" w:type="dxa"/>
              <w:bottom w:w="0" w:type="dxa"/>
              <w:right w:w="15" w:type="dxa"/>
            </w:tcMar>
            <w:vAlign w:val="center"/>
            <w:hideMark/>
          </w:tcPr>
          <w:p w14:paraId="6C718CC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5B33483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-12.006</w:t>
            </w:r>
          </w:p>
        </w:tc>
      </w:tr>
      <w:tr w:rsidR="00650534" w:rsidRPr="00650534" w14:paraId="14D47ED7" w14:textId="77777777" w:rsidTr="00321D87">
        <w:trPr>
          <w:trHeight w:val="323"/>
        </w:trPr>
        <w:tc>
          <w:tcPr>
            <w:tcW w:w="0" w:type="auto"/>
            <w:noWrap/>
            <w:tcMar>
              <w:top w:w="15" w:type="dxa"/>
              <w:left w:w="15" w:type="dxa"/>
              <w:bottom w:w="0" w:type="dxa"/>
              <w:right w:w="15" w:type="dxa"/>
            </w:tcMar>
            <w:vAlign w:val="center"/>
            <w:hideMark/>
          </w:tcPr>
          <w:p w14:paraId="739FF91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5B24260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-11.406</w:t>
            </w:r>
          </w:p>
        </w:tc>
      </w:tr>
      <w:tr w:rsidR="00650534" w:rsidRPr="00650534" w14:paraId="3778D564" w14:textId="77777777" w:rsidTr="00321D87">
        <w:trPr>
          <w:trHeight w:val="323"/>
        </w:trPr>
        <w:tc>
          <w:tcPr>
            <w:tcW w:w="0" w:type="auto"/>
            <w:noWrap/>
            <w:tcMar>
              <w:top w:w="15" w:type="dxa"/>
              <w:left w:w="15" w:type="dxa"/>
              <w:bottom w:w="0" w:type="dxa"/>
              <w:right w:w="15" w:type="dxa"/>
            </w:tcMar>
            <w:vAlign w:val="center"/>
            <w:hideMark/>
          </w:tcPr>
          <w:p w14:paraId="3712C7D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66892C6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-10.805</w:t>
            </w:r>
          </w:p>
        </w:tc>
      </w:tr>
      <w:tr w:rsidR="00650534" w:rsidRPr="00650534" w14:paraId="1AFD6729" w14:textId="77777777" w:rsidTr="00321D87">
        <w:trPr>
          <w:trHeight w:val="323"/>
        </w:trPr>
        <w:tc>
          <w:tcPr>
            <w:tcW w:w="0" w:type="auto"/>
            <w:noWrap/>
            <w:tcMar>
              <w:top w:w="15" w:type="dxa"/>
              <w:left w:w="15" w:type="dxa"/>
              <w:bottom w:w="0" w:type="dxa"/>
              <w:right w:w="15" w:type="dxa"/>
            </w:tcMar>
            <w:vAlign w:val="center"/>
            <w:hideMark/>
          </w:tcPr>
          <w:p w14:paraId="319F27B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41C418E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-10.205</w:t>
            </w:r>
          </w:p>
        </w:tc>
      </w:tr>
      <w:tr w:rsidR="00650534" w:rsidRPr="00650534" w14:paraId="6235C516" w14:textId="77777777" w:rsidTr="00321D87">
        <w:trPr>
          <w:trHeight w:val="323"/>
        </w:trPr>
        <w:tc>
          <w:tcPr>
            <w:tcW w:w="0" w:type="auto"/>
            <w:noWrap/>
            <w:tcMar>
              <w:top w:w="15" w:type="dxa"/>
              <w:left w:w="15" w:type="dxa"/>
              <w:bottom w:w="0" w:type="dxa"/>
              <w:right w:w="15" w:type="dxa"/>
            </w:tcMar>
            <w:vAlign w:val="center"/>
            <w:hideMark/>
          </w:tcPr>
          <w:p w14:paraId="066B5DA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5FF557C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-9.004</w:t>
            </w:r>
          </w:p>
        </w:tc>
      </w:tr>
      <w:tr w:rsidR="00650534" w:rsidRPr="00650534" w14:paraId="41EAD41D" w14:textId="77777777" w:rsidTr="00321D87">
        <w:trPr>
          <w:trHeight w:val="323"/>
        </w:trPr>
        <w:tc>
          <w:tcPr>
            <w:tcW w:w="0" w:type="auto"/>
            <w:noWrap/>
            <w:tcMar>
              <w:top w:w="15" w:type="dxa"/>
              <w:left w:w="15" w:type="dxa"/>
              <w:bottom w:w="0" w:type="dxa"/>
              <w:right w:w="15" w:type="dxa"/>
            </w:tcMar>
            <w:vAlign w:val="center"/>
            <w:hideMark/>
          </w:tcPr>
          <w:p w14:paraId="43D6BBA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FE8D2C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-6.003</w:t>
            </w:r>
          </w:p>
        </w:tc>
      </w:tr>
      <w:tr w:rsidR="00650534" w:rsidRPr="00650534" w14:paraId="4CBE5E35" w14:textId="77777777" w:rsidTr="00321D87">
        <w:trPr>
          <w:trHeight w:val="323"/>
        </w:trPr>
        <w:tc>
          <w:tcPr>
            <w:tcW w:w="0" w:type="auto"/>
            <w:noWrap/>
            <w:tcMar>
              <w:top w:w="15" w:type="dxa"/>
              <w:left w:w="15" w:type="dxa"/>
              <w:bottom w:w="0" w:type="dxa"/>
              <w:right w:w="15" w:type="dxa"/>
            </w:tcMar>
            <w:vAlign w:val="center"/>
            <w:hideMark/>
          </w:tcPr>
          <w:p w14:paraId="68D842B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4B851D3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-3.001</w:t>
            </w:r>
          </w:p>
        </w:tc>
      </w:tr>
      <w:tr w:rsidR="00650534" w:rsidRPr="00650534" w14:paraId="349DEB72" w14:textId="77777777" w:rsidTr="00321D87">
        <w:trPr>
          <w:trHeight w:val="323"/>
        </w:trPr>
        <w:tc>
          <w:tcPr>
            <w:tcW w:w="0" w:type="auto"/>
            <w:noWrap/>
            <w:tcMar>
              <w:top w:w="15" w:type="dxa"/>
              <w:left w:w="15" w:type="dxa"/>
              <w:bottom w:w="0" w:type="dxa"/>
              <w:right w:w="15" w:type="dxa"/>
            </w:tcMar>
            <w:vAlign w:val="center"/>
            <w:hideMark/>
          </w:tcPr>
          <w:p w14:paraId="3E30FCE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786422F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0.001826</w:t>
            </w:r>
          </w:p>
        </w:tc>
      </w:tr>
      <w:tr w:rsidR="00650534" w:rsidRPr="00650534" w14:paraId="756C7D54" w14:textId="77777777" w:rsidTr="00321D87">
        <w:trPr>
          <w:trHeight w:val="323"/>
        </w:trPr>
        <w:tc>
          <w:tcPr>
            <w:tcW w:w="0" w:type="auto"/>
            <w:noWrap/>
            <w:tcMar>
              <w:top w:w="15" w:type="dxa"/>
              <w:left w:w="15" w:type="dxa"/>
              <w:bottom w:w="0" w:type="dxa"/>
              <w:right w:w="15" w:type="dxa"/>
            </w:tcMar>
            <w:vAlign w:val="center"/>
            <w:hideMark/>
          </w:tcPr>
          <w:p w14:paraId="295E312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1D91977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3.004</w:t>
            </w:r>
          </w:p>
        </w:tc>
      </w:tr>
      <w:tr w:rsidR="00650534" w:rsidRPr="00650534" w14:paraId="6152BB7B" w14:textId="77777777" w:rsidTr="00321D87">
        <w:trPr>
          <w:trHeight w:val="323"/>
        </w:trPr>
        <w:tc>
          <w:tcPr>
            <w:tcW w:w="0" w:type="auto"/>
            <w:noWrap/>
            <w:tcMar>
              <w:top w:w="15" w:type="dxa"/>
              <w:left w:w="15" w:type="dxa"/>
              <w:bottom w:w="0" w:type="dxa"/>
              <w:right w:w="15" w:type="dxa"/>
            </w:tcMar>
            <w:vAlign w:val="center"/>
            <w:hideMark/>
          </w:tcPr>
          <w:p w14:paraId="5E10FC3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4CA7ED9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6.005</w:t>
            </w:r>
          </w:p>
        </w:tc>
      </w:tr>
      <w:tr w:rsidR="00650534" w:rsidRPr="00650534" w14:paraId="2B2D89BF" w14:textId="77777777" w:rsidTr="00321D87">
        <w:trPr>
          <w:trHeight w:val="323"/>
        </w:trPr>
        <w:tc>
          <w:tcPr>
            <w:tcW w:w="0" w:type="auto"/>
            <w:noWrap/>
            <w:tcMar>
              <w:top w:w="15" w:type="dxa"/>
              <w:left w:w="15" w:type="dxa"/>
              <w:bottom w:w="0" w:type="dxa"/>
              <w:right w:w="15" w:type="dxa"/>
            </w:tcMar>
            <w:vAlign w:val="center"/>
            <w:hideMark/>
          </w:tcPr>
          <w:p w14:paraId="3DEF40A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1E90919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9.007</w:t>
            </w:r>
          </w:p>
        </w:tc>
      </w:tr>
      <w:tr w:rsidR="00650534" w:rsidRPr="00650534" w14:paraId="2468A6A6" w14:textId="77777777" w:rsidTr="00321D87">
        <w:trPr>
          <w:trHeight w:val="323"/>
        </w:trPr>
        <w:tc>
          <w:tcPr>
            <w:tcW w:w="0" w:type="auto"/>
            <w:noWrap/>
            <w:tcMar>
              <w:top w:w="15" w:type="dxa"/>
              <w:left w:w="15" w:type="dxa"/>
              <w:bottom w:w="0" w:type="dxa"/>
              <w:right w:w="15" w:type="dxa"/>
            </w:tcMar>
            <w:vAlign w:val="center"/>
            <w:hideMark/>
          </w:tcPr>
          <w:p w14:paraId="0D0A39F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5C5E301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10.208</w:t>
            </w:r>
          </w:p>
        </w:tc>
      </w:tr>
      <w:tr w:rsidR="00650534" w:rsidRPr="00650534" w14:paraId="5C314308" w14:textId="77777777" w:rsidTr="00321D87">
        <w:trPr>
          <w:trHeight w:val="323"/>
        </w:trPr>
        <w:tc>
          <w:tcPr>
            <w:tcW w:w="0" w:type="auto"/>
            <w:noWrap/>
            <w:tcMar>
              <w:top w:w="15" w:type="dxa"/>
              <w:left w:w="15" w:type="dxa"/>
              <w:bottom w:w="0" w:type="dxa"/>
              <w:right w:w="15" w:type="dxa"/>
            </w:tcMar>
            <w:vAlign w:val="center"/>
            <w:hideMark/>
          </w:tcPr>
          <w:p w14:paraId="5DCDE72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3F2A7E0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10.808</w:t>
            </w:r>
          </w:p>
        </w:tc>
      </w:tr>
      <w:tr w:rsidR="00650534" w:rsidRPr="00650534" w14:paraId="0177AC6E" w14:textId="77777777" w:rsidTr="00321D87">
        <w:trPr>
          <w:trHeight w:val="323"/>
        </w:trPr>
        <w:tc>
          <w:tcPr>
            <w:tcW w:w="0" w:type="auto"/>
            <w:noWrap/>
            <w:tcMar>
              <w:top w:w="15" w:type="dxa"/>
              <w:left w:w="15" w:type="dxa"/>
              <w:bottom w:w="0" w:type="dxa"/>
              <w:right w:w="15" w:type="dxa"/>
            </w:tcMar>
            <w:vAlign w:val="center"/>
            <w:hideMark/>
          </w:tcPr>
          <w:p w14:paraId="68E5731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457DAD8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11.408</w:t>
            </w:r>
          </w:p>
        </w:tc>
      </w:tr>
      <w:tr w:rsidR="00650534" w:rsidRPr="00650534" w14:paraId="33AF301D" w14:textId="77777777" w:rsidTr="00321D87">
        <w:trPr>
          <w:trHeight w:val="323"/>
        </w:trPr>
        <w:tc>
          <w:tcPr>
            <w:tcW w:w="0" w:type="auto"/>
            <w:noWrap/>
            <w:tcMar>
              <w:top w:w="15" w:type="dxa"/>
              <w:left w:w="15" w:type="dxa"/>
              <w:bottom w:w="0" w:type="dxa"/>
              <w:right w:w="15" w:type="dxa"/>
            </w:tcMar>
            <w:vAlign w:val="center"/>
            <w:hideMark/>
          </w:tcPr>
          <w:p w14:paraId="671E9FE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1CE90D4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12.009</w:t>
            </w:r>
          </w:p>
        </w:tc>
      </w:tr>
      <w:tr w:rsidR="00650534" w:rsidRPr="00650534" w14:paraId="3BDE9B20" w14:textId="77777777" w:rsidTr="00321D87">
        <w:trPr>
          <w:trHeight w:val="323"/>
        </w:trPr>
        <w:tc>
          <w:tcPr>
            <w:tcW w:w="0" w:type="auto"/>
            <w:noWrap/>
            <w:tcMar>
              <w:top w:w="15" w:type="dxa"/>
              <w:left w:w="15" w:type="dxa"/>
              <w:bottom w:w="0" w:type="dxa"/>
              <w:right w:w="15" w:type="dxa"/>
            </w:tcMar>
            <w:vAlign w:val="center"/>
            <w:hideMark/>
          </w:tcPr>
          <w:p w14:paraId="62D5A1C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38AC0F9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12.609</w:t>
            </w:r>
          </w:p>
        </w:tc>
      </w:tr>
      <w:tr w:rsidR="00650534" w:rsidRPr="00650534" w14:paraId="3A6FB0A1" w14:textId="77777777" w:rsidTr="00321D87">
        <w:trPr>
          <w:trHeight w:val="323"/>
        </w:trPr>
        <w:tc>
          <w:tcPr>
            <w:tcW w:w="0" w:type="auto"/>
            <w:noWrap/>
            <w:tcMar>
              <w:top w:w="15" w:type="dxa"/>
              <w:left w:w="15" w:type="dxa"/>
              <w:bottom w:w="0" w:type="dxa"/>
              <w:right w:w="15" w:type="dxa"/>
            </w:tcMar>
            <w:vAlign w:val="center"/>
            <w:hideMark/>
          </w:tcPr>
          <w:p w14:paraId="65F1E5D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0C0BC42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13.205</w:t>
            </w:r>
          </w:p>
        </w:tc>
      </w:tr>
      <w:tr w:rsidR="00650534" w:rsidRPr="00650534" w14:paraId="27DFB46B" w14:textId="77777777" w:rsidTr="00321D87">
        <w:trPr>
          <w:trHeight w:val="323"/>
        </w:trPr>
        <w:tc>
          <w:tcPr>
            <w:tcW w:w="0" w:type="auto"/>
            <w:noWrap/>
            <w:tcMar>
              <w:top w:w="15" w:type="dxa"/>
              <w:left w:w="15" w:type="dxa"/>
              <w:bottom w:w="0" w:type="dxa"/>
              <w:right w:w="15" w:type="dxa"/>
            </w:tcMar>
            <w:vAlign w:val="center"/>
            <w:hideMark/>
          </w:tcPr>
          <w:p w14:paraId="69D7E26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1A14B7E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13.235</w:t>
            </w:r>
          </w:p>
        </w:tc>
      </w:tr>
      <w:tr w:rsidR="00650534" w:rsidRPr="00650534" w14:paraId="0915E0B1" w14:textId="77777777" w:rsidTr="00321D87">
        <w:trPr>
          <w:trHeight w:val="323"/>
        </w:trPr>
        <w:tc>
          <w:tcPr>
            <w:tcW w:w="0" w:type="auto"/>
            <w:noWrap/>
            <w:tcMar>
              <w:top w:w="15" w:type="dxa"/>
              <w:left w:w="15" w:type="dxa"/>
              <w:bottom w:w="0" w:type="dxa"/>
              <w:right w:w="15" w:type="dxa"/>
            </w:tcMar>
            <w:vAlign w:val="center"/>
            <w:hideMark/>
          </w:tcPr>
          <w:p w14:paraId="4C1939B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7EC93C2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13.234</w:t>
            </w:r>
          </w:p>
        </w:tc>
      </w:tr>
      <w:tr w:rsidR="00650534" w:rsidRPr="00650534" w14:paraId="3948DCAF" w14:textId="77777777" w:rsidTr="00321D87">
        <w:trPr>
          <w:trHeight w:val="117"/>
        </w:trPr>
        <w:tc>
          <w:tcPr>
            <w:tcW w:w="0" w:type="auto"/>
            <w:noWrap/>
            <w:tcMar>
              <w:top w:w="15" w:type="dxa"/>
              <w:left w:w="15" w:type="dxa"/>
              <w:bottom w:w="0" w:type="dxa"/>
              <w:right w:w="15" w:type="dxa"/>
            </w:tcMar>
            <w:vAlign w:val="center"/>
            <w:hideMark/>
          </w:tcPr>
          <w:p w14:paraId="27599A1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3378B87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13.234</w:t>
            </w:r>
          </w:p>
        </w:tc>
      </w:tr>
    </w:tbl>
    <w:p w14:paraId="2E7F592C" w14:textId="69403A25" w:rsidR="00206D3D" w:rsidRPr="00650534" w:rsidRDefault="002F2E10" w:rsidP="002F2E10">
      <w:pPr>
        <w:pStyle w:val="Web"/>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65DFC625" wp14:editId="63EB162D">
            <wp:extent cx="4369435" cy="2190750"/>
            <wp:effectExtent l="0" t="0" r="0" b="0"/>
            <wp:docPr id="619639707" name="グラフ 1">
              <a:extLst xmlns:a="http://schemas.openxmlformats.org/drawingml/2006/main">
                <a:ext uri="{FF2B5EF4-FFF2-40B4-BE49-F238E27FC236}">
                  <a16:creationId xmlns:a16="http://schemas.microsoft.com/office/drawing/2014/main" id="{562305DD-A207-9A46-A4BE-685480682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9C4704A" w14:textId="353A21E4" w:rsidR="00206D3D" w:rsidRDefault="00206D3D" w:rsidP="004D5288">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11</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hint="eastAsia"/>
          <w:b w:val="0"/>
          <w:bCs w:val="0"/>
          <w:color w:val="000000" w:themeColor="text1"/>
          <w:sz w:val="21"/>
          <w:szCs w:val="21"/>
        </w:rPr>
        <w:t>のグラフ</w:t>
      </w:r>
      <w:r w:rsidR="00C2110C" w:rsidRPr="00650534">
        <w:rPr>
          <w:rFonts w:asciiTheme="minorEastAsia" w:eastAsiaTheme="minorEastAsia" w:hAnsiTheme="minorEastAsia"/>
          <w:b w:val="0"/>
          <w:bCs w:val="0"/>
          <w:color w:val="000000" w:themeColor="text1"/>
          <w:sz w:val="21"/>
          <w:szCs w:val="21"/>
        </w:rPr>
        <w:t>(</w:t>
      </w:r>
      <w:r w:rsidR="00C2110C" w:rsidRPr="00650534">
        <w:rPr>
          <w:rFonts w:asciiTheme="minorEastAsia" w:eastAsiaTheme="minorEastAsia" w:hAnsiTheme="minorEastAsia" w:hint="eastAsia"/>
          <w:b w:val="0"/>
          <w:bCs w:val="0"/>
          <w:color w:val="000000" w:themeColor="text1"/>
          <w:sz w:val="21"/>
          <w:szCs w:val="21"/>
        </w:rPr>
        <w:t>無負荷</w:t>
      </w:r>
      <w:r w:rsidR="00C2110C" w:rsidRPr="00650534">
        <w:rPr>
          <w:rFonts w:asciiTheme="minorEastAsia" w:eastAsiaTheme="minorEastAsia" w:hAnsiTheme="minorEastAsia"/>
          <w:b w:val="0"/>
          <w:bCs w:val="0"/>
          <w:color w:val="000000" w:themeColor="text1"/>
          <w:sz w:val="21"/>
          <w:szCs w:val="21"/>
        </w:rPr>
        <w:t>)</w:t>
      </w:r>
    </w:p>
    <w:p w14:paraId="62783031" w14:textId="77777777" w:rsidR="00321D87" w:rsidRPr="00321D87" w:rsidRDefault="00321D87" w:rsidP="00321D87"/>
    <w:p w14:paraId="0B1D77A5" w14:textId="7463446F" w:rsidR="005D78DD" w:rsidRPr="00650534" w:rsidRDefault="005D78DD" w:rsidP="004D5288">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8</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hint="eastAsia"/>
          <w:b w:val="0"/>
          <w:bCs w:val="0"/>
          <w:color w:val="000000" w:themeColor="text1"/>
          <w:sz w:val="21"/>
          <w:szCs w:val="21"/>
        </w:rPr>
        <w:t>非反転増幅回路の</w:t>
      </w:r>
      <w:r w:rsidR="00A43446"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b w:val="0"/>
          <w:bCs w:val="0"/>
          <w:color w:val="000000" w:themeColor="text1"/>
          <w:sz w:val="21"/>
          <w:szCs w:val="21"/>
        </w:rPr>
        <w:t>１k</w:t>
      </w:r>
      <w:r w:rsidR="00C2110C" w:rsidRPr="00650534">
        <w:rPr>
          <w:rFonts w:asciiTheme="minorEastAsia" w:eastAsiaTheme="minorEastAsia" w:hAnsiTheme="minorEastAsia" w:hint="eastAsia"/>
          <w:b w:val="0"/>
          <w:bCs w:val="0"/>
          <w:color w:val="000000" w:themeColor="text1"/>
          <w:sz w:val="21"/>
          <w:szCs w:val="21"/>
        </w:rPr>
        <w:t>Ω</w:t>
      </w:r>
      <w:r w:rsidR="00A43446" w:rsidRPr="00650534">
        <w:rPr>
          <w:rFonts w:asciiTheme="minorEastAsia" w:eastAsiaTheme="minorEastAsia" w:hAnsiTheme="minorEastAsia"/>
          <w:b w:val="0"/>
          <w:bCs w:val="0"/>
          <w:color w:val="000000" w:themeColor="text1"/>
          <w:sz w:val="21"/>
          <w:szCs w:val="21"/>
        </w:rPr>
        <w:t>)</w:t>
      </w:r>
    </w:p>
    <w:tbl>
      <w:tblPr>
        <w:tblW w:w="4772" w:type="dxa"/>
        <w:tblInd w:w="2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86"/>
        <w:gridCol w:w="2386"/>
      </w:tblGrid>
      <w:tr w:rsidR="00650534" w:rsidRPr="00650534" w14:paraId="3959E8FB" w14:textId="77777777" w:rsidTr="00321D87">
        <w:trPr>
          <w:trHeight w:val="353"/>
        </w:trPr>
        <w:tc>
          <w:tcPr>
            <w:tcW w:w="2386" w:type="dxa"/>
            <w:noWrap/>
            <w:tcMar>
              <w:top w:w="15" w:type="dxa"/>
              <w:left w:w="15" w:type="dxa"/>
              <w:bottom w:w="0" w:type="dxa"/>
              <w:right w:w="15" w:type="dxa"/>
            </w:tcMar>
            <w:vAlign w:val="center"/>
            <w:hideMark/>
          </w:tcPr>
          <w:p w14:paraId="518531D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2386" w:type="dxa"/>
            <w:noWrap/>
            <w:tcMar>
              <w:top w:w="15" w:type="dxa"/>
              <w:left w:w="15" w:type="dxa"/>
              <w:bottom w:w="0" w:type="dxa"/>
              <w:right w:w="15" w:type="dxa"/>
            </w:tcMar>
            <w:vAlign w:val="center"/>
            <w:hideMark/>
          </w:tcPr>
          <w:p w14:paraId="7DD6ED4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5ABE0B9A" w14:textId="77777777" w:rsidTr="00321D87">
        <w:trPr>
          <w:trHeight w:val="321"/>
        </w:trPr>
        <w:tc>
          <w:tcPr>
            <w:tcW w:w="0" w:type="auto"/>
            <w:noWrap/>
            <w:tcMar>
              <w:top w:w="15" w:type="dxa"/>
              <w:left w:w="15" w:type="dxa"/>
              <w:bottom w:w="0" w:type="dxa"/>
              <w:right w:w="15" w:type="dxa"/>
            </w:tcMar>
            <w:vAlign w:val="center"/>
            <w:hideMark/>
          </w:tcPr>
          <w:p w14:paraId="494BA86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768801E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-11.919</w:t>
            </w:r>
          </w:p>
        </w:tc>
      </w:tr>
      <w:tr w:rsidR="00650534" w:rsidRPr="00650534" w14:paraId="3A7BB1B5" w14:textId="77777777" w:rsidTr="00321D87">
        <w:trPr>
          <w:trHeight w:val="321"/>
        </w:trPr>
        <w:tc>
          <w:tcPr>
            <w:tcW w:w="0" w:type="auto"/>
            <w:noWrap/>
            <w:tcMar>
              <w:top w:w="15" w:type="dxa"/>
              <w:left w:w="15" w:type="dxa"/>
              <w:bottom w:w="0" w:type="dxa"/>
              <w:right w:w="15" w:type="dxa"/>
            </w:tcMar>
            <w:vAlign w:val="center"/>
            <w:hideMark/>
          </w:tcPr>
          <w:p w14:paraId="47D0098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130B7B0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-11.919</w:t>
            </w:r>
          </w:p>
        </w:tc>
      </w:tr>
      <w:tr w:rsidR="00650534" w:rsidRPr="00650534" w14:paraId="1DC0232A" w14:textId="77777777" w:rsidTr="00321D87">
        <w:trPr>
          <w:trHeight w:val="321"/>
        </w:trPr>
        <w:tc>
          <w:tcPr>
            <w:tcW w:w="0" w:type="auto"/>
            <w:noWrap/>
            <w:tcMar>
              <w:top w:w="15" w:type="dxa"/>
              <w:left w:w="15" w:type="dxa"/>
              <w:bottom w:w="0" w:type="dxa"/>
              <w:right w:w="15" w:type="dxa"/>
            </w:tcMar>
            <w:vAlign w:val="center"/>
            <w:hideMark/>
          </w:tcPr>
          <w:p w14:paraId="365D316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303C8B7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-11.917</w:t>
            </w:r>
          </w:p>
        </w:tc>
      </w:tr>
      <w:tr w:rsidR="00650534" w:rsidRPr="00650534" w14:paraId="3BD1F934" w14:textId="77777777" w:rsidTr="00321D87">
        <w:trPr>
          <w:trHeight w:val="321"/>
        </w:trPr>
        <w:tc>
          <w:tcPr>
            <w:tcW w:w="0" w:type="auto"/>
            <w:noWrap/>
            <w:tcMar>
              <w:top w:w="15" w:type="dxa"/>
              <w:left w:w="15" w:type="dxa"/>
              <w:bottom w:w="0" w:type="dxa"/>
              <w:right w:w="15" w:type="dxa"/>
            </w:tcMar>
            <w:vAlign w:val="center"/>
            <w:hideMark/>
          </w:tcPr>
          <w:p w14:paraId="6F11B32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1514035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-11.916</w:t>
            </w:r>
          </w:p>
        </w:tc>
      </w:tr>
      <w:tr w:rsidR="00650534" w:rsidRPr="00650534" w14:paraId="566A613C" w14:textId="77777777" w:rsidTr="00321D87">
        <w:trPr>
          <w:trHeight w:val="321"/>
        </w:trPr>
        <w:tc>
          <w:tcPr>
            <w:tcW w:w="0" w:type="auto"/>
            <w:noWrap/>
            <w:tcMar>
              <w:top w:w="15" w:type="dxa"/>
              <w:left w:w="15" w:type="dxa"/>
              <w:bottom w:w="0" w:type="dxa"/>
              <w:right w:w="15" w:type="dxa"/>
            </w:tcMar>
            <w:vAlign w:val="center"/>
            <w:hideMark/>
          </w:tcPr>
          <w:p w14:paraId="0152016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420BB6A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-11.914</w:t>
            </w:r>
          </w:p>
        </w:tc>
      </w:tr>
      <w:tr w:rsidR="00650534" w:rsidRPr="00650534" w14:paraId="579F73CE" w14:textId="77777777" w:rsidTr="00321D87">
        <w:trPr>
          <w:trHeight w:val="321"/>
        </w:trPr>
        <w:tc>
          <w:tcPr>
            <w:tcW w:w="0" w:type="auto"/>
            <w:noWrap/>
            <w:tcMar>
              <w:top w:w="15" w:type="dxa"/>
              <w:left w:w="15" w:type="dxa"/>
              <w:bottom w:w="0" w:type="dxa"/>
              <w:right w:w="15" w:type="dxa"/>
            </w:tcMar>
            <w:vAlign w:val="center"/>
            <w:hideMark/>
          </w:tcPr>
          <w:p w14:paraId="4A210DD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711BEEA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-11.996</w:t>
            </w:r>
          </w:p>
        </w:tc>
      </w:tr>
      <w:tr w:rsidR="00650534" w:rsidRPr="00650534" w14:paraId="7693FB6B" w14:textId="77777777" w:rsidTr="00321D87">
        <w:trPr>
          <w:trHeight w:val="321"/>
        </w:trPr>
        <w:tc>
          <w:tcPr>
            <w:tcW w:w="0" w:type="auto"/>
            <w:noWrap/>
            <w:tcMar>
              <w:top w:w="15" w:type="dxa"/>
              <w:left w:w="15" w:type="dxa"/>
              <w:bottom w:w="0" w:type="dxa"/>
              <w:right w:w="15" w:type="dxa"/>
            </w:tcMar>
            <w:vAlign w:val="center"/>
            <w:hideMark/>
          </w:tcPr>
          <w:p w14:paraId="1B2A785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47572E3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-11.405</w:t>
            </w:r>
          </w:p>
        </w:tc>
      </w:tr>
      <w:tr w:rsidR="00650534" w:rsidRPr="00650534" w14:paraId="36E79756" w14:textId="77777777" w:rsidTr="00321D87">
        <w:trPr>
          <w:trHeight w:val="321"/>
        </w:trPr>
        <w:tc>
          <w:tcPr>
            <w:tcW w:w="0" w:type="auto"/>
            <w:noWrap/>
            <w:tcMar>
              <w:top w:w="15" w:type="dxa"/>
              <w:left w:w="15" w:type="dxa"/>
              <w:bottom w:w="0" w:type="dxa"/>
              <w:right w:w="15" w:type="dxa"/>
            </w:tcMar>
            <w:vAlign w:val="center"/>
            <w:hideMark/>
          </w:tcPr>
          <w:p w14:paraId="26212E1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61F2B3C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-10.804</w:t>
            </w:r>
          </w:p>
        </w:tc>
      </w:tr>
      <w:tr w:rsidR="00650534" w:rsidRPr="00650534" w14:paraId="62141009" w14:textId="77777777" w:rsidTr="00321D87">
        <w:trPr>
          <w:trHeight w:val="321"/>
        </w:trPr>
        <w:tc>
          <w:tcPr>
            <w:tcW w:w="0" w:type="auto"/>
            <w:noWrap/>
            <w:tcMar>
              <w:top w:w="15" w:type="dxa"/>
              <w:left w:w="15" w:type="dxa"/>
              <w:bottom w:w="0" w:type="dxa"/>
              <w:right w:w="15" w:type="dxa"/>
            </w:tcMar>
            <w:vAlign w:val="center"/>
            <w:hideMark/>
          </w:tcPr>
          <w:p w14:paraId="6DA5810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0152D72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-10.204</w:t>
            </w:r>
          </w:p>
        </w:tc>
      </w:tr>
      <w:tr w:rsidR="00650534" w:rsidRPr="00650534" w14:paraId="154E797A" w14:textId="77777777" w:rsidTr="00321D87">
        <w:trPr>
          <w:trHeight w:val="321"/>
        </w:trPr>
        <w:tc>
          <w:tcPr>
            <w:tcW w:w="0" w:type="auto"/>
            <w:noWrap/>
            <w:tcMar>
              <w:top w:w="15" w:type="dxa"/>
              <w:left w:w="15" w:type="dxa"/>
              <w:bottom w:w="0" w:type="dxa"/>
              <w:right w:w="15" w:type="dxa"/>
            </w:tcMar>
            <w:vAlign w:val="center"/>
            <w:hideMark/>
          </w:tcPr>
          <w:p w14:paraId="36B81D8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5052D8A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-9.004</w:t>
            </w:r>
          </w:p>
        </w:tc>
      </w:tr>
      <w:tr w:rsidR="00650534" w:rsidRPr="00650534" w14:paraId="2C2A5F6F" w14:textId="77777777" w:rsidTr="00321D87">
        <w:trPr>
          <w:trHeight w:val="321"/>
        </w:trPr>
        <w:tc>
          <w:tcPr>
            <w:tcW w:w="0" w:type="auto"/>
            <w:noWrap/>
            <w:tcMar>
              <w:top w:w="15" w:type="dxa"/>
              <w:left w:w="15" w:type="dxa"/>
              <w:bottom w:w="0" w:type="dxa"/>
              <w:right w:w="15" w:type="dxa"/>
            </w:tcMar>
            <w:vAlign w:val="center"/>
            <w:hideMark/>
          </w:tcPr>
          <w:p w14:paraId="7E970BF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03B404D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-6.003</w:t>
            </w:r>
          </w:p>
        </w:tc>
      </w:tr>
      <w:tr w:rsidR="00650534" w:rsidRPr="00650534" w14:paraId="0AE3E12F" w14:textId="77777777" w:rsidTr="00321D87">
        <w:trPr>
          <w:trHeight w:val="321"/>
        </w:trPr>
        <w:tc>
          <w:tcPr>
            <w:tcW w:w="0" w:type="auto"/>
            <w:noWrap/>
            <w:tcMar>
              <w:top w:w="15" w:type="dxa"/>
              <w:left w:w="15" w:type="dxa"/>
              <w:bottom w:w="0" w:type="dxa"/>
              <w:right w:w="15" w:type="dxa"/>
            </w:tcMar>
            <w:vAlign w:val="center"/>
            <w:hideMark/>
          </w:tcPr>
          <w:p w14:paraId="709BE90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848C61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-3.001</w:t>
            </w:r>
          </w:p>
        </w:tc>
      </w:tr>
      <w:tr w:rsidR="00650534" w:rsidRPr="00650534" w14:paraId="5B2B3DB0" w14:textId="77777777" w:rsidTr="00321D87">
        <w:trPr>
          <w:trHeight w:val="321"/>
        </w:trPr>
        <w:tc>
          <w:tcPr>
            <w:tcW w:w="0" w:type="auto"/>
            <w:noWrap/>
            <w:tcMar>
              <w:top w:w="15" w:type="dxa"/>
              <w:left w:w="15" w:type="dxa"/>
              <w:bottom w:w="0" w:type="dxa"/>
              <w:right w:w="15" w:type="dxa"/>
            </w:tcMar>
            <w:vAlign w:val="center"/>
            <w:hideMark/>
          </w:tcPr>
          <w:p w14:paraId="63427B79"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887C20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0.001787</w:t>
            </w:r>
          </w:p>
        </w:tc>
      </w:tr>
      <w:tr w:rsidR="00650534" w:rsidRPr="00650534" w14:paraId="13139FA3" w14:textId="77777777" w:rsidTr="00321D87">
        <w:trPr>
          <w:trHeight w:val="321"/>
        </w:trPr>
        <w:tc>
          <w:tcPr>
            <w:tcW w:w="0" w:type="auto"/>
            <w:noWrap/>
            <w:tcMar>
              <w:top w:w="15" w:type="dxa"/>
              <w:left w:w="15" w:type="dxa"/>
              <w:bottom w:w="0" w:type="dxa"/>
              <w:right w:w="15" w:type="dxa"/>
            </w:tcMar>
            <w:vAlign w:val="center"/>
            <w:hideMark/>
          </w:tcPr>
          <w:p w14:paraId="24EA7D2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2D0107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3.004</w:t>
            </w:r>
          </w:p>
        </w:tc>
      </w:tr>
      <w:tr w:rsidR="00650534" w:rsidRPr="00650534" w14:paraId="61C18A60" w14:textId="77777777" w:rsidTr="00321D87">
        <w:trPr>
          <w:trHeight w:val="321"/>
        </w:trPr>
        <w:tc>
          <w:tcPr>
            <w:tcW w:w="0" w:type="auto"/>
            <w:noWrap/>
            <w:tcMar>
              <w:top w:w="15" w:type="dxa"/>
              <w:left w:w="15" w:type="dxa"/>
              <w:bottom w:w="0" w:type="dxa"/>
              <w:right w:w="15" w:type="dxa"/>
            </w:tcMar>
            <w:vAlign w:val="center"/>
            <w:hideMark/>
          </w:tcPr>
          <w:p w14:paraId="72DFE8D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2F5260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6.006</w:t>
            </w:r>
          </w:p>
        </w:tc>
      </w:tr>
      <w:tr w:rsidR="00650534" w:rsidRPr="00650534" w14:paraId="5C02149D" w14:textId="77777777" w:rsidTr="00321D87">
        <w:trPr>
          <w:trHeight w:val="321"/>
        </w:trPr>
        <w:tc>
          <w:tcPr>
            <w:tcW w:w="0" w:type="auto"/>
            <w:noWrap/>
            <w:tcMar>
              <w:top w:w="15" w:type="dxa"/>
              <w:left w:w="15" w:type="dxa"/>
              <w:bottom w:w="0" w:type="dxa"/>
              <w:right w:w="15" w:type="dxa"/>
            </w:tcMar>
            <w:vAlign w:val="center"/>
            <w:hideMark/>
          </w:tcPr>
          <w:p w14:paraId="58E673E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1BF9DF8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9.007</w:t>
            </w:r>
          </w:p>
        </w:tc>
      </w:tr>
      <w:tr w:rsidR="00650534" w:rsidRPr="00650534" w14:paraId="389DFEF2" w14:textId="77777777" w:rsidTr="00321D87">
        <w:trPr>
          <w:trHeight w:val="321"/>
        </w:trPr>
        <w:tc>
          <w:tcPr>
            <w:tcW w:w="0" w:type="auto"/>
            <w:noWrap/>
            <w:tcMar>
              <w:top w:w="15" w:type="dxa"/>
              <w:left w:w="15" w:type="dxa"/>
              <w:bottom w:w="0" w:type="dxa"/>
              <w:right w:w="15" w:type="dxa"/>
            </w:tcMar>
            <w:vAlign w:val="center"/>
            <w:hideMark/>
          </w:tcPr>
          <w:p w14:paraId="56DDB68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12B1588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10.207</w:t>
            </w:r>
          </w:p>
        </w:tc>
      </w:tr>
      <w:tr w:rsidR="00650534" w:rsidRPr="00650534" w14:paraId="3C27C64D" w14:textId="77777777" w:rsidTr="00321D87">
        <w:trPr>
          <w:trHeight w:val="321"/>
        </w:trPr>
        <w:tc>
          <w:tcPr>
            <w:tcW w:w="0" w:type="auto"/>
            <w:noWrap/>
            <w:tcMar>
              <w:top w:w="15" w:type="dxa"/>
              <w:left w:w="15" w:type="dxa"/>
              <w:bottom w:w="0" w:type="dxa"/>
              <w:right w:w="15" w:type="dxa"/>
            </w:tcMar>
            <w:vAlign w:val="center"/>
            <w:hideMark/>
          </w:tcPr>
          <w:p w14:paraId="204A63D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60E494A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10.808</w:t>
            </w:r>
          </w:p>
        </w:tc>
      </w:tr>
      <w:tr w:rsidR="00650534" w:rsidRPr="00650534" w14:paraId="7A104D95" w14:textId="77777777" w:rsidTr="00321D87">
        <w:trPr>
          <w:trHeight w:val="321"/>
        </w:trPr>
        <w:tc>
          <w:tcPr>
            <w:tcW w:w="0" w:type="auto"/>
            <w:noWrap/>
            <w:tcMar>
              <w:top w:w="15" w:type="dxa"/>
              <w:left w:w="15" w:type="dxa"/>
              <w:bottom w:w="0" w:type="dxa"/>
              <w:right w:w="15" w:type="dxa"/>
            </w:tcMar>
            <w:vAlign w:val="center"/>
            <w:hideMark/>
          </w:tcPr>
          <w:p w14:paraId="5CEF469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62733DA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11.408</w:t>
            </w:r>
          </w:p>
        </w:tc>
      </w:tr>
      <w:tr w:rsidR="00650534" w:rsidRPr="00650534" w14:paraId="26743E9A" w14:textId="77777777" w:rsidTr="00321D87">
        <w:trPr>
          <w:trHeight w:val="321"/>
        </w:trPr>
        <w:tc>
          <w:tcPr>
            <w:tcW w:w="0" w:type="auto"/>
            <w:noWrap/>
            <w:tcMar>
              <w:top w:w="15" w:type="dxa"/>
              <w:left w:w="15" w:type="dxa"/>
              <w:bottom w:w="0" w:type="dxa"/>
              <w:right w:w="15" w:type="dxa"/>
            </w:tcMar>
            <w:vAlign w:val="center"/>
            <w:hideMark/>
          </w:tcPr>
          <w:p w14:paraId="5E7D563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0962982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12.009</w:t>
            </w:r>
          </w:p>
        </w:tc>
      </w:tr>
      <w:tr w:rsidR="00650534" w:rsidRPr="00650534" w14:paraId="28761290" w14:textId="77777777" w:rsidTr="00321D87">
        <w:trPr>
          <w:trHeight w:val="321"/>
        </w:trPr>
        <w:tc>
          <w:tcPr>
            <w:tcW w:w="0" w:type="auto"/>
            <w:noWrap/>
            <w:tcMar>
              <w:top w:w="15" w:type="dxa"/>
              <w:left w:w="15" w:type="dxa"/>
              <w:bottom w:w="0" w:type="dxa"/>
              <w:right w:w="15" w:type="dxa"/>
            </w:tcMar>
            <w:vAlign w:val="center"/>
            <w:hideMark/>
          </w:tcPr>
          <w:p w14:paraId="54926E6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10A1C10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12.608</w:t>
            </w:r>
          </w:p>
        </w:tc>
      </w:tr>
      <w:tr w:rsidR="00650534" w:rsidRPr="00650534" w14:paraId="14D3F0D3" w14:textId="77777777" w:rsidTr="00321D87">
        <w:trPr>
          <w:trHeight w:val="321"/>
        </w:trPr>
        <w:tc>
          <w:tcPr>
            <w:tcW w:w="0" w:type="auto"/>
            <w:noWrap/>
            <w:tcMar>
              <w:top w:w="15" w:type="dxa"/>
              <w:left w:w="15" w:type="dxa"/>
              <w:bottom w:w="0" w:type="dxa"/>
              <w:right w:w="15" w:type="dxa"/>
            </w:tcMar>
            <w:vAlign w:val="center"/>
            <w:hideMark/>
          </w:tcPr>
          <w:p w14:paraId="54B2F7E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70DE223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12.787</w:t>
            </w:r>
          </w:p>
        </w:tc>
      </w:tr>
      <w:tr w:rsidR="00650534" w:rsidRPr="00650534" w14:paraId="6D978C63" w14:textId="77777777" w:rsidTr="00321D87">
        <w:trPr>
          <w:trHeight w:val="321"/>
        </w:trPr>
        <w:tc>
          <w:tcPr>
            <w:tcW w:w="0" w:type="auto"/>
            <w:noWrap/>
            <w:tcMar>
              <w:top w:w="15" w:type="dxa"/>
              <w:left w:w="15" w:type="dxa"/>
              <w:bottom w:w="0" w:type="dxa"/>
              <w:right w:w="15" w:type="dxa"/>
            </w:tcMar>
            <w:vAlign w:val="center"/>
            <w:hideMark/>
          </w:tcPr>
          <w:p w14:paraId="21CA9BC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74C6116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12.787</w:t>
            </w:r>
          </w:p>
        </w:tc>
      </w:tr>
      <w:tr w:rsidR="00650534" w:rsidRPr="00650534" w14:paraId="57BB5552" w14:textId="77777777" w:rsidTr="00321D87">
        <w:trPr>
          <w:trHeight w:val="321"/>
        </w:trPr>
        <w:tc>
          <w:tcPr>
            <w:tcW w:w="0" w:type="auto"/>
            <w:noWrap/>
            <w:tcMar>
              <w:top w:w="15" w:type="dxa"/>
              <w:left w:w="15" w:type="dxa"/>
              <w:bottom w:w="0" w:type="dxa"/>
              <w:right w:w="15" w:type="dxa"/>
            </w:tcMar>
            <w:vAlign w:val="center"/>
            <w:hideMark/>
          </w:tcPr>
          <w:p w14:paraId="69F1B3A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4.8</w:t>
            </w:r>
          </w:p>
        </w:tc>
        <w:tc>
          <w:tcPr>
            <w:tcW w:w="0" w:type="auto"/>
            <w:noWrap/>
            <w:tcMar>
              <w:top w:w="15" w:type="dxa"/>
              <w:left w:w="15" w:type="dxa"/>
              <w:bottom w:w="0" w:type="dxa"/>
              <w:right w:w="15" w:type="dxa"/>
            </w:tcMar>
            <w:vAlign w:val="center"/>
            <w:hideMark/>
          </w:tcPr>
          <w:p w14:paraId="78866AC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12.787</w:t>
            </w:r>
          </w:p>
        </w:tc>
      </w:tr>
      <w:tr w:rsidR="00650534" w:rsidRPr="00650534" w14:paraId="23CD8C50" w14:textId="77777777" w:rsidTr="00321D87">
        <w:trPr>
          <w:trHeight w:val="321"/>
        </w:trPr>
        <w:tc>
          <w:tcPr>
            <w:tcW w:w="0" w:type="auto"/>
            <w:noWrap/>
            <w:tcMar>
              <w:top w:w="15" w:type="dxa"/>
              <w:left w:w="15" w:type="dxa"/>
              <w:bottom w:w="0" w:type="dxa"/>
              <w:right w:w="15" w:type="dxa"/>
            </w:tcMar>
            <w:vAlign w:val="center"/>
            <w:hideMark/>
          </w:tcPr>
          <w:p w14:paraId="48C4FC6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4813346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12.787</w:t>
            </w:r>
          </w:p>
        </w:tc>
      </w:tr>
    </w:tbl>
    <w:p w14:paraId="30CB5844" w14:textId="77777777" w:rsidR="00206D3D" w:rsidRPr="00650534" w:rsidRDefault="005D78DD" w:rsidP="00206D3D">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66EEF83E" wp14:editId="5564CC38">
            <wp:extent cx="4400550" cy="2133600"/>
            <wp:effectExtent l="0" t="0" r="0" b="0"/>
            <wp:docPr id="1800084416" name="グラフ 1">
              <a:extLst xmlns:a="http://schemas.openxmlformats.org/drawingml/2006/main">
                <a:ext uri="{FF2B5EF4-FFF2-40B4-BE49-F238E27FC236}">
                  <a16:creationId xmlns:a16="http://schemas.microsoft.com/office/drawing/2014/main" id="{8B97EA10-8C72-B845-A48A-CA6D514188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A2F5738" w14:textId="6671D15F" w:rsidR="005D78DD" w:rsidRDefault="00206D3D" w:rsidP="00D626F5">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12</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hint="eastAsia"/>
          <w:b w:val="0"/>
          <w:bCs w:val="0"/>
          <w:color w:val="000000" w:themeColor="text1"/>
          <w:sz w:val="21"/>
          <w:szCs w:val="21"/>
        </w:rPr>
        <w:t>のグラフ</w:t>
      </w:r>
      <w:r w:rsidR="00C2110C" w:rsidRPr="00650534">
        <w:rPr>
          <w:rFonts w:asciiTheme="minorEastAsia" w:eastAsiaTheme="minorEastAsia" w:hAnsiTheme="minorEastAsia"/>
          <w:b w:val="0"/>
          <w:bCs w:val="0"/>
          <w:color w:val="000000" w:themeColor="text1"/>
          <w:sz w:val="21"/>
          <w:szCs w:val="21"/>
        </w:rPr>
        <w:t>(1k</w:t>
      </w:r>
      <w:r w:rsidR="00C2110C" w:rsidRPr="00650534">
        <w:rPr>
          <w:rFonts w:asciiTheme="minorEastAsia" w:eastAsiaTheme="minorEastAsia" w:hAnsiTheme="minorEastAsia" w:hint="eastAsia"/>
          <w:b w:val="0"/>
          <w:bCs w:val="0"/>
          <w:color w:val="000000" w:themeColor="text1"/>
          <w:sz w:val="21"/>
          <w:szCs w:val="21"/>
        </w:rPr>
        <w:t>Ω</w:t>
      </w:r>
      <w:r w:rsidR="00C2110C" w:rsidRPr="00650534">
        <w:rPr>
          <w:rFonts w:asciiTheme="minorEastAsia" w:eastAsiaTheme="minorEastAsia" w:hAnsiTheme="minorEastAsia"/>
          <w:b w:val="0"/>
          <w:bCs w:val="0"/>
          <w:color w:val="000000" w:themeColor="text1"/>
          <w:sz w:val="21"/>
          <w:szCs w:val="21"/>
        </w:rPr>
        <w:t>)</w:t>
      </w:r>
    </w:p>
    <w:p w14:paraId="2B567613" w14:textId="77777777" w:rsidR="00321D87" w:rsidRPr="00321D87" w:rsidRDefault="00321D87" w:rsidP="00321D87"/>
    <w:p w14:paraId="2BEEF4E7" w14:textId="5EE37E67" w:rsidR="005D78DD" w:rsidRPr="00650534" w:rsidRDefault="005D78DD" w:rsidP="00D626F5">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9</w:t>
      </w:r>
      <w:r w:rsidRPr="00650534">
        <w:rPr>
          <w:rFonts w:asciiTheme="minorEastAsia" w:eastAsiaTheme="minorEastAsia" w:hAnsiTheme="minorEastAsia"/>
          <w:b w:val="0"/>
          <w:bCs w:val="0"/>
          <w:color w:val="000000" w:themeColor="text1"/>
          <w:sz w:val="21"/>
          <w:szCs w:val="21"/>
        </w:rPr>
        <w:fldChar w:fldCharType="end"/>
      </w:r>
      <w:r w:rsidR="00A43446" w:rsidRPr="00650534">
        <w:rPr>
          <w:rFonts w:asciiTheme="minorEastAsia" w:eastAsiaTheme="minorEastAsia" w:hAnsiTheme="minorEastAsia" w:hint="eastAsia"/>
          <w:b w:val="0"/>
          <w:bCs w:val="0"/>
          <w:color w:val="000000" w:themeColor="text1"/>
          <w:sz w:val="21"/>
          <w:szCs w:val="21"/>
        </w:rPr>
        <w:t>非反転増幅回路の</w:t>
      </w:r>
      <w:r w:rsidR="00A43446"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b w:val="0"/>
          <w:bCs w:val="0"/>
          <w:color w:val="000000" w:themeColor="text1"/>
          <w:sz w:val="21"/>
          <w:szCs w:val="21"/>
        </w:rPr>
        <w:t>750k</w:t>
      </w:r>
      <w:r w:rsidR="00C2110C" w:rsidRPr="00650534">
        <w:rPr>
          <w:rFonts w:asciiTheme="minorEastAsia" w:eastAsiaTheme="minorEastAsia" w:hAnsiTheme="minorEastAsia" w:hint="eastAsia"/>
          <w:b w:val="0"/>
          <w:bCs w:val="0"/>
          <w:color w:val="000000" w:themeColor="text1"/>
          <w:sz w:val="21"/>
          <w:szCs w:val="21"/>
        </w:rPr>
        <w:t>Ω</w:t>
      </w:r>
      <w:r w:rsidR="00A43446" w:rsidRPr="00650534">
        <w:rPr>
          <w:rFonts w:asciiTheme="minorEastAsia" w:eastAsiaTheme="minorEastAsia" w:hAnsiTheme="minorEastAsia" w:hint="eastAsia"/>
          <w:b w:val="0"/>
          <w:bCs w:val="0"/>
          <w:color w:val="000000" w:themeColor="text1"/>
          <w:sz w:val="21"/>
          <w:szCs w:val="21"/>
        </w:rPr>
        <w:t>)</w:t>
      </w:r>
    </w:p>
    <w:tbl>
      <w:tblPr>
        <w:tblW w:w="5234" w:type="dxa"/>
        <w:tblInd w:w="19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17"/>
        <w:gridCol w:w="2617"/>
      </w:tblGrid>
      <w:tr w:rsidR="00650534" w:rsidRPr="00650534" w14:paraId="5489D0BF" w14:textId="77777777" w:rsidTr="00321D87">
        <w:trPr>
          <w:trHeight w:val="389"/>
        </w:trPr>
        <w:tc>
          <w:tcPr>
            <w:tcW w:w="2617" w:type="dxa"/>
            <w:noWrap/>
            <w:tcMar>
              <w:top w:w="15" w:type="dxa"/>
              <w:left w:w="15" w:type="dxa"/>
              <w:bottom w:w="0" w:type="dxa"/>
              <w:right w:w="15" w:type="dxa"/>
            </w:tcMar>
            <w:vAlign w:val="center"/>
            <w:hideMark/>
          </w:tcPr>
          <w:p w14:paraId="1F4783F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2617" w:type="dxa"/>
            <w:noWrap/>
            <w:tcMar>
              <w:top w:w="15" w:type="dxa"/>
              <w:left w:w="15" w:type="dxa"/>
              <w:bottom w:w="0" w:type="dxa"/>
              <w:right w:w="15" w:type="dxa"/>
            </w:tcMar>
            <w:vAlign w:val="center"/>
            <w:hideMark/>
          </w:tcPr>
          <w:p w14:paraId="159D747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135CB4AB" w14:textId="77777777" w:rsidTr="00321D87">
        <w:trPr>
          <w:trHeight w:val="354"/>
        </w:trPr>
        <w:tc>
          <w:tcPr>
            <w:tcW w:w="0" w:type="auto"/>
            <w:noWrap/>
            <w:tcMar>
              <w:top w:w="15" w:type="dxa"/>
              <w:left w:w="15" w:type="dxa"/>
              <w:bottom w:w="0" w:type="dxa"/>
              <w:right w:w="15" w:type="dxa"/>
            </w:tcMar>
            <w:vAlign w:val="center"/>
            <w:hideMark/>
          </w:tcPr>
          <w:p w14:paraId="461A0F3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70C6BD6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-10.878</w:t>
            </w:r>
          </w:p>
        </w:tc>
      </w:tr>
      <w:tr w:rsidR="00650534" w:rsidRPr="00650534" w14:paraId="6FE46A1A" w14:textId="77777777" w:rsidTr="00321D87">
        <w:trPr>
          <w:trHeight w:val="354"/>
        </w:trPr>
        <w:tc>
          <w:tcPr>
            <w:tcW w:w="0" w:type="auto"/>
            <w:noWrap/>
            <w:tcMar>
              <w:top w:w="15" w:type="dxa"/>
              <w:left w:w="15" w:type="dxa"/>
              <w:bottom w:w="0" w:type="dxa"/>
              <w:right w:w="15" w:type="dxa"/>
            </w:tcMar>
            <w:vAlign w:val="center"/>
            <w:hideMark/>
          </w:tcPr>
          <w:p w14:paraId="668BCA0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1BD25A71"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-10.806</w:t>
            </w:r>
          </w:p>
        </w:tc>
      </w:tr>
      <w:tr w:rsidR="00650534" w:rsidRPr="00650534" w14:paraId="1CCB94A3" w14:textId="77777777" w:rsidTr="00321D87">
        <w:trPr>
          <w:trHeight w:val="354"/>
        </w:trPr>
        <w:tc>
          <w:tcPr>
            <w:tcW w:w="0" w:type="auto"/>
            <w:noWrap/>
            <w:tcMar>
              <w:top w:w="15" w:type="dxa"/>
              <w:left w:w="15" w:type="dxa"/>
              <w:bottom w:w="0" w:type="dxa"/>
              <w:right w:w="15" w:type="dxa"/>
            </w:tcMar>
            <w:vAlign w:val="center"/>
            <w:hideMark/>
          </w:tcPr>
          <w:p w14:paraId="28C76B78"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0572B66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-10.706</w:t>
            </w:r>
          </w:p>
        </w:tc>
      </w:tr>
      <w:tr w:rsidR="00650534" w:rsidRPr="00650534" w14:paraId="134825EA" w14:textId="77777777" w:rsidTr="00321D87">
        <w:trPr>
          <w:trHeight w:val="354"/>
        </w:trPr>
        <w:tc>
          <w:tcPr>
            <w:tcW w:w="0" w:type="auto"/>
            <w:noWrap/>
            <w:tcMar>
              <w:top w:w="15" w:type="dxa"/>
              <w:left w:w="15" w:type="dxa"/>
              <w:bottom w:w="0" w:type="dxa"/>
              <w:right w:w="15" w:type="dxa"/>
            </w:tcMar>
            <w:vAlign w:val="center"/>
            <w:hideMark/>
          </w:tcPr>
          <w:p w14:paraId="4911EC2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4F9E9F0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-10.702</w:t>
            </w:r>
          </w:p>
        </w:tc>
      </w:tr>
      <w:tr w:rsidR="00650534" w:rsidRPr="00650534" w14:paraId="501ECB83" w14:textId="77777777" w:rsidTr="00321D87">
        <w:trPr>
          <w:trHeight w:val="354"/>
        </w:trPr>
        <w:tc>
          <w:tcPr>
            <w:tcW w:w="0" w:type="auto"/>
            <w:noWrap/>
            <w:tcMar>
              <w:top w:w="15" w:type="dxa"/>
              <w:left w:w="15" w:type="dxa"/>
              <w:bottom w:w="0" w:type="dxa"/>
              <w:right w:w="15" w:type="dxa"/>
            </w:tcMar>
            <w:vAlign w:val="center"/>
            <w:hideMark/>
          </w:tcPr>
          <w:p w14:paraId="51E34F5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18675B1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-10.201</w:t>
            </w:r>
          </w:p>
        </w:tc>
      </w:tr>
      <w:tr w:rsidR="00650534" w:rsidRPr="00650534" w14:paraId="7013B385" w14:textId="77777777" w:rsidTr="00321D87">
        <w:trPr>
          <w:trHeight w:val="354"/>
        </w:trPr>
        <w:tc>
          <w:tcPr>
            <w:tcW w:w="0" w:type="auto"/>
            <w:noWrap/>
            <w:tcMar>
              <w:top w:w="15" w:type="dxa"/>
              <w:left w:w="15" w:type="dxa"/>
              <w:bottom w:w="0" w:type="dxa"/>
              <w:right w:w="15" w:type="dxa"/>
            </w:tcMar>
            <w:vAlign w:val="center"/>
            <w:hideMark/>
          </w:tcPr>
          <w:p w14:paraId="48723CF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-3.2</w:t>
            </w:r>
          </w:p>
        </w:tc>
        <w:tc>
          <w:tcPr>
            <w:tcW w:w="0" w:type="auto"/>
            <w:noWrap/>
            <w:tcMar>
              <w:top w:w="15" w:type="dxa"/>
              <w:left w:w="15" w:type="dxa"/>
              <w:bottom w:w="0" w:type="dxa"/>
              <w:right w:w="15" w:type="dxa"/>
            </w:tcMar>
            <w:vAlign w:val="center"/>
            <w:hideMark/>
          </w:tcPr>
          <w:p w14:paraId="619A1B3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-9.601</w:t>
            </w:r>
          </w:p>
        </w:tc>
      </w:tr>
      <w:tr w:rsidR="00650534" w:rsidRPr="00650534" w14:paraId="145DB7AA" w14:textId="77777777" w:rsidTr="00321D87">
        <w:trPr>
          <w:trHeight w:val="354"/>
        </w:trPr>
        <w:tc>
          <w:tcPr>
            <w:tcW w:w="0" w:type="auto"/>
            <w:noWrap/>
            <w:tcMar>
              <w:top w:w="15" w:type="dxa"/>
              <w:left w:w="15" w:type="dxa"/>
              <w:bottom w:w="0" w:type="dxa"/>
              <w:right w:w="15" w:type="dxa"/>
            </w:tcMar>
            <w:vAlign w:val="center"/>
            <w:hideMark/>
          </w:tcPr>
          <w:p w14:paraId="3EDAF6A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7134DF0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-9.004</w:t>
            </w:r>
          </w:p>
        </w:tc>
      </w:tr>
      <w:tr w:rsidR="00650534" w:rsidRPr="00650534" w14:paraId="3DC2D8BB" w14:textId="77777777" w:rsidTr="00321D87">
        <w:trPr>
          <w:trHeight w:val="354"/>
        </w:trPr>
        <w:tc>
          <w:tcPr>
            <w:tcW w:w="0" w:type="auto"/>
            <w:noWrap/>
            <w:tcMar>
              <w:top w:w="15" w:type="dxa"/>
              <w:left w:w="15" w:type="dxa"/>
              <w:bottom w:w="0" w:type="dxa"/>
              <w:right w:w="15" w:type="dxa"/>
            </w:tcMar>
            <w:vAlign w:val="center"/>
            <w:hideMark/>
          </w:tcPr>
          <w:p w14:paraId="6A5BA23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86BE1D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-6.002</w:t>
            </w:r>
          </w:p>
        </w:tc>
      </w:tr>
      <w:tr w:rsidR="00650534" w:rsidRPr="00650534" w14:paraId="1895DC1D" w14:textId="77777777" w:rsidTr="00321D87">
        <w:trPr>
          <w:trHeight w:val="354"/>
        </w:trPr>
        <w:tc>
          <w:tcPr>
            <w:tcW w:w="0" w:type="auto"/>
            <w:noWrap/>
            <w:tcMar>
              <w:top w:w="15" w:type="dxa"/>
              <w:left w:w="15" w:type="dxa"/>
              <w:bottom w:w="0" w:type="dxa"/>
              <w:right w:w="15" w:type="dxa"/>
            </w:tcMar>
            <w:vAlign w:val="center"/>
            <w:hideMark/>
          </w:tcPr>
          <w:p w14:paraId="7701548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09157E2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r>
      <w:tr w:rsidR="00650534" w:rsidRPr="00650534" w14:paraId="4EC2B289" w14:textId="77777777" w:rsidTr="00321D87">
        <w:trPr>
          <w:trHeight w:val="354"/>
        </w:trPr>
        <w:tc>
          <w:tcPr>
            <w:tcW w:w="0" w:type="auto"/>
            <w:noWrap/>
            <w:tcMar>
              <w:top w:w="15" w:type="dxa"/>
              <w:left w:w="15" w:type="dxa"/>
              <w:bottom w:w="0" w:type="dxa"/>
              <w:right w:w="15" w:type="dxa"/>
            </w:tcMar>
            <w:vAlign w:val="center"/>
            <w:hideMark/>
          </w:tcPr>
          <w:p w14:paraId="482A099E"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FBFDE6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0.001944</w:t>
            </w:r>
          </w:p>
        </w:tc>
      </w:tr>
      <w:tr w:rsidR="00650534" w:rsidRPr="00650534" w14:paraId="49422ECC" w14:textId="77777777" w:rsidTr="00321D87">
        <w:trPr>
          <w:trHeight w:val="354"/>
        </w:trPr>
        <w:tc>
          <w:tcPr>
            <w:tcW w:w="0" w:type="auto"/>
            <w:noWrap/>
            <w:tcMar>
              <w:top w:w="15" w:type="dxa"/>
              <w:left w:w="15" w:type="dxa"/>
              <w:bottom w:w="0" w:type="dxa"/>
              <w:right w:w="15" w:type="dxa"/>
            </w:tcMar>
            <w:vAlign w:val="center"/>
            <w:hideMark/>
          </w:tcPr>
          <w:p w14:paraId="1E480B5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4CE6B1DC"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3.003</w:t>
            </w:r>
          </w:p>
        </w:tc>
      </w:tr>
      <w:tr w:rsidR="00650534" w:rsidRPr="00650534" w14:paraId="2D0438CD" w14:textId="77777777" w:rsidTr="00321D87">
        <w:trPr>
          <w:trHeight w:val="354"/>
        </w:trPr>
        <w:tc>
          <w:tcPr>
            <w:tcW w:w="0" w:type="auto"/>
            <w:noWrap/>
            <w:tcMar>
              <w:top w:w="15" w:type="dxa"/>
              <w:left w:w="15" w:type="dxa"/>
              <w:bottom w:w="0" w:type="dxa"/>
              <w:right w:w="15" w:type="dxa"/>
            </w:tcMar>
            <w:vAlign w:val="center"/>
            <w:hideMark/>
          </w:tcPr>
          <w:p w14:paraId="0B0A14D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CCE2F9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6.005</w:t>
            </w:r>
          </w:p>
        </w:tc>
      </w:tr>
      <w:tr w:rsidR="00650534" w:rsidRPr="00650534" w14:paraId="4EEE1A57" w14:textId="77777777" w:rsidTr="00321D87">
        <w:trPr>
          <w:trHeight w:val="354"/>
        </w:trPr>
        <w:tc>
          <w:tcPr>
            <w:tcW w:w="0" w:type="auto"/>
            <w:noWrap/>
            <w:tcMar>
              <w:top w:w="15" w:type="dxa"/>
              <w:left w:w="15" w:type="dxa"/>
              <w:bottom w:w="0" w:type="dxa"/>
              <w:right w:w="15" w:type="dxa"/>
            </w:tcMar>
            <w:vAlign w:val="center"/>
            <w:hideMark/>
          </w:tcPr>
          <w:p w14:paraId="1603E9DD"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2F2F918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9.006</w:t>
            </w:r>
          </w:p>
        </w:tc>
      </w:tr>
      <w:tr w:rsidR="00650534" w:rsidRPr="00650534" w14:paraId="7F090FA0" w14:textId="77777777" w:rsidTr="00321D87">
        <w:trPr>
          <w:trHeight w:val="354"/>
        </w:trPr>
        <w:tc>
          <w:tcPr>
            <w:tcW w:w="0" w:type="auto"/>
            <w:noWrap/>
            <w:tcMar>
              <w:top w:w="15" w:type="dxa"/>
              <w:left w:w="15" w:type="dxa"/>
              <w:bottom w:w="0" w:type="dxa"/>
              <w:right w:w="15" w:type="dxa"/>
            </w:tcMar>
            <w:vAlign w:val="center"/>
            <w:hideMark/>
          </w:tcPr>
          <w:p w14:paraId="1F756DF3"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3.2</w:t>
            </w:r>
          </w:p>
        </w:tc>
        <w:tc>
          <w:tcPr>
            <w:tcW w:w="0" w:type="auto"/>
            <w:noWrap/>
            <w:tcMar>
              <w:top w:w="15" w:type="dxa"/>
              <w:left w:w="15" w:type="dxa"/>
              <w:bottom w:w="0" w:type="dxa"/>
              <w:right w:w="15" w:type="dxa"/>
            </w:tcMar>
            <w:vAlign w:val="center"/>
            <w:hideMark/>
          </w:tcPr>
          <w:p w14:paraId="7707BDC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9.606</w:t>
            </w:r>
          </w:p>
        </w:tc>
      </w:tr>
      <w:tr w:rsidR="00650534" w:rsidRPr="00650534" w14:paraId="27DA1DD3" w14:textId="77777777" w:rsidTr="00321D87">
        <w:trPr>
          <w:trHeight w:val="354"/>
        </w:trPr>
        <w:tc>
          <w:tcPr>
            <w:tcW w:w="0" w:type="auto"/>
            <w:noWrap/>
            <w:tcMar>
              <w:top w:w="15" w:type="dxa"/>
              <w:left w:w="15" w:type="dxa"/>
              <w:bottom w:w="0" w:type="dxa"/>
              <w:right w:w="15" w:type="dxa"/>
            </w:tcMar>
            <w:vAlign w:val="center"/>
            <w:hideMark/>
          </w:tcPr>
          <w:p w14:paraId="19A9692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w:t>
            </w:r>
          </w:p>
        </w:tc>
        <w:tc>
          <w:tcPr>
            <w:tcW w:w="0" w:type="auto"/>
            <w:noWrap/>
            <w:tcMar>
              <w:top w:w="15" w:type="dxa"/>
              <w:left w:w="15" w:type="dxa"/>
              <w:bottom w:w="0" w:type="dxa"/>
              <w:right w:w="15" w:type="dxa"/>
            </w:tcMar>
            <w:vAlign w:val="center"/>
            <w:hideMark/>
          </w:tcPr>
          <w:p w14:paraId="1333088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10.206</w:t>
            </w:r>
          </w:p>
        </w:tc>
      </w:tr>
      <w:tr w:rsidR="00650534" w:rsidRPr="00650534" w14:paraId="5EDA1061" w14:textId="77777777" w:rsidTr="00321D87">
        <w:trPr>
          <w:trHeight w:val="354"/>
        </w:trPr>
        <w:tc>
          <w:tcPr>
            <w:tcW w:w="0" w:type="auto"/>
            <w:noWrap/>
            <w:tcMar>
              <w:top w:w="15" w:type="dxa"/>
              <w:left w:w="15" w:type="dxa"/>
              <w:bottom w:w="0" w:type="dxa"/>
              <w:right w:w="15" w:type="dxa"/>
            </w:tcMar>
            <w:vAlign w:val="center"/>
            <w:hideMark/>
          </w:tcPr>
          <w:p w14:paraId="75B6DCC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w:t>
            </w:r>
          </w:p>
        </w:tc>
        <w:tc>
          <w:tcPr>
            <w:tcW w:w="0" w:type="auto"/>
            <w:noWrap/>
            <w:tcMar>
              <w:top w:w="15" w:type="dxa"/>
              <w:left w:w="15" w:type="dxa"/>
              <w:bottom w:w="0" w:type="dxa"/>
              <w:right w:w="15" w:type="dxa"/>
            </w:tcMar>
            <w:vAlign w:val="center"/>
            <w:hideMark/>
          </w:tcPr>
          <w:p w14:paraId="03408FD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10.806</w:t>
            </w:r>
          </w:p>
        </w:tc>
      </w:tr>
      <w:tr w:rsidR="00650534" w:rsidRPr="00650534" w14:paraId="2E3B46CC" w14:textId="77777777" w:rsidTr="00321D87">
        <w:trPr>
          <w:trHeight w:val="354"/>
        </w:trPr>
        <w:tc>
          <w:tcPr>
            <w:tcW w:w="0" w:type="auto"/>
            <w:noWrap/>
            <w:tcMar>
              <w:top w:w="15" w:type="dxa"/>
              <w:left w:w="15" w:type="dxa"/>
              <w:bottom w:w="0" w:type="dxa"/>
              <w:right w:w="15" w:type="dxa"/>
            </w:tcMar>
            <w:vAlign w:val="center"/>
            <w:hideMark/>
          </w:tcPr>
          <w:p w14:paraId="6EB32FB5"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w:t>
            </w:r>
          </w:p>
        </w:tc>
        <w:tc>
          <w:tcPr>
            <w:tcW w:w="0" w:type="auto"/>
            <w:noWrap/>
            <w:tcMar>
              <w:top w:w="15" w:type="dxa"/>
              <w:left w:w="15" w:type="dxa"/>
              <w:bottom w:w="0" w:type="dxa"/>
              <w:right w:w="15" w:type="dxa"/>
            </w:tcMar>
            <w:vAlign w:val="center"/>
            <w:hideMark/>
          </w:tcPr>
          <w:p w14:paraId="6B3A14C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11.406</w:t>
            </w:r>
          </w:p>
        </w:tc>
      </w:tr>
      <w:tr w:rsidR="00650534" w:rsidRPr="00650534" w14:paraId="658BDBE7" w14:textId="77777777" w:rsidTr="00321D87">
        <w:trPr>
          <w:trHeight w:val="354"/>
        </w:trPr>
        <w:tc>
          <w:tcPr>
            <w:tcW w:w="0" w:type="auto"/>
            <w:noWrap/>
            <w:tcMar>
              <w:top w:w="15" w:type="dxa"/>
              <w:left w:w="15" w:type="dxa"/>
              <w:bottom w:w="0" w:type="dxa"/>
              <w:right w:w="15" w:type="dxa"/>
            </w:tcMar>
            <w:vAlign w:val="center"/>
            <w:hideMark/>
          </w:tcPr>
          <w:p w14:paraId="3317BE60"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0EF408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12.008</w:t>
            </w:r>
          </w:p>
        </w:tc>
      </w:tr>
      <w:tr w:rsidR="00650534" w:rsidRPr="00650534" w14:paraId="71A90166" w14:textId="77777777" w:rsidTr="00321D87">
        <w:trPr>
          <w:trHeight w:val="354"/>
        </w:trPr>
        <w:tc>
          <w:tcPr>
            <w:tcW w:w="0" w:type="auto"/>
            <w:noWrap/>
            <w:tcMar>
              <w:top w:w="15" w:type="dxa"/>
              <w:left w:w="15" w:type="dxa"/>
              <w:bottom w:w="0" w:type="dxa"/>
              <w:right w:w="15" w:type="dxa"/>
            </w:tcMar>
            <w:vAlign w:val="center"/>
            <w:hideMark/>
          </w:tcPr>
          <w:p w14:paraId="41800ABA"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68286B4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12.415</w:t>
            </w:r>
          </w:p>
        </w:tc>
      </w:tr>
      <w:tr w:rsidR="00650534" w:rsidRPr="00650534" w14:paraId="5CE36897" w14:textId="77777777" w:rsidTr="00321D87">
        <w:trPr>
          <w:trHeight w:val="354"/>
        </w:trPr>
        <w:tc>
          <w:tcPr>
            <w:tcW w:w="0" w:type="auto"/>
            <w:noWrap/>
            <w:tcMar>
              <w:top w:w="15" w:type="dxa"/>
              <w:left w:w="15" w:type="dxa"/>
              <w:bottom w:w="0" w:type="dxa"/>
              <w:right w:w="15" w:type="dxa"/>
            </w:tcMar>
            <w:vAlign w:val="center"/>
            <w:hideMark/>
          </w:tcPr>
          <w:p w14:paraId="7BA78822"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w:t>
            </w:r>
          </w:p>
        </w:tc>
        <w:tc>
          <w:tcPr>
            <w:tcW w:w="0" w:type="auto"/>
            <w:noWrap/>
            <w:tcMar>
              <w:top w:w="15" w:type="dxa"/>
              <w:left w:w="15" w:type="dxa"/>
              <w:bottom w:w="0" w:type="dxa"/>
              <w:right w:w="15" w:type="dxa"/>
            </w:tcMar>
            <w:vAlign w:val="center"/>
            <w:hideMark/>
          </w:tcPr>
          <w:p w14:paraId="651E77B6"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12.416</w:t>
            </w:r>
          </w:p>
        </w:tc>
      </w:tr>
      <w:tr w:rsidR="00650534" w:rsidRPr="00650534" w14:paraId="11DD6F4B" w14:textId="77777777" w:rsidTr="00321D87">
        <w:trPr>
          <w:trHeight w:val="354"/>
        </w:trPr>
        <w:tc>
          <w:tcPr>
            <w:tcW w:w="0" w:type="auto"/>
            <w:noWrap/>
            <w:tcMar>
              <w:top w:w="15" w:type="dxa"/>
              <w:left w:w="15" w:type="dxa"/>
              <w:bottom w:w="0" w:type="dxa"/>
              <w:right w:w="15" w:type="dxa"/>
            </w:tcMar>
            <w:vAlign w:val="center"/>
            <w:hideMark/>
          </w:tcPr>
          <w:p w14:paraId="1B306324"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w:t>
            </w:r>
          </w:p>
        </w:tc>
        <w:tc>
          <w:tcPr>
            <w:tcW w:w="0" w:type="auto"/>
            <w:noWrap/>
            <w:tcMar>
              <w:top w:w="15" w:type="dxa"/>
              <w:left w:w="15" w:type="dxa"/>
              <w:bottom w:w="0" w:type="dxa"/>
              <w:right w:w="15" w:type="dxa"/>
            </w:tcMar>
            <w:vAlign w:val="center"/>
            <w:hideMark/>
          </w:tcPr>
          <w:p w14:paraId="2A582057"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12.418</w:t>
            </w:r>
          </w:p>
        </w:tc>
      </w:tr>
      <w:tr w:rsidR="00650534" w:rsidRPr="00650534" w14:paraId="75F79648" w14:textId="77777777" w:rsidTr="00321D87">
        <w:trPr>
          <w:trHeight w:val="354"/>
        </w:trPr>
        <w:tc>
          <w:tcPr>
            <w:tcW w:w="0" w:type="auto"/>
            <w:noWrap/>
            <w:tcMar>
              <w:top w:w="15" w:type="dxa"/>
              <w:left w:w="15" w:type="dxa"/>
              <w:bottom w:w="0" w:type="dxa"/>
              <w:right w:w="15" w:type="dxa"/>
            </w:tcMar>
            <w:vAlign w:val="center"/>
            <w:hideMark/>
          </w:tcPr>
          <w:p w14:paraId="770340DF"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52DCA6CB" w14:textId="77777777" w:rsidR="005D78DD" w:rsidRPr="00650534" w:rsidRDefault="005D78DD"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12.415</w:t>
            </w:r>
          </w:p>
        </w:tc>
      </w:tr>
    </w:tbl>
    <w:p w14:paraId="3D795609" w14:textId="4F8DE7D1" w:rsidR="005D78DD" w:rsidRPr="00650534" w:rsidRDefault="005D78DD" w:rsidP="00321D87">
      <w:pPr>
        <w:pStyle w:val="Web"/>
        <w:rPr>
          <w:rFonts w:asciiTheme="minorEastAsia" w:eastAsiaTheme="minorEastAsia" w:hAnsiTheme="minorEastAsia"/>
          <w:color w:val="000000" w:themeColor="text1"/>
          <w:sz w:val="21"/>
          <w:szCs w:val="21"/>
        </w:rPr>
      </w:pPr>
    </w:p>
    <w:p w14:paraId="26A78931" w14:textId="77777777" w:rsidR="00206D3D" w:rsidRPr="00650534" w:rsidRDefault="005D78DD" w:rsidP="00206D3D">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CCB5031" wp14:editId="0C189D09">
            <wp:extent cx="4362450" cy="2038350"/>
            <wp:effectExtent l="0" t="0" r="6350" b="6350"/>
            <wp:docPr id="126816704" name="グラフ 1">
              <a:extLst xmlns:a="http://schemas.openxmlformats.org/drawingml/2006/main">
                <a:ext uri="{FF2B5EF4-FFF2-40B4-BE49-F238E27FC236}">
                  <a16:creationId xmlns:a16="http://schemas.microsoft.com/office/drawing/2014/main" id="{7CC0C1FE-6E1A-344F-818E-D1C269FC77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E97BB50" w14:textId="3D6E57F2" w:rsidR="00C2110C" w:rsidRPr="00650534" w:rsidRDefault="00206D3D" w:rsidP="00C2110C">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13</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hint="eastAsia"/>
          <w:b w:val="0"/>
          <w:bCs w:val="0"/>
          <w:color w:val="000000" w:themeColor="text1"/>
          <w:sz w:val="21"/>
          <w:szCs w:val="21"/>
        </w:rPr>
        <w:t>のグラフ</w:t>
      </w:r>
      <w:r w:rsidR="00C2110C" w:rsidRPr="00650534">
        <w:rPr>
          <w:rFonts w:asciiTheme="minorEastAsia" w:eastAsiaTheme="minorEastAsia" w:hAnsiTheme="minorEastAsia"/>
          <w:b w:val="0"/>
          <w:bCs w:val="0"/>
          <w:color w:val="000000" w:themeColor="text1"/>
          <w:sz w:val="21"/>
          <w:szCs w:val="21"/>
        </w:rPr>
        <w:t>(750k</w:t>
      </w:r>
      <w:r w:rsidR="00C2110C" w:rsidRPr="00650534">
        <w:rPr>
          <w:rFonts w:asciiTheme="minorEastAsia" w:eastAsiaTheme="minorEastAsia" w:hAnsiTheme="minorEastAsia" w:hint="eastAsia"/>
          <w:b w:val="0"/>
          <w:bCs w:val="0"/>
          <w:color w:val="000000" w:themeColor="text1"/>
          <w:sz w:val="21"/>
          <w:szCs w:val="21"/>
        </w:rPr>
        <w:t>Ω)</w:t>
      </w:r>
    </w:p>
    <w:p w14:paraId="0BA82ED4" w14:textId="319BF0DB" w:rsidR="00DA55F4" w:rsidRPr="00650534" w:rsidRDefault="00DA55F4" w:rsidP="00C2110C">
      <w:pPr>
        <w:pStyle w:val="Web"/>
        <w:rPr>
          <w:rFonts w:asciiTheme="minorEastAsia" w:eastAsiaTheme="minorEastAsia" w:hAnsiTheme="minorEastAsia"/>
          <w:color w:val="000000" w:themeColor="text1"/>
          <w:sz w:val="21"/>
          <w:szCs w:val="21"/>
        </w:rPr>
      </w:pPr>
    </w:p>
    <w:p w14:paraId="33B04CF0" w14:textId="77777777" w:rsidR="00206D3D" w:rsidRPr="00650534" w:rsidRDefault="00DA55F4" w:rsidP="00206D3D">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79E3F7A3" wp14:editId="069931EF">
            <wp:extent cx="4879473" cy="2777068"/>
            <wp:effectExtent l="0" t="0" r="10160" b="17145"/>
            <wp:docPr id="1350351821" name="グラフ 1">
              <a:extLst xmlns:a="http://schemas.openxmlformats.org/drawingml/2006/main">
                <a:ext uri="{FF2B5EF4-FFF2-40B4-BE49-F238E27FC236}">
                  <a16:creationId xmlns:a16="http://schemas.microsoft.com/office/drawing/2014/main" id="{BB2FCCCE-965F-4264-B5C8-24F5371216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C619A8D" w14:textId="6F0F32CC" w:rsidR="00DA55F4" w:rsidRPr="00650534" w:rsidRDefault="00206D3D" w:rsidP="00C2110C">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14</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b w:val="0"/>
          <w:bCs w:val="0"/>
          <w:color w:val="000000" w:themeColor="text1"/>
          <w:sz w:val="21"/>
          <w:szCs w:val="21"/>
        </w:rPr>
        <w:t>入力電圧と出力電圧の関係</w:t>
      </w:r>
      <w:r w:rsidR="00C2110C" w:rsidRPr="00650534">
        <w:rPr>
          <w:rFonts w:asciiTheme="minorEastAsia" w:eastAsiaTheme="minorEastAsia" w:hAnsiTheme="minorEastAsia" w:hint="eastAsia"/>
          <w:b w:val="0"/>
          <w:bCs w:val="0"/>
          <w:color w:val="000000" w:themeColor="text1"/>
          <w:sz w:val="21"/>
          <w:szCs w:val="21"/>
        </w:rPr>
        <w:t>のグラフ</w:t>
      </w:r>
      <w:r w:rsidR="00C2110C" w:rsidRPr="00650534">
        <w:rPr>
          <w:rFonts w:asciiTheme="minorEastAsia" w:eastAsiaTheme="minorEastAsia" w:hAnsiTheme="minorEastAsia"/>
          <w:b w:val="0"/>
          <w:bCs w:val="0"/>
          <w:color w:val="000000" w:themeColor="text1"/>
          <w:sz w:val="21"/>
          <w:szCs w:val="21"/>
        </w:rPr>
        <w:t>(</w:t>
      </w:r>
      <w:r w:rsidR="00C2110C" w:rsidRPr="00650534">
        <w:rPr>
          <w:rFonts w:asciiTheme="minorEastAsia" w:eastAsiaTheme="minorEastAsia" w:hAnsiTheme="minorEastAsia" w:hint="eastAsia"/>
          <w:b w:val="0"/>
          <w:bCs w:val="0"/>
          <w:color w:val="000000" w:themeColor="text1"/>
          <w:sz w:val="21"/>
          <w:szCs w:val="21"/>
        </w:rPr>
        <w:t>全体</w:t>
      </w:r>
      <w:r w:rsidR="00C2110C" w:rsidRPr="00650534">
        <w:rPr>
          <w:rFonts w:asciiTheme="minorEastAsia" w:eastAsiaTheme="minorEastAsia" w:hAnsiTheme="minorEastAsia"/>
          <w:b w:val="0"/>
          <w:bCs w:val="0"/>
          <w:color w:val="000000" w:themeColor="text1"/>
          <w:sz w:val="21"/>
          <w:szCs w:val="21"/>
        </w:rPr>
        <w:t>)</w:t>
      </w:r>
    </w:p>
    <w:p w14:paraId="4AFE9D51" w14:textId="1E00DB19"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非反転増幅回路の理論は次で与えられる。</w:t>
      </w:r>
    </w:p>
    <w:p w14:paraId="24E60C0A" w14:textId="7EE6D5D4"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d>
            <m:dPr>
              <m:ctrlPr>
                <w:rPr>
                  <w:rFonts w:ascii="Cambria Math" w:eastAsiaTheme="minorEastAsia" w:hAnsi="Cambria Math"/>
                  <w:color w:val="000000" w:themeColor="text1"/>
                  <w:sz w:val="21"/>
                  <w:szCs w:val="21"/>
                </w:rPr>
              </m:ctrlPr>
            </m:dPr>
            <m:e>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e>
          </m:d>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286891E2" w14:textId="2B6515A2"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測定直線を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として推定し，傾き誤差と等価入力オフセットを評価した。</w:t>
      </w:r>
    </w:p>
    <w:p w14:paraId="4EB1520F" w14:textId="43A84CC3"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 xml:space="preserve">×100%,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oMath>
      </m:oMathPara>
    </w:p>
    <w:p w14:paraId="03A5E3D1" w14:textId="63E3322D"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無負荷系列は図中の近似式</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y</m:t>
        </m:r>
        <m:r>
          <m:rPr>
            <m:sty m:val="p"/>
          </m:rPr>
          <w:rPr>
            <w:rFonts w:ascii="Cambria Math" w:eastAsiaTheme="minorEastAsia" w:hAnsi="Cambria Math"/>
            <w:color w:val="000000" w:themeColor="text1"/>
            <w:sz w:val="21"/>
            <w:szCs w:val="21"/>
          </w:rPr>
          <m:t>=2.9448</m:t>
        </m:r>
        <m:r>
          <w:rPr>
            <w:rFonts w:ascii="Cambria Math" w:eastAsiaTheme="minorEastAsia" w:hAnsi="Cambria Math"/>
            <w:color w:val="000000" w:themeColor="text1"/>
            <w:sz w:val="21"/>
            <w:szCs w:val="21"/>
          </w:rPr>
          <m:t>x</m:t>
        </m:r>
        <m:r>
          <m:rPr>
            <m:sty m:val="p"/>
          </m:rPr>
          <w:rPr>
            <w:rFonts w:ascii="Cambria Math" w:eastAsiaTheme="minorEastAsia" w:hAnsi="Cambria Math"/>
            <w:color w:val="000000" w:themeColor="text1"/>
            <w:sz w:val="21"/>
            <w:szCs w:val="21"/>
          </w:rPr>
          <m:t>-0.0717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w:t>
      </w:r>
    </w:p>
    <w:p w14:paraId="0E217EA7" w14:textId="023BF214" w:rsidR="00D53404" w:rsidRPr="00650534" w:rsidRDefault="00FF226B" w:rsidP="00D53404">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=2.9448,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=-0.0717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 xml:space="preserve">=1.84%,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≈24.3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36048936" w14:textId="07A99BA6"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となった。端点付近で出力が飽和しており（理想</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に対し実測は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台），飽和点を含めて回帰したため傾きが小さく見えている。</w:t>
      </w:r>
    </w:p>
    <w:p w14:paraId="6710AD76" w14:textId="7AF7A66B"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負荷接続時は中央の線形域（例：</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）で二点法を用いた。</w:t>
      </w:r>
      <w:r w:rsidRPr="00650534">
        <w:rPr>
          <w:rFonts w:asciiTheme="minorEastAsia" w:eastAsiaTheme="minorEastAsia" w:hAnsiTheme="minorEastAsia" w:cs="Georgia"/>
          <w:color w:val="000000" w:themeColor="text1"/>
          <w:sz w:val="21"/>
          <w:szCs w:val="21"/>
        </w:rPr>
        <w:t xml:space="preserve">3 kΩ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(±2)≈±6.003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0 V </w:t>
      </w:r>
      <w:r w:rsidRPr="00650534">
        <w:rPr>
          <w:rFonts w:asciiTheme="minorEastAsia" w:eastAsiaTheme="minorEastAsia" w:hAnsiTheme="minorEastAsia" w:cs="ＭＳ 明朝" w:hint="eastAsia"/>
          <w:color w:val="000000" w:themeColor="text1"/>
          <w:sz w:val="21"/>
          <w:szCs w:val="21"/>
        </w:rPr>
        <w:t>の切片は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+0.001826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であったので</w:t>
      </w:r>
    </w:p>
    <w:p w14:paraId="05DB87B3" w14:textId="6AEEB3D9"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3k</m:t>
              </m:r>
            </m:sub>
          </m:sSub>
          <m:r>
            <m:rPr>
              <m:sty m:val="p"/>
            </m:rPr>
            <w:rPr>
              <w:rFonts w:ascii="Cambria Math" w:eastAsiaTheme="minorEastAsia" w:hAnsi="Cambria Math"/>
              <w:color w:val="000000" w:themeColor="text1"/>
              <w:sz w:val="21"/>
              <w:szCs w:val="21"/>
            </w:rPr>
            <m:t xml:space="preserve">≈3.0015,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3k</m:t>
              </m:r>
            </m:sub>
          </m:sSub>
          <m:r>
            <m:rPr>
              <m:sty m:val="p"/>
            </m:rPr>
            <w:rPr>
              <w:rFonts w:ascii="Cambria Math" w:eastAsiaTheme="minorEastAsia" w:hAnsi="Cambria Math"/>
              <w:color w:val="000000" w:themeColor="text1"/>
              <w:sz w:val="21"/>
              <w:szCs w:val="21"/>
            </w:rPr>
            <m:t>≈+0.001826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51F18CDB" w14:textId="507B2BF2"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,3k</m:t>
              </m:r>
            </m:sub>
          </m:sSub>
          <m:r>
            <m:rPr>
              <m:sty m:val="p"/>
            </m:rPr>
            <w:rPr>
              <w:rFonts w:ascii="Cambria Math" w:eastAsiaTheme="minorEastAsia" w:hAnsi="Cambria Math"/>
              <w:color w:val="000000" w:themeColor="text1"/>
              <w:sz w:val="21"/>
              <w:szCs w:val="21"/>
            </w:rPr>
            <m:t xml:space="preserve">=0.050%,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os,3k</m:t>
              </m:r>
            </m:sub>
          </m:sSub>
          <m:r>
            <m:rPr>
              <m:sty m:val="p"/>
            </m:rPr>
            <w:rPr>
              <w:rFonts w:ascii="Cambria Math" w:eastAsiaTheme="minorEastAsia" w:hAnsi="Cambria Math"/>
              <w:color w:val="000000" w:themeColor="text1"/>
              <w:sz w:val="21"/>
              <w:szCs w:val="21"/>
            </w:rPr>
            <m:t>≈0.61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3AB59B8E" w14:textId="2155E51A"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1 kΩ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(+2)≈6.006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(-2)≈-6.003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≃+0.001787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w:t>
      </w:r>
    </w:p>
    <w:p w14:paraId="641D62F0" w14:textId="244AE8A7"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1k</m:t>
              </m:r>
            </m:sub>
          </m:sSub>
          <m:r>
            <m:rPr>
              <m:sty m:val="p"/>
            </m:rPr>
            <w:rPr>
              <w:rFonts w:ascii="Cambria Math" w:eastAsiaTheme="minorEastAsia" w:hAnsi="Cambria Math"/>
              <w:color w:val="000000" w:themeColor="text1"/>
              <w:sz w:val="21"/>
              <w:szCs w:val="21"/>
            </w:rPr>
            <m:t xml:space="preserve">≈3.0023,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,1k</m:t>
              </m:r>
            </m:sub>
          </m:sSub>
          <m:r>
            <m:rPr>
              <m:sty m:val="p"/>
            </m:rPr>
            <w:rPr>
              <w:rFonts w:ascii="Cambria Math" w:eastAsiaTheme="minorEastAsia" w:hAnsi="Cambria Math"/>
              <w:color w:val="000000" w:themeColor="text1"/>
              <w:sz w:val="21"/>
              <w:szCs w:val="21"/>
            </w:rPr>
            <m:t xml:space="preserve">≈0.075%,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os,1k</m:t>
              </m:r>
            </m:sub>
          </m:sSub>
          <m:r>
            <m:rPr>
              <m:sty m:val="p"/>
            </m:rPr>
            <w:rPr>
              <w:rFonts w:ascii="Cambria Math" w:eastAsiaTheme="minorEastAsia" w:hAnsi="Cambria Math"/>
              <w:color w:val="000000" w:themeColor="text1"/>
              <w:sz w:val="21"/>
              <w:szCs w:val="21"/>
            </w:rPr>
            <m:t>≈0.60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56696E8C" w14:textId="75E444AA"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750 Ω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(±2)≈±6.006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≃+0.001944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w:t>
      </w:r>
    </w:p>
    <w:p w14:paraId="25C2D723" w14:textId="34BE968B"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 xml:space="preserve">≈3.003,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 xml:space="preserve">≈0.10%,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os,750</m:t>
              </m:r>
            </m:sub>
          </m:sSub>
          <m:r>
            <m:rPr>
              <m:sty m:val="p"/>
            </m:rPr>
            <w:rPr>
              <w:rFonts w:ascii="Cambria Math" w:eastAsiaTheme="minorEastAsia" w:hAnsi="Cambria Math"/>
              <w:color w:val="000000" w:themeColor="text1"/>
              <w:sz w:val="21"/>
              <w:szCs w:val="21"/>
            </w:rPr>
            <m:t>≈0.65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3EC4313B" w14:textId="209F746B"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以上より，線形域では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で一致し，等価入力オフセットはおよそ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に収まった。負荷を重くしても傾きがほぼ不変であることから，閉ループ出力抵抗の上限を見積もる。</w:t>
      </w:r>
    </w:p>
    <w:p w14:paraId="07A18445" w14:textId="2515A14E"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den>
              </m:f>
              <m:r>
                <m:rPr>
                  <m:sty m:val="p"/>
                </m:rPr>
                <w:rPr>
                  <w:rFonts w:ascii="Cambria Math" w:eastAsiaTheme="minorEastAsia" w:hAnsi="Cambria Math"/>
                  <w:color w:val="000000" w:themeColor="text1"/>
                  <w:sz w:val="21"/>
                  <w:szCs w:val="21"/>
                </w:rPr>
                <m:t>-1</m:t>
              </m:r>
            </m:e>
          </m:d>
        </m:oMath>
      </m:oMathPara>
    </w:p>
    <w:p w14:paraId="5A5C0AC1" w14:textId="67AE5B3A"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最も軽い負荷での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≈3.0015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≈3.003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を比較すると相対差は約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p>
    <w:p w14:paraId="18157717" w14:textId="0052E278"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≲0.0005×750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Ω≈0.38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0A867331" w14:textId="77777777"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となる。したがって負荷を</w:t>
      </w:r>
      <w:r w:rsidRPr="00650534">
        <w:rPr>
          <w:rFonts w:asciiTheme="minorEastAsia" w:eastAsiaTheme="minorEastAsia" w:hAnsiTheme="minorEastAsia" w:cs="Georgia"/>
          <w:color w:val="000000" w:themeColor="text1"/>
          <w:sz w:val="21"/>
          <w:szCs w:val="21"/>
        </w:rPr>
        <w:t xml:space="preserve"> 3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1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と重くしても入出力直線は実質的に重なった。</w:t>
      </w:r>
    </w:p>
    <w:p w14:paraId="62FDDD5D" w14:textId="77777777"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有限オープンループ利得の影響を誤差に等価化すると</w:t>
      </w:r>
    </w:p>
    <w:p w14:paraId="40222C53" w14:textId="14431BB4" w:rsidR="00D53404" w:rsidRPr="00650534" w:rsidRDefault="00000000" w:rsidP="00D53404">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Aβ</m:t>
              </m:r>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3</m:t>
              </m:r>
            </m:den>
          </m:f>
        </m:oMath>
      </m:oMathPara>
    </w:p>
    <w:p w14:paraId="7A0B496F" w14:textId="54AA6E3E"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≈(3.3</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6.7)×</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m:oMathPara>
    </w:p>
    <w:p w14:paraId="1E0D2D00" w14:textId="77777777"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と推定できる（抵抗比誤差も含むので有効値～下限の見積もりになる）。</w:t>
      </w:r>
    </w:p>
    <w:p w14:paraId="7A840E45" w14:textId="07E59B73"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端点の非線形も読み取れる。理想</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=3</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は無負荷</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3 kΩ </w:t>
      </w:r>
      <m:oMath>
        <m:r>
          <m:rPr>
            <m:sty m:val="p"/>
          </m:rPr>
          <w:rPr>
            <w:rFonts w:ascii="Cambria Math" w:eastAsiaTheme="minorEastAsia" w:hAnsi="Cambria Math"/>
            <w:color w:val="000000" w:themeColor="text1"/>
            <w:sz w:val="21"/>
            <w:szCs w:val="21"/>
          </w:rPr>
          <m:t>≈13.23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1 kΩ </w:t>
      </w:r>
      <m:oMath>
        <m:r>
          <m:rPr>
            <m:sty m:val="p"/>
          </m:rPr>
          <w:rPr>
            <w:rFonts w:ascii="Cambria Math" w:eastAsiaTheme="minorEastAsia" w:hAnsi="Cambria Math"/>
            <w:color w:val="000000" w:themeColor="text1"/>
            <w:sz w:val="21"/>
            <w:szCs w:val="21"/>
          </w:rPr>
          <m:t>≈12.79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750 Ω </w:t>
      </w:r>
      <m:oMath>
        <m:r>
          <m:rPr>
            <m:sty m:val="p"/>
          </m:rPr>
          <w:rPr>
            <w:rFonts w:ascii="Cambria Math" w:eastAsiaTheme="minorEastAsia" w:hAnsi="Cambria Math"/>
            <w:color w:val="000000" w:themeColor="text1"/>
            <w:sz w:val="21"/>
            <w:szCs w:val="21"/>
          </w:rPr>
          <m:t>≈12.42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で頭打ちになった。負側はさらに余裕が小さく，</w:t>
      </w:r>
      <w:r w:rsidRPr="00650534">
        <w:rPr>
          <w:rFonts w:asciiTheme="minorEastAsia" w:eastAsiaTheme="minorEastAsia" w:hAnsiTheme="minorEastAsia" w:cs="Georgia"/>
          <w:color w:val="000000" w:themeColor="text1"/>
          <w:sz w:val="21"/>
          <w:szCs w:val="21"/>
        </w:rPr>
        <w:t xml:space="preserve">750 Ω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付近までしか下がらない。これは出力電流能力と電源のヘッドルームに由来し，重負荷ほど早くクリップする。線形域の安全範囲は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|≲12</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，すなわち</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程度と見積もれた。</w:t>
      </w:r>
    </w:p>
    <w:p w14:paraId="372472E4" w14:textId="0A827B75"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反転端子の仮想短絡も確認できる。例えば</w:t>
      </w:r>
      <w:r w:rsidRPr="00650534">
        <w:rPr>
          <w:rFonts w:asciiTheme="minorEastAsia" w:eastAsiaTheme="minorEastAsia" w:hAnsiTheme="minorEastAsia" w:cs="Georgia"/>
          <w:color w:val="000000" w:themeColor="text1"/>
          <w:sz w:val="21"/>
          <w:szCs w:val="21"/>
        </w:rPr>
        <w:t xml:space="preserve"> 3 kΩ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=±6.003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w:t>
      </w:r>
    </w:p>
    <w:p w14:paraId="0C58580B" w14:textId="3641A65A" w:rsidR="00D53404" w:rsidRPr="00650534" w:rsidRDefault="00000000" w:rsidP="00D5340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β</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≈±2.001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d</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34364EDA" w14:textId="77777777"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となり，差動誤差は数</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に拘束された。</w:t>
      </w:r>
    </w:p>
    <w:p w14:paraId="227BC528" w14:textId="27ACA3BA" w:rsidR="00D53404" w:rsidRPr="00650534" w:rsidRDefault="00D53404" w:rsidP="00D5340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測定誤差の要因は，抵抗比の実効値と温度係数，オペアンプの入力オフセット電圧と入力バイアス電流による抵抗上の微小電圧，配線の熱起電力（</w:t>
      </w:r>
      <m:oMath>
        <m:r>
          <m:rPr>
            <m:sty m:val="p"/>
          </m:rPr>
          <w:rPr>
            <w:rFonts w:ascii="Cambria Math" w:eastAsiaTheme="minorEastAsia" w:hAnsi="Cambria Math"/>
            <w:color w:val="000000" w:themeColor="text1"/>
            <w:sz w:val="21"/>
            <w:szCs w:val="21"/>
          </w:rPr>
          <m:t>10</m:t>
        </m:r>
      </m:oMath>
      <w:r w:rsidRPr="00650534">
        <w:rPr>
          <w:rFonts w:asciiTheme="minorEastAsia" w:eastAsiaTheme="minorEastAsia" w:hAnsiTheme="minorEastAsia" w:cs="Georgia"/>
          <w:color w:val="000000" w:themeColor="text1"/>
          <w:sz w:val="21"/>
          <w:szCs w:val="21"/>
        </w:rPr>
        <w:t>–</w:t>
      </w:r>
      <m:oMath>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級），計測器のゼロ点・分解能である。今回の</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は等価入力で約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に相当し，直流利得評価に対する影響は小さい。</w:t>
      </w:r>
    </w:p>
    <w:p w14:paraId="7149A239" w14:textId="77777777" w:rsidR="00D626F5" w:rsidRPr="00650534" w:rsidRDefault="00D626F5" w:rsidP="00D626F5">
      <w:pPr>
        <w:rPr>
          <w:rFonts w:asciiTheme="minorEastAsia" w:eastAsiaTheme="minorEastAsia" w:hAnsiTheme="minorEastAsia"/>
          <w:color w:val="000000" w:themeColor="text1"/>
          <w:sz w:val="21"/>
          <w:szCs w:val="21"/>
        </w:rPr>
      </w:pPr>
    </w:p>
    <w:p w14:paraId="5ADE06B5" w14:textId="6B41254E" w:rsidR="005D78DD" w:rsidRPr="00650534" w:rsidRDefault="008C6056" w:rsidP="00550D5D">
      <w:p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(1-2) </w:t>
      </w:r>
      <w:r w:rsidR="00550D5D" w:rsidRPr="00650534">
        <w:rPr>
          <w:rFonts w:asciiTheme="minorEastAsia" w:eastAsiaTheme="minorEastAsia" w:hAnsiTheme="minorEastAsia"/>
          <w:color w:val="000000" w:themeColor="text1"/>
          <w:sz w:val="21"/>
          <w:szCs w:val="21"/>
        </w:rPr>
        <w:t>無負荷状態の測定結果から反転入力端子電圧を計算し、反転入力端子からOPアンプに流入する電流を零と仮定して理論値と比較した。</w:t>
      </w:r>
    </w:p>
    <w:p w14:paraId="6DD20CF6" w14:textId="77777777" w:rsidR="00550D5D" w:rsidRPr="00650534" w:rsidRDefault="00550D5D" w:rsidP="00550D5D">
      <w:pPr>
        <w:rPr>
          <w:rFonts w:asciiTheme="minorEastAsia" w:eastAsiaTheme="minorEastAsia" w:hAnsiTheme="minorEastAsia"/>
          <w:color w:val="000000" w:themeColor="text1"/>
          <w:sz w:val="21"/>
          <w:szCs w:val="21"/>
        </w:rPr>
      </w:pPr>
    </w:p>
    <w:p w14:paraId="641AB5A6" w14:textId="41ED6CE5" w:rsidR="00DA55F4" w:rsidRPr="00650534" w:rsidRDefault="00DA55F4" w:rsidP="00206D3D">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10</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hint="eastAsia"/>
          <w:b w:val="0"/>
          <w:bCs w:val="0"/>
          <w:color w:val="000000" w:themeColor="text1"/>
          <w:sz w:val="21"/>
          <w:szCs w:val="21"/>
        </w:rPr>
        <w:t>非反転増幅回路の測定値と理論値</w:t>
      </w:r>
    </w:p>
    <w:tbl>
      <w:tblPr>
        <w:tblW w:w="8100" w:type="dxa"/>
        <w:tblInd w:w="4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20"/>
        <w:gridCol w:w="1620"/>
        <w:gridCol w:w="1620"/>
        <w:gridCol w:w="1620"/>
        <w:gridCol w:w="1620"/>
      </w:tblGrid>
      <w:tr w:rsidR="00650534" w:rsidRPr="00650534" w14:paraId="3E3BBBA7" w14:textId="77777777" w:rsidTr="00321D87">
        <w:trPr>
          <w:trHeight w:val="400"/>
        </w:trPr>
        <w:tc>
          <w:tcPr>
            <w:tcW w:w="1620" w:type="dxa"/>
            <w:noWrap/>
            <w:tcMar>
              <w:top w:w="15" w:type="dxa"/>
              <w:left w:w="15" w:type="dxa"/>
              <w:bottom w:w="0" w:type="dxa"/>
              <w:right w:w="15" w:type="dxa"/>
            </w:tcMar>
            <w:vAlign w:val="center"/>
            <w:hideMark/>
          </w:tcPr>
          <w:p w14:paraId="08DF499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測定値傾きa</w:t>
            </w:r>
          </w:p>
        </w:tc>
        <w:tc>
          <w:tcPr>
            <w:tcW w:w="1620" w:type="dxa"/>
            <w:noWrap/>
            <w:tcMar>
              <w:top w:w="15" w:type="dxa"/>
              <w:left w:w="15" w:type="dxa"/>
              <w:bottom w:w="0" w:type="dxa"/>
              <w:right w:w="15" w:type="dxa"/>
            </w:tcMar>
            <w:vAlign w:val="center"/>
            <w:hideMark/>
          </w:tcPr>
          <w:p w14:paraId="791729E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理論値傾きa</w:t>
            </w:r>
          </w:p>
        </w:tc>
        <w:tc>
          <w:tcPr>
            <w:tcW w:w="1620" w:type="dxa"/>
            <w:noWrap/>
            <w:tcMar>
              <w:top w:w="15" w:type="dxa"/>
              <w:left w:w="15" w:type="dxa"/>
              <w:bottom w:w="0" w:type="dxa"/>
              <w:right w:w="15" w:type="dxa"/>
            </w:tcMar>
            <w:vAlign w:val="center"/>
            <w:hideMark/>
          </w:tcPr>
          <w:p w14:paraId="08AE788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測定値傾きb</w:t>
            </w:r>
          </w:p>
        </w:tc>
        <w:tc>
          <w:tcPr>
            <w:tcW w:w="1620" w:type="dxa"/>
            <w:noWrap/>
            <w:tcMar>
              <w:top w:w="15" w:type="dxa"/>
              <w:left w:w="15" w:type="dxa"/>
              <w:bottom w:w="0" w:type="dxa"/>
              <w:right w:w="15" w:type="dxa"/>
            </w:tcMar>
            <w:vAlign w:val="center"/>
            <w:hideMark/>
          </w:tcPr>
          <w:p w14:paraId="28529A2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理論値傾きb</w:t>
            </w:r>
          </w:p>
        </w:tc>
        <w:tc>
          <w:tcPr>
            <w:tcW w:w="1620" w:type="dxa"/>
            <w:noWrap/>
            <w:tcMar>
              <w:top w:w="15" w:type="dxa"/>
              <w:left w:w="15" w:type="dxa"/>
              <w:bottom w:w="0" w:type="dxa"/>
              <w:right w:w="15" w:type="dxa"/>
            </w:tcMar>
            <w:vAlign w:val="center"/>
            <w:hideMark/>
          </w:tcPr>
          <w:p w14:paraId="03F08C1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傾き相対誤差[%]</w:t>
            </w:r>
          </w:p>
        </w:tc>
      </w:tr>
      <w:tr w:rsidR="00650534" w:rsidRPr="00650534" w14:paraId="39C1C51A" w14:textId="77777777" w:rsidTr="00321D87">
        <w:trPr>
          <w:trHeight w:val="400"/>
        </w:trPr>
        <w:tc>
          <w:tcPr>
            <w:tcW w:w="0" w:type="auto"/>
            <w:noWrap/>
            <w:tcMar>
              <w:top w:w="15" w:type="dxa"/>
              <w:left w:w="15" w:type="dxa"/>
              <w:bottom w:w="0" w:type="dxa"/>
              <w:right w:w="15" w:type="dxa"/>
            </w:tcMar>
            <w:vAlign w:val="center"/>
            <w:hideMark/>
          </w:tcPr>
          <w:p w14:paraId="149AD95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2.94475394</w:t>
            </w:r>
          </w:p>
        </w:tc>
        <w:tc>
          <w:tcPr>
            <w:tcW w:w="0" w:type="auto"/>
            <w:noWrap/>
            <w:tcMar>
              <w:top w:w="15" w:type="dxa"/>
              <w:left w:w="15" w:type="dxa"/>
              <w:bottom w:w="0" w:type="dxa"/>
              <w:right w:w="15" w:type="dxa"/>
            </w:tcMar>
            <w:vAlign w:val="center"/>
            <w:hideMark/>
          </w:tcPr>
          <w:p w14:paraId="13900EF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189AA3A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-0.0716892</w:t>
            </w:r>
          </w:p>
        </w:tc>
        <w:tc>
          <w:tcPr>
            <w:tcW w:w="0" w:type="auto"/>
            <w:noWrap/>
            <w:tcMar>
              <w:top w:w="15" w:type="dxa"/>
              <w:left w:w="15" w:type="dxa"/>
              <w:bottom w:w="0" w:type="dxa"/>
              <w:right w:w="15" w:type="dxa"/>
            </w:tcMar>
            <w:vAlign w:val="center"/>
            <w:hideMark/>
          </w:tcPr>
          <w:p w14:paraId="7F83E3B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1C33B2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1.84153536</w:t>
            </w:r>
          </w:p>
        </w:tc>
      </w:tr>
    </w:tbl>
    <w:p w14:paraId="5B26573D" w14:textId="77777777"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（非反転増幅・無負荷）の回帰直線と理論式を比較した。理論は</w:t>
      </w:r>
    </w:p>
    <w:p w14:paraId="68ED9A1F" w14:textId="2F521E08" w:rsidR="005B7CEA" w:rsidRPr="00650534" w:rsidRDefault="00000000" w:rsidP="005B7CE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 xml:space="preserve">=3,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7E3E84BA" w14:textId="77777777"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であり，表の回帰結果は</w:t>
      </w:r>
    </w:p>
    <w:p w14:paraId="3F76E23C" w14:textId="16FEC268" w:rsidR="005B7CEA" w:rsidRPr="00650534" w:rsidRDefault="00000000" w:rsidP="005B7CE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 xml:space="preserve">=2.94475394,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=-0.0716892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4ED1EBA4" w14:textId="77777777"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であった。傾きの相対誤差は</w:t>
      </w:r>
    </w:p>
    <w:p w14:paraId="6649D63B" w14:textId="0ED366E3" w:rsidR="005B7CEA" w:rsidRPr="00650534" w:rsidRDefault="00000000" w:rsidP="005B7CE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×100=</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|2.94475394-3|</m:t>
              </m:r>
            </m:num>
            <m:den>
              <m:r>
                <m:rPr>
                  <m:sty m:val="p"/>
                </m:rPr>
                <w:rPr>
                  <w:rFonts w:ascii="Cambria Math" w:eastAsiaTheme="minorEastAsia" w:hAnsi="Cambria Math"/>
                  <w:color w:val="000000" w:themeColor="text1"/>
                  <w:sz w:val="21"/>
                  <w:szCs w:val="21"/>
                </w:rPr>
                <m:t>3</m:t>
              </m:r>
            </m:den>
          </m:f>
          <m:r>
            <m:rPr>
              <m:sty m:val="p"/>
            </m:rPr>
            <w:rPr>
              <w:rFonts w:ascii="Cambria Math" w:eastAsiaTheme="minorEastAsia" w:hAnsi="Cambria Math"/>
              <w:color w:val="000000" w:themeColor="text1"/>
              <w:sz w:val="21"/>
              <w:szCs w:val="21"/>
            </w:rPr>
            <m:t>×100=1.8416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39AC859A" w14:textId="59B9E483"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となり，理論より約</w:t>
      </w:r>
      <w:r w:rsidRPr="00650534">
        <w:rPr>
          <w:rFonts w:asciiTheme="minorEastAsia" w:eastAsiaTheme="minorEastAsia" w:hAnsiTheme="minorEastAsia" w:cs="Georgia"/>
          <w:color w:val="000000" w:themeColor="text1"/>
          <w:sz w:val="21"/>
          <w:szCs w:val="21"/>
        </w:rPr>
        <w:t>1.84</w:t>
      </w:r>
      <w:r w:rsidRPr="00650534">
        <w:rPr>
          <w:rFonts w:asciiTheme="minorEastAsia" w:eastAsiaTheme="minorEastAsia" w:hAnsiTheme="minorEastAsia" w:cs="ＭＳ 明朝" w:hint="eastAsia"/>
          <w:color w:val="000000" w:themeColor="text1"/>
          <w:sz w:val="21"/>
          <w:szCs w:val="21"/>
        </w:rPr>
        <w:t>％小さい。切片は負側に</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71.7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ずれており，等価入力オフセットは</w:t>
      </w:r>
    </w:p>
    <w:p w14:paraId="2A8E3B90" w14:textId="331338FF" w:rsidR="005B7CEA" w:rsidRPr="00650534" w:rsidRDefault="00000000" w:rsidP="005B7CE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0.0716892</m:t>
              </m:r>
            </m:num>
            <m:den>
              <m:r>
                <m:rPr>
                  <m:sty m:val="p"/>
                </m:rPr>
                <w:rPr>
                  <w:rFonts w:ascii="Cambria Math" w:eastAsiaTheme="minorEastAsia" w:hAnsi="Cambria Math"/>
                  <w:color w:val="000000" w:themeColor="text1"/>
                  <w:sz w:val="21"/>
                  <w:szCs w:val="21"/>
                </w:rPr>
                <m:t>2.94475394</m:t>
              </m:r>
            </m:den>
          </m:f>
          <m:r>
            <m:rPr>
              <m:sty m:val="p"/>
            </m:rPr>
            <w:rPr>
              <w:rFonts w:ascii="Cambria Math" w:eastAsiaTheme="minorEastAsia" w:hAnsi="Cambria Math"/>
              <w:color w:val="000000" w:themeColor="text1"/>
              <w:sz w:val="21"/>
              <w:szCs w:val="21"/>
            </w:rPr>
            <m:t>=2.435×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V≈24.3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2D8FDC41" w14:textId="75DC1452"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の端点で理想出力は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だが，実測は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-14.2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付近に頭打ちが見え，この飽和点を含めて回帰したため直線が寝て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meas</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が小さく，かつ負の</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が生じたと解釈できる。</w:t>
      </w:r>
    </w:p>
    <w:p w14:paraId="03017465" w14:textId="451FEF68"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飽和を除き中央の線形域（例えば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近傍）を二点法で評価すると</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≃3.00±0.05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程度に収まることを先の負荷測定（</w:t>
      </w:r>
      <w:r w:rsidRPr="00650534">
        <w:rPr>
          <w:rFonts w:asciiTheme="minorEastAsia" w:eastAsiaTheme="minorEastAsia" w:hAnsiTheme="minorEastAsia" w:cs="Georgia"/>
          <w:color w:val="000000" w:themeColor="text1"/>
          <w:sz w:val="21"/>
          <w:szCs w:val="21"/>
        </w:rPr>
        <w:t>3 kΩ, 1 kΩ, 750 Ω</w:t>
      </w:r>
      <w:r w:rsidRPr="00650534">
        <w:rPr>
          <w:rFonts w:asciiTheme="minorEastAsia" w:eastAsiaTheme="minorEastAsia" w:hAnsiTheme="minorEastAsia" w:cs="ＭＳ 明朝" w:hint="eastAsia"/>
          <w:color w:val="000000" w:themeColor="text1"/>
          <w:sz w:val="21"/>
          <w:szCs w:val="21"/>
        </w:rPr>
        <w:t>）から確認しており，回路自体の直流利得は理論と良く一致する。したがって表</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1.84</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は，有限オープンループ利得よりも飽和混入の影響が支配的な「見かけの」誤差と位置づけられる。仮にこの誤差をすべて有限利得に帰す極端な近似をすれば</w:t>
      </w:r>
    </w:p>
    <w:p w14:paraId="69DB04CE" w14:textId="4FC5FD27" w:rsidR="005B7CEA" w:rsidRPr="00650534" w:rsidRDefault="00000000" w:rsidP="005B7CEA">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Aβ</m:t>
              </m:r>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3</m:t>
              </m:r>
            </m:den>
          </m:f>
        </m:oMath>
      </m:oMathPara>
    </w:p>
    <w:p w14:paraId="125442EF" w14:textId="18EDF7A7" w:rsidR="005B7CEA" w:rsidRPr="00650534" w:rsidRDefault="00FF226B" w:rsidP="005B7CEA">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(1/3)×0.018416</m:t>
              </m:r>
            </m:den>
          </m:f>
          <m:r>
            <m:rPr>
              <m:sty m:val="p"/>
            </m:rPr>
            <w:rPr>
              <w:rFonts w:ascii="Cambria Math" w:eastAsiaTheme="minorEastAsia" w:hAnsi="Cambria Math"/>
              <w:color w:val="000000" w:themeColor="text1"/>
              <w:sz w:val="21"/>
              <w:szCs w:val="21"/>
            </w:rPr>
            <m:t>≈1.6×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m:oMathPara>
    </w:p>
    <w:p w14:paraId="45988B1D" w14:textId="002B44E3" w:rsidR="005B7CEA" w:rsidRPr="00650534" w:rsidRDefault="005B7CEA" w:rsidP="005B7CE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となるが，これは飽和を含むため実デバイスの直流利得より過小評価になる。定量的には，表</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は「端点を含めた回帰では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1.84</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低下し，等価入力オフセットは約</w:t>
      </w:r>
      <w:r w:rsidRPr="00650534">
        <w:rPr>
          <w:rFonts w:asciiTheme="minorEastAsia" w:eastAsiaTheme="minorEastAsia" w:hAnsiTheme="minorEastAsia" w:cs="Georgia"/>
          <w:color w:val="000000" w:themeColor="text1"/>
          <w:sz w:val="21"/>
          <w:szCs w:val="21"/>
        </w:rPr>
        <w:t xml:space="preserve"> 24 mV</w:t>
      </w:r>
      <w:r w:rsidRPr="00650534">
        <w:rPr>
          <w:rFonts w:asciiTheme="minorEastAsia" w:eastAsiaTheme="minorEastAsia" w:hAnsiTheme="minorEastAsia" w:cs="ＭＳ 明朝" w:hint="eastAsia"/>
          <w:color w:val="000000" w:themeColor="text1"/>
          <w:sz w:val="21"/>
          <w:szCs w:val="21"/>
        </w:rPr>
        <w:t>」と要約でき，線形域だけで評価すれば利得は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にほぼ一致する。</w:t>
      </w:r>
    </w:p>
    <w:p w14:paraId="3096BF69" w14:textId="77777777" w:rsidR="00DA55F4" w:rsidRPr="00650534" w:rsidRDefault="00DA55F4" w:rsidP="008C6056">
      <w:pPr>
        <w:pStyle w:val="Web"/>
        <w:rPr>
          <w:rFonts w:asciiTheme="minorEastAsia" w:eastAsiaTheme="minorEastAsia" w:hAnsiTheme="minorEastAsia"/>
          <w:color w:val="000000" w:themeColor="text1"/>
          <w:sz w:val="21"/>
          <w:szCs w:val="21"/>
        </w:rPr>
      </w:pPr>
    </w:p>
    <w:p w14:paraId="55451240" w14:textId="55DA055A" w:rsidR="00FA346B" w:rsidRPr="00650534" w:rsidRDefault="001C4035" w:rsidP="00FA346B">
      <w:pPr>
        <w:pStyle w:val="ae"/>
        <w:numPr>
          <w:ilvl w:val="1"/>
          <w:numId w:val="11"/>
        </w:num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各状態の測定結果から直線近似が不適切な測定点を除外し、一次関数 y=ax+b で近似して理論値と比較した。</w:t>
      </w:r>
      <w:r w:rsidR="008C6056" w:rsidRPr="00650534">
        <w:rPr>
          <w:rFonts w:asciiTheme="minorEastAsia" w:eastAsiaTheme="minorEastAsia" w:hAnsiTheme="minorEastAsia"/>
          <w:color w:val="000000" w:themeColor="text1"/>
          <w:sz w:val="21"/>
          <w:szCs w:val="21"/>
        </w:rPr>
        <w:t xml:space="preserve"> </w:t>
      </w:r>
    </w:p>
    <w:p w14:paraId="692DD7D2" w14:textId="5A0D6CFE" w:rsidR="00FA346B" w:rsidRPr="00650534" w:rsidRDefault="00FA346B" w:rsidP="00FA346B">
      <w:pPr>
        <w:pStyle w:val="ae"/>
        <w:spacing w:after="22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p>
    <w:p w14:paraId="7442FAF3" w14:textId="134D58BB" w:rsidR="00180BFA" w:rsidRPr="00650534" w:rsidRDefault="00180BFA" w:rsidP="00180BFA">
      <w:pPr>
        <w:pStyle w:val="ae"/>
        <w:spacing w:after="22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表 </w:t>
      </w:r>
      <w:r w:rsidRPr="00650534">
        <w:rPr>
          <w:rFonts w:asciiTheme="minorEastAsia" w:eastAsiaTheme="minorEastAsia" w:hAnsiTheme="minorEastAsia"/>
          <w:color w:val="000000" w:themeColor="text1"/>
          <w:sz w:val="21"/>
          <w:szCs w:val="21"/>
        </w:rPr>
        <w:fldChar w:fldCharType="begin"/>
      </w:r>
      <w:r w:rsidRPr="00650534">
        <w:rPr>
          <w:rFonts w:asciiTheme="minorEastAsia" w:eastAsiaTheme="minorEastAsia" w:hAnsiTheme="minorEastAsia"/>
          <w:color w:val="000000" w:themeColor="text1"/>
          <w:sz w:val="21"/>
          <w:szCs w:val="21"/>
        </w:rPr>
        <w:instrText xml:space="preserve"> SEQ 表 \* ARABIC </w:instrText>
      </w:r>
      <w:r w:rsidRPr="00650534">
        <w:rPr>
          <w:rFonts w:asciiTheme="minorEastAsia" w:eastAsiaTheme="minorEastAsia" w:hAnsiTheme="minorEastAsia"/>
          <w:color w:val="000000" w:themeColor="text1"/>
          <w:sz w:val="21"/>
          <w:szCs w:val="21"/>
        </w:rPr>
        <w:fldChar w:fldCharType="separate"/>
      </w:r>
      <w:r w:rsidR="00760A42">
        <w:rPr>
          <w:rFonts w:asciiTheme="minorEastAsia" w:eastAsiaTheme="minorEastAsia" w:hAnsiTheme="minorEastAsia"/>
          <w:noProof/>
          <w:color w:val="000000" w:themeColor="text1"/>
          <w:sz w:val="21"/>
          <w:szCs w:val="21"/>
        </w:rPr>
        <w:t>11</w:t>
      </w:r>
      <w:r w:rsidRPr="00650534">
        <w:rPr>
          <w:rFonts w:asciiTheme="minorEastAsia" w:eastAsiaTheme="minorEastAsia" w:hAnsiTheme="minorEastAsia"/>
          <w:color w:val="000000" w:themeColor="text1"/>
          <w:sz w:val="21"/>
          <w:szCs w:val="21"/>
        </w:rPr>
        <w:fldChar w:fldCharType="end"/>
      </w:r>
      <w:r w:rsidRPr="00650534">
        <w:rPr>
          <w:rFonts w:asciiTheme="minorEastAsia" w:eastAsiaTheme="minorEastAsia" w:hAnsiTheme="minorEastAsia" w:cs="ＭＳ 明朝" w:hint="eastAsia"/>
          <w:color w:val="000000" w:themeColor="text1"/>
          <w:sz w:val="21"/>
          <w:szCs w:val="21"/>
        </w:rPr>
        <w:t>非反転増幅（</w:t>
      </w:r>
      <w:r w:rsidRPr="00650534">
        <w:rPr>
          <w:rFonts w:asciiTheme="minorEastAsia" w:eastAsiaTheme="minorEastAsia" w:hAnsiTheme="minorEastAsia" w:cs="Georgia"/>
          <w:color w:val="000000" w:themeColor="text1"/>
          <w:sz w:val="21"/>
          <w:szCs w:val="21"/>
        </w:rPr>
        <w:t>3 kΩ</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測定値と理論値</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1548"/>
        <w:gridCol w:w="1975"/>
        <w:gridCol w:w="1958"/>
        <w:gridCol w:w="1971"/>
      </w:tblGrid>
      <w:tr w:rsidR="00650534" w:rsidRPr="00650534" w14:paraId="22312F50"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1EBD7BBE"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6640E371"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62624176"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right w:val="single" w:sz="1" w:space="0" w:color="000000"/>
            </w:tcBorders>
          </w:tcPr>
          <w:p w14:paraId="6E763CC8"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tcBorders>
          </w:tcPr>
          <w:p w14:paraId="4906BA98"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傾き相対誤差</w:t>
            </w:r>
            <w:r w:rsidRPr="00650534">
              <w:rPr>
                <w:rFonts w:asciiTheme="minorEastAsia" w:eastAsiaTheme="minorEastAsia" w:hAnsiTheme="minorEastAsia" w:cs="Georgia"/>
                <w:color w:val="000000" w:themeColor="text1"/>
                <w:sz w:val="21"/>
                <w:szCs w:val="21"/>
              </w:rPr>
              <w:t xml:space="preserve"> [%]</w:t>
            </w:r>
          </w:p>
        </w:tc>
      </w:tr>
      <w:tr w:rsidR="00650534" w:rsidRPr="00650534" w14:paraId="6CDAACFC"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53F0DE96"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3.0015</w:t>
            </w:r>
          </w:p>
        </w:tc>
        <w:tc>
          <w:tcPr>
            <w:tcW w:w="0" w:type="auto"/>
            <w:tcBorders>
              <w:top w:val="single" w:sz="1" w:space="0" w:color="000000"/>
              <w:bottom w:val="single" w:sz="1" w:space="0" w:color="000000"/>
              <w:right w:val="single" w:sz="1" w:space="0" w:color="000000"/>
            </w:tcBorders>
          </w:tcPr>
          <w:p w14:paraId="5A98081E"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w:t>
            </w:r>
          </w:p>
        </w:tc>
        <w:tc>
          <w:tcPr>
            <w:tcW w:w="0" w:type="auto"/>
            <w:tcBorders>
              <w:top w:val="single" w:sz="1" w:space="0" w:color="000000"/>
              <w:bottom w:val="single" w:sz="1" w:space="0" w:color="000000"/>
              <w:right w:val="single" w:sz="1" w:space="0" w:color="000000"/>
            </w:tcBorders>
          </w:tcPr>
          <w:p w14:paraId="157C48C2"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0.001826</w:t>
            </w:r>
          </w:p>
        </w:tc>
        <w:tc>
          <w:tcPr>
            <w:tcW w:w="0" w:type="auto"/>
            <w:tcBorders>
              <w:top w:val="single" w:sz="1" w:space="0" w:color="000000"/>
              <w:bottom w:val="single" w:sz="1" w:space="0" w:color="000000"/>
              <w:right w:val="single" w:sz="1" w:space="0" w:color="000000"/>
            </w:tcBorders>
          </w:tcPr>
          <w:p w14:paraId="5BFFF67E"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w:t>
            </w:r>
          </w:p>
        </w:tc>
        <w:tc>
          <w:tcPr>
            <w:tcW w:w="0" w:type="auto"/>
            <w:tcBorders>
              <w:top w:val="single" w:sz="1" w:space="0" w:color="000000"/>
              <w:bottom w:val="single" w:sz="1" w:space="0" w:color="000000"/>
            </w:tcBorders>
          </w:tcPr>
          <w:p w14:paraId="05A02C93"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0.0500</w:t>
            </w:r>
          </w:p>
        </w:tc>
      </w:tr>
    </w:tbl>
    <w:p w14:paraId="7B2952F9" w14:textId="77777777" w:rsidR="00915023" w:rsidRPr="00650534" w:rsidRDefault="00915023" w:rsidP="00180BFA">
      <w:pPr>
        <w:pStyle w:val="af7"/>
        <w:keepNext/>
        <w:jc w:val="center"/>
        <w:rPr>
          <w:rFonts w:asciiTheme="minorEastAsia" w:eastAsiaTheme="minorEastAsia" w:hAnsiTheme="minorEastAsia"/>
          <w:b w:val="0"/>
          <w:bCs w:val="0"/>
          <w:color w:val="000000" w:themeColor="text1"/>
          <w:sz w:val="21"/>
          <w:szCs w:val="21"/>
        </w:rPr>
      </w:pPr>
    </w:p>
    <w:p w14:paraId="0381F417" w14:textId="7633EC24" w:rsidR="00180BFA" w:rsidRPr="00650534" w:rsidRDefault="00180BFA" w:rsidP="00180BFA">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12</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cs="ＭＳ 明朝" w:hint="eastAsia"/>
          <w:b w:val="0"/>
          <w:bCs w:val="0"/>
          <w:color w:val="000000" w:themeColor="text1"/>
          <w:sz w:val="21"/>
          <w:szCs w:val="21"/>
        </w:rPr>
        <w:t>非反転増幅（</w:t>
      </w:r>
      <w:r w:rsidRPr="00650534">
        <w:rPr>
          <w:rFonts w:asciiTheme="minorEastAsia" w:eastAsiaTheme="minorEastAsia" w:hAnsiTheme="minorEastAsia" w:cs="Georgia"/>
          <w:b w:val="0"/>
          <w:bCs w:val="0"/>
          <w:color w:val="000000" w:themeColor="text1"/>
          <w:sz w:val="21"/>
          <w:szCs w:val="21"/>
        </w:rPr>
        <w:t>1 kΩ</w:t>
      </w:r>
      <w:r w:rsidRPr="00650534">
        <w:rPr>
          <w:rFonts w:asciiTheme="minorEastAsia" w:eastAsiaTheme="minorEastAsia" w:hAnsiTheme="minorEastAsia" w:cs="ＭＳ 明朝" w:hint="eastAsia"/>
          <w:b w:val="0"/>
          <w:bCs w:val="0"/>
          <w:color w:val="000000" w:themeColor="text1"/>
          <w:sz w:val="21"/>
          <w:szCs w:val="21"/>
        </w:rPr>
        <w:t>）</w:t>
      </w:r>
      <w:r w:rsidRPr="00650534">
        <w:rPr>
          <w:rFonts w:asciiTheme="minorEastAsia" w:eastAsiaTheme="minorEastAsia" w:hAnsiTheme="minorEastAsia" w:cs="Georgia"/>
          <w:b w:val="0"/>
          <w:bCs w:val="0"/>
          <w:color w:val="000000" w:themeColor="text1"/>
          <w:sz w:val="21"/>
          <w:szCs w:val="21"/>
        </w:rPr>
        <w:t xml:space="preserve"> </w:t>
      </w:r>
      <w:r w:rsidRPr="00650534">
        <w:rPr>
          <w:rFonts w:asciiTheme="minorEastAsia" w:eastAsiaTheme="minorEastAsia" w:hAnsiTheme="minorEastAsia" w:cs="ＭＳ 明朝" w:hint="eastAsia"/>
          <w:b w:val="0"/>
          <w:bCs w:val="0"/>
          <w:color w:val="000000" w:themeColor="text1"/>
          <w:sz w:val="21"/>
          <w:szCs w:val="21"/>
        </w:rPr>
        <w:t>測定値と理論値</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1548"/>
        <w:gridCol w:w="1975"/>
        <w:gridCol w:w="1958"/>
        <w:gridCol w:w="1971"/>
      </w:tblGrid>
      <w:tr w:rsidR="00650534" w:rsidRPr="00650534" w14:paraId="3138229E"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696C3B3A"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782916AE"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5B57FFA7"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right w:val="single" w:sz="1" w:space="0" w:color="000000"/>
            </w:tcBorders>
          </w:tcPr>
          <w:p w14:paraId="59F79FD4"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tcBorders>
          </w:tcPr>
          <w:p w14:paraId="0BBB7304"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傾き相対誤差</w:t>
            </w:r>
            <w:r w:rsidRPr="00650534">
              <w:rPr>
                <w:rFonts w:asciiTheme="minorEastAsia" w:eastAsiaTheme="minorEastAsia" w:hAnsiTheme="minorEastAsia" w:cs="Georgia"/>
                <w:color w:val="000000" w:themeColor="text1"/>
                <w:sz w:val="21"/>
                <w:szCs w:val="21"/>
              </w:rPr>
              <w:t xml:space="preserve"> [%]</w:t>
            </w:r>
          </w:p>
        </w:tc>
      </w:tr>
      <w:tr w:rsidR="00650534" w:rsidRPr="00650534" w14:paraId="490778C3"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5194C9C9"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3.0023</w:t>
            </w:r>
          </w:p>
        </w:tc>
        <w:tc>
          <w:tcPr>
            <w:tcW w:w="0" w:type="auto"/>
            <w:tcBorders>
              <w:top w:val="single" w:sz="1" w:space="0" w:color="000000"/>
              <w:bottom w:val="single" w:sz="1" w:space="0" w:color="000000"/>
              <w:right w:val="single" w:sz="1" w:space="0" w:color="000000"/>
            </w:tcBorders>
          </w:tcPr>
          <w:p w14:paraId="540DFB4F"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w:t>
            </w:r>
          </w:p>
        </w:tc>
        <w:tc>
          <w:tcPr>
            <w:tcW w:w="0" w:type="auto"/>
            <w:tcBorders>
              <w:top w:val="single" w:sz="1" w:space="0" w:color="000000"/>
              <w:bottom w:val="single" w:sz="1" w:space="0" w:color="000000"/>
              <w:right w:val="single" w:sz="1" w:space="0" w:color="000000"/>
            </w:tcBorders>
          </w:tcPr>
          <w:p w14:paraId="376EF6FE"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0.001787</w:t>
            </w:r>
          </w:p>
        </w:tc>
        <w:tc>
          <w:tcPr>
            <w:tcW w:w="0" w:type="auto"/>
            <w:tcBorders>
              <w:top w:val="single" w:sz="1" w:space="0" w:color="000000"/>
              <w:bottom w:val="single" w:sz="1" w:space="0" w:color="000000"/>
              <w:right w:val="single" w:sz="1" w:space="0" w:color="000000"/>
            </w:tcBorders>
          </w:tcPr>
          <w:p w14:paraId="37063A54"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w:t>
            </w:r>
          </w:p>
        </w:tc>
        <w:tc>
          <w:tcPr>
            <w:tcW w:w="0" w:type="auto"/>
            <w:tcBorders>
              <w:top w:val="single" w:sz="1" w:space="0" w:color="000000"/>
              <w:bottom w:val="single" w:sz="1" w:space="0" w:color="000000"/>
            </w:tcBorders>
          </w:tcPr>
          <w:p w14:paraId="04F86A02"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0.0767</w:t>
            </w:r>
          </w:p>
        </w:tc>
      </w:tr>
    </w:tbl>
    <w:p w14:paraId="5652BACA" w14:textId="77777777" w:rsidR="00915023" w:rsidRPr="00650534" w:rsidRDefault="00915023" w:rsidP="00466A82">
      <w:pPr>
        <w:pStyle w:val="af7"/>
        <w:keepNext/>
        <w:jc w:val="center"/>
        <w:rPr>
          <w:rFonts w:asciiTheme="minorEastAsia" w:eastAsiaTheme="minorEastAsia" w:hAnsiTheme="minorEastAsia"/>
          <w:b w:val="0"/>
          <w:bCs w:val="0"/>
          <w:color w:val="000000" w:themeColor="text1"/>
          <w:sz w:val="21"/>
          <w:szCs w:val="21"/>
        </w:rPr>
      </w:pPr>
    </w:p>
    <w:p w14:paraId="0F4AA502" w14:textId="5DAA502E" w:rsidR="00466A82" w:rsidRPr="00650534" w:rsidRDefault="00466A82" w:rsidP="00466A82">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13</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cs="ＭＳ 明朝" w:hint="eastAsia"/>
          <w:b w:val="0"/>
          <w:bCs w:val="0"/>
          <w:color w:val="000000" w:themeColor="text1"/>
          <w:sz w:val="21"/>
          <w:szCs w:val="21"/>
        </w:rPr>
        <w:t>非反転増幅（</w:t>
      </w:r>
      <w:r w:rsidRPr="00650534">
        <w:rPr>
          <w:rFonts w:asciiTheme="minorEastAsia" w:eastAsiaTheme="minorEastAsia" w:hAnsiTheme="minorEastAsia" w:cs="Georgia"/>
          <w:b w:val="0"/>
          <w:bCs w:val="0"/>
          <w:color w:val="000000" w:themeColor="text1"/>
          <w:sz w:val="21"/>
          <w:szCs w:val="21"/>
        </w:rPr>
        <w:t>750 Ω</w:t>
      </w:r>
      <w:r w:rsidRPr="00650534">
        <w:rPr>
          <w:rFonts w:asciiTheme="minorEastAsia" w:eastAsiaTheme="minorEastAsia" w:hAnsiTheme="minorEastAsia" w:cs="ＭＳ 明朝" w:hint="eastAsia"/>
          <w:b w:val="0"/>
          <w:bCs w:val="0"/>
          <w:color w:val="000000" w:themeColor="text1"/>
          <w:sz w:val="21"/>
          <w:szCs w:val="21"/>
        </w:rPr>
        <w:t>）</w:t>
      </w:r>
      <w:r w:rsidRPr="00650534">
        <w:rPr>
          <w:rFonts w:asciiTheme="minorEastAsia" w:eastAsiaTheme="minorEastAsia" w:hAnsiTheme="minorEastAsia" w:cs="Georgia"/>
          <w:b w:val="0"/>
          <w:bCs w:val="0"/>
          <w:color w:val="000000" w:themeColor="text1"/>
          <w:sz w:val="21"/>
          <w:szCs w:val="21"/>
        </w:rPr>
        <w:t xml:space="preserve"> </w:t>
      </w:r>
      <w:r w:rsidRPr="00650534">
        <w:rPr>
          <w:rFonts w:asciiTheme="minorEastAsia" w:eastAsiaTheme="minorEastAsia" w:hAnsiTheme="minorEastAsia" w:cs="ＭＳ 明朝" w:hint="eastAsia"/>
          <w:b w:val="0"/>
          <w:bCs w:val="0"/>
          <w:color w:val="000000" w:themeColor="text1"/>
          <w:sz w:val="21"/>
          <w:szCs w:val="21"/>
        </w:rPr>
        <w:t>測定値と理論値</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1548"/>
        <w:gridCol w:w="1975"/>
        <w:gridCol w:w="1958"/>
        <w:gridCol w:w="1971"/>
      </w:tblGrid>
      <w:tr w:rsidR="00650534" w:rsidRPr="00650534" w14:paraId="43FA6C9A"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4257ED11"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422E86A8"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理論値傾き</w:t>
            </w:r>
            <w:r w:rsidRPr="00650534">
              <w:rPr>
                <w:rFonts w:asciiTheme="minorEastAsia" w:eastAsiaTheme="minorEastAsia" w:hAnsiTheme="minorEastAsia" w:cs="Georgia"/>
                <w:color w:val="000000" w:themeColor="text1"/>
                <w:sz w:val="21"/>
                <w:szCs w:val="21"/>
              </w:rPr>
              <w:t xml:space="preserve"> a</w:t>
            </w:r>
          </w:p>
        </w:tc>
        <w:tc>
          <w:tcPr>
            <w:tcW w:w="0" w:type="auto"/>
            <w:tcBorders>
              <w:top w:val="single" w:sz="1" w:space="0" w:color="000000"/>
              <w:bottom w:val="single" w:sz="1" w:space="0" w:color="000000"/>
              <w:right w:val="single" w:sz="1" w:space="0" w:color="000000"/>
            </w:tcBorders>
          </w:tcPr>
          <w:p w14:paraId="0DF0C0F0"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right w:val="single" w:sz="1" w:space="0" w:color="000000"/>
            </w:tcBorders>
          </w:tcPr>
          <w:p w14:paraId="68266BDC"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理論値切片</w:t>
            </w:r>
            <w:r w:rsidRPr="00650534">
              <w:rPr>
                <w:rFonts w:asciiTheme="minorEastAsia" w:eastAsiaTheme="minorEastAsia" w:hAnsiTheme="minorEastAsia" w:cs="Georgia"/>
                <w:color w:val="000000" w:themeColor="text1"/>
                <w:sz w:val="21"/>
                <w:szCs w:val="21"/>
              </w:rPr>
              <w:t xml:space="preserve"> b [V]</w:t>
            </w:r>
          </w:p>
        </w:tc>
        <w:tc>
          <w:tcPr>
            <w:tcW w:w="0" w:type="auto"/>
            <w:tcBorders>
              <w:top w:val="single" w:sz="1" w:space="0" w:color="000000"/>
              <w:bottom w:val="single" w:sz="1" w:space="0" w:color="000000"/>
            </w:tcBorders>
          </w:tcPr>
          <w:p w14:paraId="2504CB5D"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傾き相対誤差</w:t>
            </w:r>
            <w:r w:rsidRPr="00650534">
              <w:rPr>
                <w:rFonts w:asciiTheme="minorEastAsia" w:eastAsiaTheme="minorEastAsia" w:hAnsiTheme="minorEastAsia" w:cs="Georgia"/>
                <w:color w:val="000000" w:themeColor="text1"/>
                <w:sz w:val="21"/>
                <w:szCs w:val="21"/>
              </w:rPr>
              <w:t xml:space="preserve"> [%]</w:t>
            </w:r>
          </w:p>
        </w:tc>
      </w:tr>
      <w:tr w:rsidR="00650534" w:rsidRPr="00650534" w14:paraId="0C67F64F" w14:textId="77777777" w:rsidTr="00457A12">
        <w:trPr>
          <w:cantSplit/>
          <w:tblCellSpacing w:w="0" w:type="dxa"/>
          <w:jc w:val="center"/>
        </w:trPr>
        <w:tc>
          <w:tcPr>
            <w:tcW w:w="0" w:type="auto"/>
            <w:tcBorders>
              <w:top w:val="single" w:sz="1" w:space="0" w:color="000000"/>
              <w:bottom w:val="single" w:sz="1" w:space="0" w:color="000000"/>
              <w:right w:val="single" w:sz="1" w:space="0" w:color="000000"/>
            </w:tcBorders>
          </w:tcPr>
          <w:p w14:paraId="79252429"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3.0030</w:t>
            </w:r>
          </w:p>
        </w:tc>
        <w:tc>
          <w:tcPr>
            <w:tcW w:w="0" w:type="auto"/>
            <w:tcBorders>
              <w:top w:val="single" w:sz="1" w:space="0" w:color="000000"/>
              <w:bottom w:val="single" w:sz="1" w:space="0" w:color="000000"/>
              <w:right w:val="single" w:sz="1" w:space="0" w:color="000000"/>
            </w:tcBorders>
          </w:tcPr>
          <w:p w14:paraId="20E93F65"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3</w:t>
            </w:r>
          </w:p>
        </w:tc>
        <w:tc>
          <w:tcPr>
            <w:tcW w:w="0" w:type="auto"/>
            <w:tcBorders>
              <w:top w:val="single" w:sz="1" w:space="0" w:color="000000"/>
              <w:bottom w:val="single" w:sz="1" w:space="0" w:color="000000"/>
              <w:right w:val="single" w:sz="1" w:space="0" w:color="000000"/>
            </w:tcBorders>
          </w:tcPr>
          <w:p w14:paraId="2F31BAF7"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0.001944</w:t>
            </w:r>
          </w:p>
        </w:tc>
        <w:tc>
          <w:tcPr>
            <w:tcW w:w="0" w:type="auto"/>
            <w:tcBorders>
              <w:top w:val="single" w:sz="1" w:space="0" w:color="000000"/>
              <w:bottom w:val="single" w:sz="1" w:space="0" w:color="000000"/>
              <w:right w:val="single" w:sz="1" w:space="0" w:color="000000"/>
            </w:tcBorders>
          </w:tcPr>
          <w:p w14:paraId="21DE7531"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w:t>
            </w:r>
          </w:p>
        </w:tc>
        <w:tc>
          <w:tcPr>
            <w:tcW w:w="0" w:type="auto"/>
            <w:tcBorders>
              <w:top w:val="single" w:sz="1" w:space="0" w:color="000000"/>
              <w:bottom w:val="single" w:sz="1" w:space="0" w:color="000000"/>
            </w:tcBorders>
          </w:tcPr>
          <w:p w14:paraId="6E429C02" w14:textId="77777777" w:rsidR="00FA346B" w:rsidRPr="00650534" w:rsidRDefault="00FA346B"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0.1000</w:t>
            </w:r>
          </w:p>
        </w:tc>
      </w:tr>
    </w:tbl>
    <w:p w14:paraId="0B60F8AA" w14:textId="77777777" w:rsidR="00FA346B" w:rsidRPr="00650534" w:rsidRDefault="00FA346B" w:rsidP="00FA346B">
      <w:pPr>
        <w:rPr>
          <w:rFonts w:asciiTheme="minorEastAsia" w:eastAsiaTheme="minorEastAsia" w:hAnsiTheme="minorEastAsia"/>
          <w:color w:val="000000" w:themeColor="text1"/>
          <w:sz w:val="21"/>
          <w:szCs w:val="21"/>
        </w:rPr>
      </w:pPr>
    </w:p>
    <w:p w14:paraId="22303B92" w14:textId="2D53485A" w:rsidR="00FA346B" w:rsidRPr="00650534" w:rsidRDefault="00000000" w:rsidP="00FA346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 xml:space="preserve">×100%,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oMath>
      </m:oMathPara>
    </w:p>
    <w:p w14:paraId="2F6A1127" w14:textId="77777777"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数値から等価入力オフセットはおよそ次になった。</w:t>
      </w:r>
    </w:p>
    <w:p w14:paraId="1320D917" w14:textId="34AE7AE3" w:rsidR="00FA346B" w:rsidRPr="00650534" w:rsidRDefault="00000000" w:rsidP="00FA346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d>
            <m:dPr>
              <m:begChr m:val="{"/>
              <m:endChr m:val=""/>
              <m:ctrlPr>
                <w:rPr>
                  <w:rFonts w:ascii="Cambria Math" w:eastAsiaTheme="minorEastAsia" w:hAnsi="Cambria Math"/>
                  <w:color w:val="000000" w:themeColor="text1"/>
                  <w:sz w:val="21"/>
                  <w:szCs w:val="21"/>
                </w:rPr>
              </m:ctrlPr>
            </m:dPr>
            <m:e>
              <m:m>
                <m:mPr>
                  <m:plcHide m:val="1"/>
                  <m:mcs>
                    <m:mc>
                      <m:mcPr>
                        <m:count m:val="2"/>
                        <m:mcJc m:val="left"/>
                      </m:mcPr>
                    </m:mc>
                  </m:mcs>
                  <m:ctrlPr>
                    <w:rPr>
                      <w:rFonts w:ascii="Cambria Math" w:eastAsiaTheme="minorEastAsia" w:hAnsi="Cambria Math"/>
                      <w:i/>
                      <w:color w:val="000000" w:themeColor="text1"/>
                      <w:sz w:val="21"/>
                      <w:szCs w:val="21"/>
                    </w:rPr>
                  </m:ctrlPr>
                </m:mPr>
                <m:mr>
                  <m:e>
                    <m:r>
                      <m:rPr>
                        <m:sty m:val="p"/>
                      </m:rPr>
                      <w:rPr>
                        <w:rFonts w:ascii="Cambria Math" w:eastAsiaTheme="minorEastAsia" w:hAnsi="Cambria Math"/>
                        <w:color w:val="000000" w:themeColor="text1"/>
                        <w:sz w:val="21"/>
                        <w:szCs w:val="21"/>
                      </w:rPr>
                      <m:t>0.61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e>
                  <m:e>
                    <m:r>
                      <m:rPr>
                        <m:sty m:val="p"/>
                      </m:rPr>
                      <w:rPr>
                        <w:rFonts w:ascii="Cambria Math" w:eastAsiaTheme="minorEastAsia" w:hAnsi="Cambria Math"/>
                        <w:color w:val="000000" w:themeColor="text1"/>
                        <w:sz w:val="21"/>
                        <w:szCs w:val="21"/>
                      </w:rPr>
                      <m:t>(3 kΩ)</m:t>
                    </m:r>
                  </m:e>
                </m:mr>
                <m:mr>
                  <m:e>
                    <m:r>
                      <m:rPr>
                        <m:sty m:val="p"/>
                      </m:rPr>
                      <w:rPr>
                        <w:rFonts w:ascii="Cambria Math" w:eastAsiaTheme="minorEastAsia" w:hAnsi="Cambria Math"/>
                        <w:color w:val="000000" w:themeColor="text1"/>
                        <w:sz w:val="21"/>
                        <w:szCs w:val="21"/>
                      </w:rPr>
                      <m:t>0.60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e>
                  <m:e>
                    <m:r>
                      <m:rPr>
                        <m:sty m:val="p"/>
                      </m:rPr>
                      <w:rPr>
                        <w:rFonts w:ascii="Cambria Math" w:eastAsiaTheme="minorEastAsia" w:hAnsi="Cambria Math"/>
                        <w:color w:val="000000" w:themeColor="text1"/>
                        <w:sz w:val="21"/>
                        <w:szCs w:val="21"/>
                      </w:rPr>
                      <m:t>(1 kΩ)</m:t>
                    </m:r>
                  </m:e>
                </m:mr>
                <m:mr>
                  <m:e>
                    <m:r>
                      <m:rPr>
                        <m:sty m:val="p"/>
                      </m:rPr>
                      <w:rPr>
                        <w:rFonts w:ascii="Cambria Math" w:eastAsiaTheme="minorEastAsia" w:hAnsi="Cambria Math"/>
                        <w:color w:val="000000" w:themeColor="text1"/>
                        <w:sz w:val="21"/>
                        <w:szCs w:val="21"/>
                      </w:rPr>
                      <m:t>0.65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e>
                  <m:e>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e>
                </m:mr>
              </m:m>
            </m:e>
          </m:d>
        </m:oMath>
      </m:oMathPara>
    </w:p>
    <w:p w14:paraId="6E350B9D" w14:textId="3DE3A5C5"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3</w:t>
      </w:r>
      <w:r w:rsidRPr="00650534">
        <w:rPr>
          <w:rFonts w:asciiTheme="minorEastAsia" w:eastAsiaTheme="minorEastAsia" w:hAnsiTheme="minorEastAsia" w:cs="ＭＳ 明朝" w:hint="eastAsia"/>
          <w:color w:val="000000" w:themeColor="text1"/>
          <w:sz w:val="21"/>
          <w:szCs w:val="21"/>
        </w:rPr>
        <w:t>条件で傾きは理論</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の差で一致した。切片はすべて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前後で小さく，直流利得の評価に対する影響は無視できる範囲である。</w:t>
      </w:r>
    </w:p>
    <w:p w14:paraId="040B7216" w14:textId="4F80D5C5"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負荷依存性から閉ループ出力抵抗の上限を見積もった。無負荷に近い基準傾き</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≈3.0015</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3 kΩ</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時の傾き</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≈3.0030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の相対差は約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p>
    <w:p w14:paraId="4624669F" w14:textId="586173E1" w:rsidR="00FA346B" w:rsidRPr="00650534" w:rsidRDefault="00000000" w:rsidP="00FA346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a</m:t>
              </m:r>
            </m:num>
            <m:den>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m:oMathPara>
    </w:p>
    <w:p w14:paraId="7D81B72D" w14:textId="5A485D9A" w:rsidR="00FA346B" w:rsidRPr="00650534" w:rsidRDefault="00000000" w:rsidP="00FA346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≲0.0005×750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Ω≈0.38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745D3C3F" w14:textId="77777777"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となった。したがって</w:t>
      </w:r>
      <w:r w:rsidRPr="00650534">
        <w:rPr>
          <w:rFonts w:asciiTheme="minorEastAsia" w:eastAsiaTheme="minorEastAsia" w:hAnsiTheme="minorEastAsia" w:cs="Georgia"/>
          <w:color w:val="000000" w:themeColor="text1"/>
          <w:sz w:val="21"/>
          <w:szCs w:val="21"/>
        </w:rPr>
        <w:t xml:space="preserve"> 3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1 kΩ </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と負荷を重くしても入出力直線がほぼ重なる事実が定量的に説明できる。</w:t>
      </w:r>
    </w:p>
    <w:p w14:paraId="37DD2351" w14:textId="2736BDAE"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傾き誤差を有限オープンループ利得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の寄与に等価化すると，</w:t>
      </w:r>
      <m:oMath>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w:t>
      </w:r>
    </w:p>
    <w:p w14:paraId="39A09997" w14:textId="4B82C479" w:rsidR="00FA346B" w:rsidRPr="00650534" w:rsidRDefault="00000000" w:rsidP="00FA346B">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Aβ</m:t>
              </m:r>
            </m:den>
          </m:f>
          <m:r>
            <m:rPr>
              <m:sty m:val="p"/>
            </m:rPr>
            <w:rPr>
              <w:rFonts w:ascii="Cambria Math" w:eastAsiaTheme="minorEastAsia" w:hAnsi="Cambria Math"/>
              <w:color w:val="000000" w:themeColor="text1"/>
              <w:sz w:val="21"/>
              <w:szCs w:val="21"/>
            </w:rPr>
            <m:t xml:space="preserve"> ⇒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oMath>
      </m:oMathPara>
    </w:p>
    <w:p w14:paraId="6131146A" w14:textId="62267273" w:rsidR="00FA346B" w:rsidRPr="00650534" w:rsidRDefault="00000000" w:rsidP="00FA346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≈(3.0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6.0)×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m:oMathPara>
    </w:p>
    <w:p w14:paraId="32E90931" w14:textId="77777777"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と見積もれた（実際の誤差には抵抗比の微小ズレも含まれるため，これは有効値～下限の評価になる）。</w:t>
      </w:r>
    </w:p>
    <w:p w14:paraId="311258BF" w14:textId="4D24336B" w:rsidR="00FA346B" w:rsidRPr="00650534" w:rsidRDefault="00FA346B" w:rsidP="00FA346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端点近傍では出力が電源ヘッドルームと電流制限で早めに飽和するが，中央の線形域（例：</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）に限定すれば，上記のように利得は理論と高精度で一致し，オフセットも</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&lt;1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級に抑えられている。</w:t>
      </w:r>
    </w:p>
    <w:p w14:paraId="796BF6DC" w14:textId="27E356DA" w:rsidR="008C6056" w:rsidRPr="00650534" w:rsidRDefault="008C6056" w:rsidP="008C6056">
      <w:pPr>
        <w:pStyle w:val="Web"/>
        <w:rPr>
          <w:rFonts w:asciiTheme="minorEastAsia" w:eastAsiaTheme="minorEastAsia" w:hAnsiTheme="minorEastAsia"/>
          <w:color w:val="000000" w:themeColor="text1"/>
          <w:sz w:val="21"/>
          <w:szCs w:val="21"/>
        </w:rPr>
      </w:pPr>
    </w:p>
    <w:p w14:paraId="49269E4E" w14:textId="2347F2B8"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(1-5)</w:t>
      </w:r>
      <w:r w:rsidR="00D829FC" w:rsidRPr="00650534">
        <w:rPr>
          <w:rFonts w:asciiTheme="minorEastAsia" w:eastAsiaTheme="minorEastAsia" w:hAnsiTheme="minorEastAsia"/>
          <w:color w:val="000000" w:themeColor="text1"/>
          <w:sz w:val="21"/>
          <w:szCs w:val="21"/>
        </w:rPr>
        <w:t>測定した非反転増幅回路の出力電圧が理論値と異なった理由を、負荷の有無や負荷抵抗の大きさに着目して考察した。</w:t>
      </w:r>
      <w:r w:rsidR="00B50D06">
        <w:rPr>
          <w:rFonts w:asciiTheme="minorEastAsia" w:eastAsiaTheme="minorEastAsia" w:hAnsiTheme="minorEastAsia"/>
          <w:color w:val="000000" w:themeColor="text1"/>
          <w:sz w:val="21"/>
          <w:szCs w:val="21"/>
        </w:rPr>
        <w:t>[2]</w:t>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s="ＭＳ 明朝" w:hint="eastAsia"/>
          <w:color w:val="000000" w:themeColor="text1"/>
          <w:sz w:val="21"/>
          <w:szCs w:val="21"/>
        </w:rPr>
        <w:t>非反転増幅回路で理論値から外れた主因は，負荷が小さいほど端点付近で早く飽和し，その飽和点を含めた回帰や読み取りでは直線が寝るためである。理論は</w:t>
      </w:r>
    </w:p>
    <w:p w14:paraId="6993E203" w14:textId="3585F8CE" w:rsidR="007174CB" w:rsidRPr="00650534" w:rsidRDefault="00000000" w:rsidP="007174C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 xml:space="preserve">=3,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69527876" w14:textId="719B57AD"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で与えられるが，有限オープンループ利得と出力段の電流能力・ヘッドルームが有限であるため端点で頭打ちが生じる。中央の線形域では負荷を変えても傾きは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の差に収まり理論と一致したが，端点では負荷が重いほど誤差が大きくなった。</w:t>
      </w:r>
    </w:p>
    <w:p w14:paraId="1BE42BE0" w14:textId="7CA28CDE"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端点</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の例で理想</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に対する相対誤差を示す。表読み取りから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kΩ)≈13.234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kΩ)≈12.787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Ω)≈12.415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p>
    <w:p w14:paraId="1B73DE29" w14:textId="04F10D9E" w:rsidR="007174CB" w:rsidRPr="00650534" w:rsidRDefault="00000000" w:rsidP="007174CB">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15-13.234</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 xml:space="preserve">≈11.8%,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15-12.787</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 xml:space="preserve">≈14.8%,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15-12.415</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≈17.2%</m:t>
          </m:r>
        </m:oMath>
      </m:oMathPara>
    </w:p>
    <w:p w14:paraId="471E7DB2" w14:textId="41AC925A"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でも同様で，</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kΩ)≈-13.306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kΩ)≈-11.919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Ω)≈-10.878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w:t>
      </w:r>
    </w:p>
    <w:p w14:paraId="77C8F558" w14:textId="7540B42E" w:rsidR="007174CB" w:rsidRPr="00650534" w:rsidRDefault="00000000" w:rsidP="007174CB">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|-15|-|-13.306|</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 xml:space="preserve">≈11.3%,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15-11.919</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 xml:space="preserve">≈20.5%,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15-10.878</m:t>
              </m:r>
            </m:num>
            <m:den>
              <m:r>
                <m:rPr>
                  <m:sty m:val="p"/>
                </m:rPr>
                <w:rPr>
                  <w:rFonts w:ascii="Cambria Math" w:eastAsiaTheme="minorEastAsia" w:hAnsi="Cambria Math"/>
                  <w:color w:val="000000" w:themeColor="text1"/>
                  <w:sz w:val="21"/>
                  <w:szCs w:val="21"/>
                </w:rPr>
                <m:t>15</m:t>
              </m:r>
            </m:den>
          </m:f>
          <m:r>
            <m:rPr>
              <m:sty m:val="p"/>
            </m:rPr>
            <w:rPr>
              <w:rFonts w:ascii="Cambria Math" w:eastAsiaTheme="minorEastAsia" w:hAnsi="Cambria Math"/>
              <w:color w:val="000000" w:themeColor="text1"/>
              <w:sz w:val="21"/>
              <w:szCs w:val="21"/>
            </w:rPr>
            <m:t>≈27.5%</m:t>
          </m:r>
        </m:oMath>
      </m:oMathPara>
    </w:p>
    <w:p w14:paraId="73792F72" w14:textId="77777777"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となって負側の飽和はより顕著になる。これは出力段のシンク能力がソースより小さい非対称や，負側トランジスタの電圧余裕が小さいことに起因する。</w:t>
      </w:r>
    </w:p>
    <w:p w14:paraId="0B1E19A2" w14:textId="3533ABDA"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負荷電流は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で増大し，</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では</w:t>
      </w:r>
    </w:p>
    <w:p w14:paraId="1CCA2103" w14:textId="515CE4DA" w:rsidR="007174CB" w:rsidRPr="00650534" w:rsidRDefault="00000000" w:rsidP="007174C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12.415</m:t>
              </m:r>
            </m:num>
            <m:den>
              <m:r>
                <m:rPr>
                  <m:sty m:val="p"/>
                </m:rPr>
                <w:rPr>
                  <w:rFonts w:ascii="Cambria Math" w:eastAsiaTheme="minorEastAsia" w:hAnsi="Cambria Math"/>
                  <w:color w:val="000000" w:themeColor="text1"/>
                  <w:sz w:val="21"/>
                  <w:szCs w:val="21"/>
                </w:rPr>
                <m:t>750</m:t>
              </m:r>
            </m:den>
          </m:f>
          <m:r>
            <m:rPr>
              <m:sty m:val="p"/>
            </m:rPr>
            <w:rPr>
              <w:rFonts w:ascii="Cambria Math" w:eastAsiaTheme="minorEastAsia" w:hAnsi="Cambria Math"/>
              <w:color w:val="000000" w:themeColor="text1"/>
              <w:sz w:val="21"/>
              <w:szCs w:val="21"/>
            </w:rPr>
            <m:t>≈16.6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mA,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10.878</m:t>
              </m:r>
            </m:num>
            <m:den>
              <m:r>
                <m:rPr>
                  <m:sty m:val="p"/>
                </m:rPr>
                <w:rPr>
                  <w:rFonts w:ascii="Cambria Math" w:eastAsiaTheme="minorEastAsia" w:hAnsi="Cambria Math"/>
                  <w:color w:val="000000" w:themeColor="text1"/>
                  <w:sz w:val="21"/>
                  <w:szCs w:val="21"/>
                </w:rPr>
                <m:t>750</m:t>
              </m:r>
            </m:den>
          </m:f>
          <m:r>
            <m:rPr>
              <m:sty m:val="p"/>
            </m:rPr>
            <w:rPr>
              <w:rFonts w:ascii="Cambria Math" w:eastAsiaTheme="minorEastAsia" w:hAnsi="Cambria Math"/>
              <w:color w:val="000000" w:themeColor="text1"/>
              <w:sz w:val="21"/>
              <w:szCs w:val="21"/>
            </w:rPr>
            <m:t>≈14.5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m:oMathPara>
    </w:p>
    <w:p w14:paraId="11613CAB" w14:textId="315C1B0D"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となる。出力段の限界が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級なら，この電流域で電圧降下とクリップが早まり，端点の見かけの利得低下を招く。</w:t>
      </w:r>
    </w:p>
    <w:p w14:paraId="5A613806" w14:textId="48E99194"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一方で線形域の傾きは負荷によってほとんど変わらなかった。有限出力抵抗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を仮定すると</w:t>
      </w:r>
    </w:p>
    <w:p w14:paraId="5EAF1818" w14:textId="3A52CD99" w:rsidR="007174CB" w:rsidRPr="00650534" w:rsidRDefault="00000000" w:rsidP="007174C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a</m:t>
              </m:r>
            </m:num>
            <m:den>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den>
          </m:f>
        </m:oMath>
      </m:oMathPara>
    </w:p>
    <w:p w14:paraId="7E3C295B" w14:textId="37171FA7"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で評価でき，相対差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w:t>
      </w:r>
    </w:p>
    <w:p w14:paraId="650B83B0" w14:textId="306843C9" w:rsidR="007174CB" w:rsidRPr="00650534" w:rsidRDefault="00000000" w:rsidP="007174C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≲(0.0005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0.001)×750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Ω≈0.38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0.75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05C7EBE8" w14:textId="4E4A5201"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となる。よって中央の直線域で負荷を変えても直線が重なった事実は，強い負帰還により閉ループ出力抵抗が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未満に低減されていることで説明できる。傾き誤差を有限オープンループ利得に等価化すると</w:t>
      </w:r>
    </w:p>
    <w:p w14:paraId="61B1C526" w14:textId="3B67C9CD" w:rsidR="007174CB" w:rsidRPr="00650534" w:rsidRDefault="00000000" w:rsidP="007174CB">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Aβ</m:t>
              </m:r>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3</m:t>
              </m:r>
            </m:den>
          </m:f>
        </m:oMath>
      </m:oMathPara>
    </w:p>
    <w:p w14:paraId="7BE52089" w14:textId="5CAB53E2"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の範囲から</w:t>
      </w:r>
    </w:p>
    <w:p w14:paraId="201E30E4" w14:textId="254DC9D9" w:rsidR="007174CB" w:rsidRPr="00650534" w:rsidRDefault="00FF226B" w:rsidP="007174CB">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≈(3.3</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6.7)×</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m:oMathPara>
    </w:p>
    <w:p w14:paraId="41465DBD" w14:textId="77777777"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と見積もれ，直流域でのループ利得は十分大きい。</w:t>
      </w:r>
    </w:p>
    <w:p w14:paraId="4386FD5E" w14:textId="0A531647" w:rsidR="007174CB" w:rsidRPr="00650534" w:rsidRDefault="007174CB" w:rsidP="007174C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切片は負荷に依存せず</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前後（等価入力</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ＭＳ 明朝" w:hint="eastAsia"/>
          <w:color w:val="000000" w:themeColor="text1"/>
          <w:sz w:val="21"/>
          <w:szCs w:val="21"/>
        </w:rPr>
        <w:t>）でほぼ一定だった。これは主に入力オフセット電圧と入力バイアス電流が作る微小電圧，配線の熱起電力，計測器ゼロ</w:t>
      </w:r>
      <w:r w:rsidRPr="00650534">
        <w:rPr>
          <w:rFonts w:asciiTheme="minorEastAsia" w:eastAsiaTheme="minorEastAsia" w:hAnsiTheme="minorEastAsia" w:cs="ＭＳ 明朝" w:hint="eastAsia"/>
          <w:color w:val="000000" w:themeColor="text1"/>
          <w:sz w:val="21"/>
          <w:szCs w:val="21"/>
        </w:rPr>
        <w:lastRenderedPageBreak/>
        <w:t>点で決まり，負荷電流の増減とは独立に現れる。無負荷全域回帰で</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≃-72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と大きく見えたのは，端点の飽和点を含めた直線当てはめが原因であり，線形域だけで評価すれば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は小さい。</w:t>
      </w:r>
    </w:p>
    <w:p w14:paraId="5890B371" w14:textId="2CB2D398" w:rsidR="008C6056" w:rsidRPr="00650534" w:rsidRDefault="007174CB" w:rsidP="007174CB">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理論との差は中央の線形域では極小であり，負荷が重くなるにつれて端点でのヘッドルーム不足と電流制限が支配的になって出力が早く頭打ちになったことが，無負荷と各負荷での違いとして定量的に説明できる。</w:t>
      </w:r>
    </w:p>
    <w:p w14:paraId="2581002A" w14:textId="77777777" w:rsidR="00C2110C" w:rsidRPr="00A728CD" w:rsidRDefault="000A5023" w:rsidP="00C2110C">
      <w:pPr>
        <w:rPr>
          <w:rFonts w:asciiTheme="minorEastAsia" w:eastAsiaTheme="minorEastAsia" w:hAnsiTheme="minorEastAsia"/>
          <w:color w:val="000000" w:themeColor="text1"/>
          <w:sz w:val="26"/>
          <w:szCs w:val="26"/>
        </w:rPr>
      </w:pPr>
      <w:r w:rsidRPr="00A728CD">
        <w:rPr>
          <w:rFonts w:asciiTheme="minorEastAsia" w:eastAsiaTheme="minorEastAsia" w:hAnsiTheme="minorEastAsia"/>
          <w:color w:val="000000" w:themeColor="text1"/>
          <w:sz w:val="26"/>
          <w:szCs w:val="26"/>
        </w:rPr>
        <w:t>1-2-3 ボルテージフォロワ</w:t>
      </w:r>
    </w:p>
    <w:p w14:paraId="52F740D6" w14:textId="003AD969" w:rsidR="00C2110C" w:rsidRPr="00650534" w:rsidRDefault="00C2110C" w:rsidP="00C2110C">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図2の回路を使って以下の図15のボルテージフォロワを制作した。</w:t>
      </w:r>
    </w:p>
    <w:p w14:paraId="04F06EBD" w14:textId="727F3DA3" w:rsidR="00206D3D" w:rsidRPr="00650534" w:rsidRDefault="00C2110C" w:rsidP="00206D3D">
      <w:pPr>
        <w:pStyle w:val="Default"/>
        <w:keepNext/>
        <w:rPr>
          <w:rFonts w:asciiTheme="minorEastAsia" w:hAnsiTheme="minorEastAsia"/>
          <w:color w:val="000000" w:themeColor="text1"/>
          <w:sz w:val="21"/>
          <w:szCs w:val="21"/>
          <w:lang w:eastAsia="ja-JP"/>
        </w:rPr>
      </w:pPr>
      <w:r w:rsidRPr="00650534">
        <w:rPr>
          <w:rFonts w:asciiTheme="minorEastAsia" w:hAnsiTheme="minorEastAsia"/>
          <w:color w:val="000000" w:themeColor="text1"/>
          <w:sz w:val="21"/>
          <w:szCs w:val="21"/>
          <w:lang w:eastAsia="ja-JP"/>
        </w:rPr>
        <w:br/>
      </w:r>
      <w:r w:rsidR="00206D3D" w:rsidRPr="00650534">
        <w:rPr>
          <w:rFonts w:asciiTheme="minorEastAsia" w:hAnsiTheme="minorEastAsia" w:cs="ＭＳ 明朝"/>
          <w:noProof/>
          <w:color w:val="000000" w:themeColor="text1"/>
          <w:sz w:val="21"/>
          <w:szCs w:val="21"/>
          <w:lang w:eastAsia="ja-JP"/>
        </w:rPr>
        <w:drawing>
          <wp:inline distT="0" distB="0" distL="0" distR="0" wp14:anchorId="24D8E054" wp14:editId="62244291">
            <wp:extent cx="5194300" cy="2324100"/>
            <wp:effectExtent l="0" t="0" r="0" b="0"/>
            <wp:docPr id="566336653" name="図 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36653" name="図 6" descr="ダイアグラム&#10;&#10;AI 生成コンテンツは誤りを含む可能性があります。"/>
                    <pic:cNvPicPr/>
                  </pic:nvPicPr>
                  <pic:blipFill>
                    <a:blip r:embed="rId23"/>
                    <a:stretch>
                      <a:fillRect/>
                    </a:stretch>
                  </pic:blipFill>
                  <pic:spPr>
                    <a:xfrm>
                      <a:off x="0" y="0"/>
                      <a:ext cx="5194300" cy="2324100"/>
                    </a:xfrm>
                    <a:prstGeom prst="rect">
                      <a:avLst/>
                    </a:prstGeom>
                  </pic:spPr>
                </pic:pic>
              </a:graphicData>
            </a:graphic>
          </wp:inline>
        </w:drawing>
      </w:r>
    </w:p>
    <w:p w14:paraId="19BDDFA1" w14:textId="79EE0C00" w:rsidR="000A5023" w:rsidRPr="00650534" w:rsidRDefault="00206D3D" w:rsidP="00206D3D">
      <w:pPr>
        <w:pStyle w:val="af7"/>
        <w:jc w:val="center"/>
        <w:rPr>
          <w:rFonts w:asciiTheme="minorEastAsia" w:eastAsiaTheme="minorEastAsia" w:hAnsiTheme="minorEastAsia" w:cs="ＭＳ 明朝"/>
          <w:b w:val="0"/>
          <w:bCs w:val="0"/>
          <w:color w:val="000000" w:themeColor="text1"/>
          <w:sz w:val="21"/>
          <w:szCs w:val="21"/>
        </w:rPr>
      </w:pPr>
      <w:r w:rsidRPr="00650534">
        <w:rPr>
          <w:rFonts w:asciiTheme="minorEastAsia" w:eastAsiaTheme="minorEastAsia" w:hAnsiTheme="minorEastAsia" w:hint="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hint="eastAsia"/>
          <w:b w:val="0"/>
          <w:bCs w:val="0"/>
          <w:color w:val="000000" w:themeColor="text1"/>
          <w:sz w:val="21"/>
          <w:szCs w:val="21"/>
        </w:rPr>
        <w:instrText>SEQ 図 \* ARABIC</w:instrText>
      </w:r>
      <w:r w:rsidRPr="00650534">
        <w:rPr>
          <w:rFonts w:asciiTheme="minorEastAsia" w:eastAsiaTheme="minorEastAsia" w:hAnsiTheme="minorEastAsia"/>
          <w:b w:val="0"/>
          <w:bCs w:val="0"/>
          <w:color w:val="000000" w:themeColor="text1"/>
          <w:sz w:val="21"/>
          <w:szCs w:val="21"/>
        </w:rPr>
        <w:instrText xml:space="preserve">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15</w:t>
      </w:r>
      <w:r w:rsidRPr="00650534">
        <w:rPr>
          <w:rFonts w:asciiTheme="minorEastAsia" w:eastAsiaTheme="minorEastAsia" w:hAnsiTheme="minorEastAsia"/>
          <w:b w:val="0"/>
          <w:bCs w:val="0"/>
          <w:color w:val="000000" w:themeColor="text1"/>
          <w:sz w:val="21"/>
          <w:szCs w:val="21"/>
        </w:rPr>
        <w:fldChar w:fldCharType="end"/>
      </w:r>
      <w:r w:rsidR="00C2110C" w:rsidRPr="00650534">
        <w:rPr>
          <w:rFonts w:asciiTheme="minorEastAsia" w:eastAsiaTheme="minorEastAsia" w:hAnsiTheme="minorEastAsia" w:hint="eastAsia"/>
          <w:b w:val="0"/>
          <w:bCs w:val="0"/>
          <w:color w:val="000000" w:themeColor="text1"/>
          <w:sz w:val="21"/>
          <w:szCs w:val="21"/>
        </w:rPr>
        <w:t>ボルテージフォロワ</w:t>
      </w:r>
      <w:r w:rsidR="007442B3">
        <w:rPr>
          <w:rFonts w:asciiTheme="minorEastAsia" w:eastAsiaTheme="minorEastAsia" w:hAnsiTheme="minorEastAsia"/>
          <w:b w:val="0"/>
          <w:bCs w:val="0"/>
          <w:color w:val="000000" w:themeColor="text1"/>
          <w:sz w:val="21"/>
          <w:szCs w:val="21"/>
        </w:rPr>
        <w:t>[1]</w:t>
      </w:r>
    </w:p>
    <w:p w14:paraId="41399D9B" w14:textId="1C5F633C" w:rsidR="00DA55F4" w:rsidRPr="00650534" w:rsidRDefault="007A02AD" w:rsidP="001767F9">
      <w:pPr>
        <w:pStyle w:val="Web"/>
        <w:numPr>
          <w:ilvl w:val="1"/>
          <w:numId w:val="13"/>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無負荷とRL1・RL2並列（750 Ω相当）の二状態で、−10〜＋10 Vの範囲における入力電圧と出力電圧の関係を測定し、グラフを作成した</w:t>
      </w:r>
      <w:r w:rsidRPr="00650534">
        <w:rPr>
          <w:rFonts w:asciiTheme="minorEastAsia" w:eastAsiaTheme="minorEastAsia" w:hAnsiTheme="minorEastAsia" w:hint="eastAsia"/>
          <w:color w:val="000000" w:themeColor="text1"/>
          <w:sz w:val="21"/>
          <w:szCs w:val="21"/>
        </w:rPr>
        <w:t>。</w:t>
      </w:r>
    </w:p>
    <w:p w14:paraId="50C41901" w14:textId="6FB2B646" w:rsidR="00206D3D" w:rsidRPr="00650534" w:rsidRDefault="00206D3D" w:rsidP="00206D3D">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5875A20F" w14:textId="58DC5EE6" w:rsidR="00DA55F4" w:rsidRPr="00650534" w:rsidRDefault="00DA55F4" w:rsidP="00206D3D">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14</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入力電圧と出力電圧の関係(無負荷状態)</w:t>
      </w:r>
    </w:p>
    <w:tbl>
      <w:tblPr>
        <w:tblW w:w="8220" w:type="dxa"/>
        <w:tblInd w:w="41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20"/>
        <w:gridCol w:w="1620"/>
        <w:gridCol w:w="3360"/>
        <w:gridCol w:w="1620"/>
      </w:tblGrid>
      <w:tr w:rsidR="00650534" w:rsidRPr="00650534" w14:paraId="16B885A7" w14:textId="77777777" w:rsidTr="00321D87">
        <w:trPr>
          <w:trHeight w:val="380"/>
        </w:trPr>
        <w:tc>
          <w:tcPr>
            <w:tcW w:w="1620" w:type="dxa"/>
            <w:noWrap/>
            <w:tcMar>
              <w:top w:w="15" w:type="dxa"/>
              <w:left w:w="15" w:type="dxa"/>
              <w:bottom w:w="0" w:type="dxa"/>
              <w:right w:w="15" w:type="dxa"/>
            </w:tcMar>
            <w:vAlign w:val="center"/>
            <w:hideMark/>
          </w:tcPr>
          <w:p w14:paraId="0CB0F31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noWrap/>
            <w:tcMar>
              <w:top w:w="15" w:type="dxa"/>
              <w:left w:w="15" w:type="dxa"/>
              <w:bottom w:w="0" w:type="dxa"/>
              <w:right w:w="15" w:type="dxa"/>
            </w:tcMar>
            <w:vAlign w:val="center"/>
            <w:hideMark/>
          </w:tcPr>
          <w:p w14:paraId="7B6BACC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3360" w:type="dxa"/>
            <w:noWrap/>
            <w:tcMar>
              <w:top w:w="15" w:type="dxa"/>
              <w:left w:w="15" w:type="dxa"/>
              <w:bottom w:w="0" w:type="dxa"/>
              <w:right w:w="15" w:type="dxa"/>
            </w:tcMar>
            <w:vAlign w:val="center"/>
            <w:hideMark/>
          </w:tcPr>
          <w:p w14:paraId="6CD010D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620" w:type="dxa"/>
            <w:noWrap/>
            <w:tcMar>
              <w:top w:w="15" w:type="dxa"/>
              <w:left w:w="15" w:type="dxa"/>
              <w:bottom w:w="0" w:type="dxa"/>
              <w:right w:w="15" w:type="dxa"/>
            </w:tcMar>
            <w:vAlign w:val="center"/>
            <w:hideMark/>
          </w:tcPr>
          <w:p w14:paraId="05227A3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1EC12618" w14:textId="77777777" w:rsidTr="00321D87">
        <w:trPr>
          <w:trHeight w:val="346"/>
        </w:trPr>
        <w:tc>
          <w:tcPr>
            <w:tcW w:w="0" w:type="auto"/>
            <w:noWrap/>
            <w:tcMar>
              <w:top w:w="15" w:type="dxa"/>
              <w:left w:w="15" w:type="dxa"/>
              <w:bottom w:w="0" w:type="dxa"/>
              <w:right w:w="15" w:type="dxa"/>
            </w:tcMar>
            <w:vAlign w:val="center"/>
            <w:hideMark/>
          </w:tcPr>
          <w:p w14:paraId="3FEC051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5C8B869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6FB71CC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5ED7FAE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C7897E6" w14:textId="77777777" w:rsidTr="00321D87">
        <w:trPr>
          <w:trHeight w:val="346"/>
        </w:trPr>
        <w:tc>
          <w:tcPr>
            <w:tcW w:w="0" w:type="auto"/>
            <w:noWrap/>
            <w:tcMar>
              <w:top w:w="15" w:type="dxa"/>
              <w:left w:w="15" w:type="dxa"/>
              <w:bottom w:w="0" w:type="dxa"/>
              <w:right w:w="15" w:type="dxa"/>
            </w:tcMar>
            <w:vAlign w:val="center"/>
            <w:hideMark/>
          </w:tcPr>
          <w:p w14:paraId="72DF26B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75DCCC3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c>
          <w:tcPr>
            <w:tcW w:w="0" w:type="auto"/>
            <w:noWrap/>
            <w:tcMar>
              <w:top w:w="15" w:type="dxa"/>
              <w:left w:w="15" w:type="dxa"/>
              <w:bottom w:w="0" w:type="dxa"/>
              <w:right w:w="15" w:type="dxa"/>
            </w:tcMar>
            <w:vAlign w:val="center"/>
            <w:hideMark/>
          </w:tcPr>
          <w:p w14:paraId="32941BF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7701006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214EFC4" w14:textId="77777777" w:rsidTr="00321D87">
        <w:trPr>
          <w:trHeight w:val="346"/>
        </w:trPr>
        <w:tc>
          <w:tcPr>
            <w:tcW w:w="0" w:type="auto"/>
            <w:noWrap/>
            <w:tcMar>
              <w:top w:w="15" w:type="dxa"/>
              <w:left w:w="15" w:type="dxa"/>
              <w:bottom w:w="0" w:type="dxa"/>
              <w:right w:w="15" w:type="dxa"/>
            </w:tcMar>
            <w:vAlign w:val="center"/>
            <w:hideMark/>
          </w:tcPr>
          <w:p w14:paraId="39684CC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7155B89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c>
          <w:tcPr>
            <w:tcW w:w="0" w:type="auto"/>
            <w:noWrap/>
            <w:tcMar>
              <w:top w:w="15" w:type="dxa"/>
              <w:left w:w="15" w:type="dxa"/>
              <w:bottom w:w="0" w:type="dxa"/>
              <w:right w:w="15" w:type="dxa"/>
            </w:tcMar>
            <w:vAlign w:val="center"/>
            <w:hideMark/>
          </w:tcPr>
          <w:p w14:paraId="009689D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2A31C30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7CF1848" w14:textId="77777777" w:rsidTr="00321D87">
        <w:trPr>
          <w:trHeight w:val="346"/>
        </w:trPr>
        <w:tc>
          <w:tcPr>
            <w:tcW w:w="0" w:type="auto"/>
            <w:noWrap/>
            <w:tcMar>
              <w:top w:w="15" w:type="dxa"/>
              <w:left w:w="15" w:type="dxa"/>
              <w:bottom w:w="0" w:type="dxa"/>
              <w:right w:w="15" w:type="dxa"/>
            </w:tcMar>
            <w:vAlign w:val="center"/>
            <w:hideMark/>
          </w:tcPr>
          <w:p w14:paraId="083F04F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74AE2FE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c>
          <w:tcPr>
            <w:tcW w:w="0" w:type="auto"/>
            <w:noWrap/>
            <w:tcMar>
              <w:top w:w="15" w:type="dxa"/>
              <w:left w:w="15" w:type="dxa"/>
              <w:bottom w:w="0" w:type="dxa"/>
              <w:right w:w="15" w:type="dxa"/>
            </w:tcMar>
            <w:vAlign w:val="center"/>
            <w:hideMark/>
          </w:tcPr>
          <w:p w14:paraId="597179C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7159A9A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E69D60C" w14:textId="77777777" w:rsidTr="00321D87">
        <w:trPr>
          <w:trHeight w:val="346"/>
        </w:trPr>
        <w:tc>
          <w:tcPr>
            <w:tcW w:w="0" w:type="auto"/>
            <w:noWrap/>
            <w:tcMar>
              <w:top w:w="15" w:type="dxa"/>
              <w:left w:w="15" w:type="dxa"/>
              <w:bottom w:w="0" w:type="dxa"/>
              <w:right w:w="15" w:type="dxa"/>
            </w:tcMar>
            <w:vAlign w:val="center"/>
            <w:hideMark/>
          </w:tcPr>
          <w:p w14:paraId="7EE3521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71D1A86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c>
          <w:tcPr>
            <w:tcW w:w="0" w:type="auto"/>
            <w:noWrap/>
            <w:tcMar>
              <w:top w:w="15" w:type="dxa"/>
              <w:left w:w="15" w:type="dxa"/>
              <w:bottom w:w="0" w:type="dxa"/>
              <w:right w:w="15" w:type="dxa"/>
            </w:tcMar>
            <w:vAlign w:val="center"/>
            <w:hideMark/>
          </w:tcPr>
          <w:p w14:paraId="1335718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0450E4E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9B5F996" w14:textId="77777777" w:rsidTr="00321D87">
        <w:trPr>
          <w:trHeight w:val="346"/>
        </w:trPr>
        <w:tc>
          <w:tcPr>
            <w:tcW w:w="0" w:type="auto"/>
            <w:noWrap/>
            <w:tcMar>
              <w:top w:w="15" w:type="dxa"/>
              <w:left w:w="15" w:type="dxa"/>
              <w:bottom w:w="0" w:type="dxa"/>
              <w:right w:w="15" w:type="dxa"/>
            </w:tcMar>
            <w:vAlign w:val="center"/>
            <w:hideMark/>
          </w:tcPr>
          <w:p w14:paraId="2D454E5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56DA6FF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c>
          <w:tcPr>
            <w:tcW w:w="0" w:type="auto"/>
            <w:noWrap/>
            <w:tcMar>
              <w:top w:w="15" w:type="dxa"/>
              <w:left w:w="15" w:type="dxa"/>
              <w:bottom w:w="0" w:type="dxa"/>
              <w:right w:w="15" w:type="dxa"/>
            </w:tcMar>
            <w:vAlign w:val="center"/>
            <w:hideMark/>
          </w:tcPr>
          <w:p w14:paraId="150617D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25CD8D6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53A4EC2" w14:textId="77777777" w:rsidTr="00321D87">
        <w:trPr>
          <w:trHeight w:val="346"/>
        </w:trPr>
        <w:tc>
          <w:tcPr>
            <w:tcW w:w="0" w:type="auto"/>
            <w:noWrap/>
            <w:tcMar>
              <w:top w:w="15" w:type="dxa"/>
              <w:left w:w="15" w:type="dxa"/>
              <w:bottom w:w="0" w:type="dxa"/>
              <w:right w:w="15" w:type="dxa"/>
            </w:tcMar>
            <w:vAlign w:val="center"/>
            <w:hideMark/>
          </w:tcPr>
          <w:p w14:paraId="3534DB8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47D7142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c>
          <w:tcPr>
            <w:tcW w:w="0" w:type="auto"/>
            <w:noWrap/>
            <w:tcMar>
              <w:top w:w="15" w:type="dxa"/>
              <w:left w:w="15" w:type="dxa"/>
              <w:bottom w:w="0" w:type="dxa"/>
              <w:right w:w="15" w:type="dxa"/>
            </w:tcMar>
            <w:vAlign w:val="center"/>
            <w:hideMark/>
          </w:tcPr>
          <w:p w14:paraId="212BE50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2BFEB38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D7C1294" w14:textId="77777777" w:rsidTr="00321D87">
        <w:trPr>
          <w:trHeight w:val="346"/>
        </w:trPr>
        <w:tc>
          <w:tcPr>
            <w:tcW w:w="0" w:type="auto"/>
            <w:noWrap/>
            <w:tcMar>
              <w:top w:w="15" w:type="dxa"/>
              <w:left w:w="15" w:type="dxa"/>
              <w:bottom w:w="0" w:type="dxa"/>
              <w:right w:w="15" w:type="dxa"/>
            </w:tcMar>
            <w:vAlign w:val="center"/>
            <w:hideMark/>
          </w:tcPr>
          <w:p w14:paraId="08EC46F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B6B271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c>
          <w:tcPr>
            <w:tcW w:w="0" w:type="auto"/>
            <w:noWrap/>
            <w:tcMar>
              <w:top w:w="15" w:type="dxa"/>
              <w:left w:w="15" w:type="dxa"/>
              <w:bottom w:w="0" w:type="dxa"/>
              <w:right w:w="15" w:type="dxa"/>
            </w:tcMar>
            <w:vAlign w:val="center"/>
            <w:hideMark/>
          </w:tcPr>
          <w:p w14:paraId="08C710B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57D83BD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A6613DC" w14:textId="77777777" w:rsidTr="00321D87">
        <w:trPr>
          <w:trHeight w:val="346"/>
        </w:trPr>
        <w:tc>
          <w:tcPr>
            <w:tcW w:w="0" w:type="auto"/>
            <w:noWrap/>
            <w:tcMar>
              <w:top w:w="15" w:type="dxa"/>
              <w:left w:w="15" w:type="dxa"/>
              <w:bottom w:w="0" w:type="dxa"/>
              <w:right w:w="15" w:type="dxa"/>
            </w:tcMar>
            <w:vAlign w:val="center"/>
            <w:hideMark/>
          </w:tcPr>
          <w:p w14:paraId="3BE1741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32F2BE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c>
          <w:tcPr>
            <w:tcW w:w="0" w:type="auto"/>
            <w:noWrap/>
            <w:tcMar>
              <w:top w:w="15" w:type="dxa"/>
              <w:left w:w="15" w:type="dxa"/>
              <w:bottom w:w="0" w:type="dxa"/>
              <w:right w:w="15" w:type="dxa"/>
            </w:tcMar>
            <w:vAlign w:val="center"/>
            <w:hideMark/>
          </w:tcPr>
          <w:p w14:paraId="53B555A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6EA3BBB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8F7996B" w14:textId="77777777" w:rsidTr="00321D87">
        <w:trPr>
          <w:trHeight w:val="346"/>
        </w:trPr>
        <w:tc>
          <w:tcPr>
            <w:tcW w:w="0" w:type="auto"/>
            <w:noWrap/>
            <w:tcMar>
              <w:top w:w="15" w:type="dxa"/>
              <w:left w:w="15" w:type="dxa"/>
              <w:bottom w:w="0" w:type="dxa"/>
              <w:right w:w="15" w:type="dxa"/>
            </w:tcMar>
            <w:vAlign w:val="center"/>
            <w:hideMark/>
          </w:tcPr>
          <w:p w14:paraId="59149C7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06C2536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-0.994</w:t>
            </w:r>
          </w:p>
        </w:tc>
        <w:tc>
          <w:tcPr>
            <w:tcW w:w="0" w:type="auto"/>
            <w:noWrap/>
            <w:tcMar>
              <w:top w:w="15" w:type="dxa"/>
              <w:left w:w="15" w:type="dxa"/>
              <w:bottom w:w="0" w:type="dxa"/>
              <w:right w:w="15" w:type="dxa"/>
            </w:tcMar>
            <w:vAlign w:val="center"/>
            <w:hideMark/>
          </w:tcPr>
          <w:p w14:paraId="68063A4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-0.998</w:t>
            </w:r>
          </w:p>
        </w:tc>
        <w:tc>
          <w:tcPr>
            <w:tcW w:w="0" w:type="auto"/>
            <w:noWrap/>
            <w:tcMar>
              <w:top w:w="15" w:type="dxa"/>
              <w:left w:w="15" w:type="dxa"/>
              <w:bottom w:w="0" w:type="dxa"/>
              <w:right w:w="15" w:type="dxa"/>
            </w:tcMar>
            <w:vAlign w:val="center"/>
            <w:hideMark/>
          </w:tcPr>
          <w:p w14:paraId="51F7C2C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605682F" w14:textId="77777777" w:rsidTr="00321D87">
        <w:trPr>
          <w:trHeight w:val="346"/>
        </w:trPr>
        <w:tc>
          <w:tcPr>
            <w:tcW w:w="0" w:type="auto"/>
            <w:noWrap/>
            <w:tcMar>
              <w:top w:w="15" w:type="dxa"/>
              <w:left w:w="15" w:type="dxa"/>
              <w:bottom w:w="0" w:type="dxa"/>
              <w:right w:w="15" w:type="dxa"/>
            </w:tcMar>
            <w:vAlign w:val="center"/>
            <w:hideMark/>
          </w:tcPr>
          <w:p w14:paraId="3DC56AE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59A2C8E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0.000626</w:t>
            </w:r>
          </w:p>
        </w:tc>
        <w:tc>
          <w:tcPr>
            <w:tcW w:w="0" w:type="auto"/>
            <w:noWrap/>
            <w:tcMar>
              <w:top w:w="15" w:type="dxa"/>
              <w:left w:w="15" w:type="dxa"/>
              <w:bottom w:w="0" w:type="dxa"/>
              <w:right w:w="15" w:type="dxa"/>
            </w:tcMar>
            <w:vAlign w:val="center"/>
            <w:hideMark/>
          </w:tcPr>
          <w:p w14:paraId="55022D7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0.000208667</w:t>
            </w:r>
          </w:p>
        </w:tc>
        <w:tc>
          <w:tcPr>
            <w:tcW w:w="0" w:type="auto"/>
            <w:noWrap/>
            <w:tcMar>
              <w:top w:w="15" w:type="dxa"/>
              <w:left w:w="15" w:type="dxa"/>
              <w:bottom w:w="0" w:type="dxa"/>
              <w:right w:w="15" w:type="dxa"/>
            </w:tcMar>
            <w:vAlign w:val="center"/>
            <w:hideMark/>
          </w:tcPr>
          <w:p w14:paraId="4F972F7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96A9374" w14:textId="77777777" w:rsidTr="00321D87">
        <w:trPr>
          <w:trHeight w:val="346"/>
        </w:trPr>
        <w:tc>
          <w:tcPr>
            <w:tcW w:w="0" w:type="auto"/>
            <w:noWrap/>
            <w:tcMar>
              <w:top w:w="15" w:type="dxa"/>
              <w:left w:w="15" w:type="dxa"/>
              <w:bottom w:w="0" w:type="dxa"/>
              <w:right w:w="15" w:type="dxa"/>
            </w:tcMar>
            <w:vAlign w:val="center"/>
            <w:hideMark/>
          </w:tcPr>
          <w:p w14:paraId="487ABF7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8113EA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1.0007</w:t>
            </w:r>
          </w:p>
        </w:tc>
        <w:tc>
          <w:tcPr>
            <w:tcW w:w="0" w:type="auto"/>
            <w:noWrap/>
            <w:tcMar>
              <w:top w:w="15" w:type="dxa"/>
              <w:left w:w="15" w:type="dxa"/>
              <w:bottom w:w="0" w:type="dxa"/>
              <w:right w:w="15" w:type="dxa"/>
            </w:tcMar>
            <w:vAlign w:val="center"/>
            <w:hideMark/>
          </w:tcPr>
          <w:p w14:paraId="389E875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1.000233333</w:t>
            </w:r>
          </w:p>
        </w:tc>
        <w:tc>
          <w:tcPr>
            <w:tcW w:w="0" w:type="auto"/>
            <w:noWrap/>
            <w:tcMar>
              <w:top w:w="15" w:type="dxa"/>
              <w:left w:w="15" w:type="dxa"/>
              <w:bottom w:w="0" w:type="dxa"/>
              <w:right w:w="15" w:type="dxa"/>
            </w:tcMar>
            <w:vAlign w:val="center"/>
            <w:hideMark/>
          </w:tcPr>
          <w:p w14:paraId="34BB885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588AEA1" w14:textId="77777777" w:rsidTr="00321D87">
        <w:trPr>
          <w:trHeight w:val="346"/>
        </w:trPr>
        <w:tc>
          <w:tcPr>
            <w:tcW w:w="0" w:type="auto"/>
            <w:noWrap/>
            <w:tcMar>
              <w:top w:w="15" w:type="dxa"/>
              <w:left w:w="15" w:type="dxa"/>
              <w:bottom w:w="0" w:type="dxa"/>
              <w:right w:w="15" w:type="dxa"/>
            </w:tcMar>
            <w:vAlign w:val="center"/>
            <w:hideMark/>
          </w:tcPr>
          <w:p w14:paraId="28A789C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E5E744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c>
          <w:tcPr>
            <w:tcW w:w="0" w:type="auto"/>
            <w:noWrap/>
            <w:tcMar>
              <w:top w:w="15" w:type="dxa"/>
              <w:left w:w="15" w:type="dxa"/>
              <w:bottom w:w="0" w:type="dxa"/>
              <w:right w:w="15" w:type="dxa"/>
            </w:tcMar>
            <w:vAlign w:val="center"/>
            <w:hideMark/>
          </w:tcPr>
          <w:p w14:paraId="48A0D7A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D7F3E5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04A9180" w14:textId="77777777" w:rsidTr="00321D87">
        <w:trPr>
          <w:trHeight w:val="346"/>
        </w:trPr>
        <w:tc>
          <w:tcPr>
            <w:tcW w:w="0" w:type="auto"/>
            <w:noWrap/>
            <w:tcMar>
              <w:top w:w="15" w:type="dxa"/>
              <w:left w:w="15" w:type="dxa"/>
              <w:bottom w:w="0" w:type="dxa"/>
              <w:right w:w="15" w:type="dxa"/>
            </w:tcMar>
            <w:vAlign w:val="center"/>
            <w:hideMark/>
          </w:tcPr>
          <w:p w14:paraId="17A05AD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7DC8AED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c>
          <w:tcPr>
            <w:tcW w:w="0" w:type="auto"/>
            <w:noWrap/>
            <w:tcMar>
              <w:top w:w="15" w:type="dxa"/>
              <w:left w:w="15" w:type="dxa"/>
              <w:bottom w:w="0" w:type="dxa"/>
              <w:right w:w="15" w:type="dxa"/>
            </w:tcMar>
            <w:vAlign w:val="center"/>
            <w:hideMark/>
          </w:tcPr>
          <w:p w14:paraId="16E90AD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0551703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675AF40" w14:textId="77777777" w:rsidTr="00321D87">
        <w:trPr>
          <w:trHeight w:val="346"/>
        </w:trPr>
        <w:tc>
          <w:tcPr>
            <w:tcW w:w="0" w:type="auto"/>
            <w:noWrap/>
            <w:tcMar>
              <w:top w:w="15" w:type="dxa"/>
              <w:left w:w="15" w:type="dxa"/>
              <w:bottom w:w="0" w:type="dxa"/>
              <w:right w:w="15" w:type="dxa"/>
            </w:tcMar>
            <w:vAlign w:val="center"/>
            <w:hideMark/>
          </w:tcPr>
          <w:p w14:paraId="67BC92B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4855980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c>
          <w:tcPr>
            <w:tcW w:w="0" w:type="auto"/>
            <w:noWrap/>
            <w:tcMar>
              <w:top w:w="15" w:type="dxa"/>
              <w:left w:w="15" w:type="dxa"/>
              <w:bottom w:w="0" w:type="dxa"/>
              <w:right w:w="15" w:type="dxa"/>
            </w:tcMar>
            <w:vAlign w:val="center"/>
            <w:hideMark/>
          </w:tcPr>
          <w:p w14:paraId="16B60FB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6185009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5408484" w14:textId="77777777" w:rsidTr="00321D87">
        <w:trPr>
          <w:trHeight w:val="346"/>
        </w:trPr>
        <w:tc>
          <w:tcPr>
            <w:tcW w:w="0" w:type="auto"/>
            <w:noWrap/>
            <w:tcMar>
              <w:top w:w="15" w:type="dxa"/>
              <w:left w:w="15" w:type="dxa"/>
              <w:bottom w:w="0" w:type="dxa"/>
              <w:right w:w="15" w:type="dxa"/>
            </w:tcMar>
            <w:vAlign w:val="center"/>
            <w:hideMark/>
          </w:tcPr>
          <w:p w14:paraId="2BD0FBC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B57A66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c>
          <w:tcPr>
            <w:tcW w:w="0" w:type="auto"/>
            <w:noWrap/>
            <w:tcMar>
              <w:top w:w="15" w:type="dxa"/>
              <w:left w:w="15" w:type="dxa"/>
              <w:bottom w:w="0" w:type="dxa"/>
              <w:right w:w="15" w:type="dxa"/>
            </w:tcMar>
            <w:vAlign w:val="center"/>
            <w:hideMark/>
          </w:tcPr>
          <w:p w14:paraId="3C96D41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152818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7264228" w14:textId="77777777" w:rsidTr="00321D87">
        <w:trPr>
          <w:trHeight w:val="346"/>
        </w:trPr>
        <w:tc>
          <w:tcPr>
            <w:tcW w:w="0" w:type="auto"/>
            <w:noWrap/>
            <w:tcMar>
              <w:top w:w="15" w:type="dxa"/>
              <w:left w:w="15" w:type="dxa"/>
              <w:bottom w:w="0" w:type="dxa"/>
              <w:right w:w="15" w:type="dxa"/>
            </w:tcMar>
            <w:vAlign w:val="center"/>
            <w:hideMark/>
          </w:tcPr>
          <w:p w14:paraId="27289FB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5C82D8C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c>
          <w:tcPr>
            <w:tcW w:w="0" w:type="auto"/>
            <w:noWrap/>
            <w:tcMar>
              <w:top w:w="15" w:type="dxa"/>
              <w:left w:w="15" w:type="dxa"/>
              <w:bottom w:w="0" w:type="dxa"/>
              <w:right w:w="15" w:type="dxa"/>
            </w:tcMar>
            <w:vAlign w:val="center"/>
            <w:hideMark/>
          </w:tcPr>
          <w:p w14:paraId="22C46E0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64BE649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10016D2" w14:textId="77777777" w:rsidTr="00321D87">
        <w:trPr>
          <w:trHeight w:val="346"/>
        </w:trPr>
        <w:tc>
          <w:tcPr>
            <w:tcW w:w="0" w:type="auto"/>
            <w:noWrap/>
            <w:tcMar>
              <w:top w:w="15" w:type="dxa"/>
              <w:left w:w="15" w:type="dxa"/>
              <w:bottom w:w="0" w:type="dxa"/>
              <w:right w:w="15" w:type="dxa"/>
            </w:tcMar>
            <w:vAlign w:val="center"/>
            <w:hideMark/>
          </w:tcPr>
          <w:p w14:paraId="11C4ED0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4AC6AA3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c>
          <w:tcPr>
            <w:tcW w:w="0" w:type="auto"/>
            <w:noWrap/>
            <w:tcMar>
              <w:top w:w="15" w:type="dxa"/>
              <w:left w:w="15" w:type="dxa"/>
              <w:bottom w:w="0" w:type="dxa"/>
              <w:right w:w="15" w:type="dxa"/>
            </w:tcMar>
            <w:vAlign w:val="center"/>
            <w:hideMark/>
          </w:tcPr>
          <w:p w14:paraId="427CFD6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5012818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9C80450" w14:textId="77777777" w:rsidTr="00321D87">
        <w:trPr>
          <w:trHeight w:val="346"/>
        </w:trPr>
        <w:tc>
          <w:tcPr>
            <w:tcW w:w="0" w:type="auto"/>
            <w:noWrap/>
            <w:tcMar>
              <w:top w:w="15" w:type="dxa"/>
              <w:left w:w="15" w:type="dxa"/>
              <w:bottom w:w="0" w:type="dxa"/>
              <w:right w:w="15" w:type="dxa"/>
            </w:tcMar>
            <w:vAlign w:val="center"/>
            <w:hideMark/>
          </w:tcPr>
          <w:p w14:paraId="2B785D0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43953D7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c>
          <w:tcPr>
            <w:tcW w:w="0" w:type="auto"/>
            <w:noWrap/>
            <w:tcMar>
              <w:top w:w="15" w:type="dxa"/>
              <w:left w:w="15" w:type="dxa"/>
              <w:bottom w:w="0" w:type="dxa"/>
              <w:right w:w="15" w:type="dxa"/>
            </w:tcMar>
            <w:vAlign w:val="center"/>
            <w:hideMark/>
          </w:tcPr>
          <w:p w14:paraId="4F64D8D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6ADFE10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AA6545B" w14:textId="77777777" w:rsidTr="00321D87">
        <w:trPr>
          <w:trHeight w:val="346"/>
        </w:trPr>
        <w:tc>
          <w:tcPr>
            <w:tcW w:w="0" w:type="auto"/>
            <w:noWrap/>
            <w:tcMar>
              <w:top w:w="15" w:type="dxa"/>
              <w:left w:w="15" w:type="dxa"/>
              <w:bottom w:w="0" w:type="dxa"/>
              <w:right w:w="15" w:type="dxa"/>
            </w:tcMar>
            <w:vAlign w:val="center"/>
            <w:hideMark/>
          </w:tcPr>
          <w:p w14:paraId="795A2AD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132A08F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c>
          <w:tcPr>
            <w:tcW w:w="0" w:type="auto"/>
            <w:noWrap/>
            <w:tcMar>
              <w:top w:w="15" w:type="dxa"/>
              <w:left w:w="15" w:type="dxa"/>
              <w:bottom w:w="0" w:type="dxa"/>
              <w:right w:w="15" w:type="dxa"/>
            </w:tcMar>
            <w:vAlign w:val="center"/>
            <w:hideMark/>
          </w:tcPr>
          <w:p w14:paraId="4EA5DE0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4C44135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C6133FE" w14:textId="77777777" w:rsidTr="00321D87">
        <w:trPr>
          <w:trHeight w:val="346"/>
        </w:trPr>
        <w:tc>
          <w:tcPr>
            <w:tcW w:w="0" w:type="auto"/>
            <w:noWrap/>
            <w:tcMar>
              <w:top w:w="15" w:type="dxa"/>
              <w:left w:w="15" w:type="dxa"/>
              <w:bottom w:w="0" w:type="dxa"/>
              <w:right w:w="15" w:type="dxa"/>
            </w:tcMar>
            <w:vAlign w:val="center"/>
            <w:hideMark/>
          </w:tcPr>
          <w:p w14:paraId="09FF14E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19D1C6B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1FC0804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3705963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bl>
    <w:p w14:paraId="60616636" w14:textId="77777777" w:rsidR="00206D3D" w:rsidRPr="00650534" w:rsidRDefault="00DA55F4" w:rsidP="00206D3D">
      <w:pPr>
        <w:pStyle w:val="Web"/>
        <w:keepNext/>
        <w:ind w:left="72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643E6881" wp14:editId="6AE75F44">
            <wp:extent cx="4893732" cy="2777067"/>
            <wp:effectExtent l="0" t="0" r="8890" b="17145"/>
            <wp:docPr id="143329314" name="グラフ 1">
              <a:extLst xmlns:a="http://schemas.openxmlformats.org/drawingml/2006/main">
                <a:ext uri="{FF2B5EF4-FFF2-40B4-BE49-F238E27FC236}">
                  <a16:creationId xmlns:a16="http://schemas.microsoft.com/office/drawing/2014/main" id="{ED52059C-7DCB-A74D-9BA3-DFCB2C34AD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5E8E88C" w14:textId="52190A7D" w:rsidR="00DA55F4" w:rsidRPr="00650534" w:rsidRDefault="00206D3D" w:rsidP="00321D87">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16</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w:t>
      </w:r>
      <w:r w:rsidR="00714AFB" w:rsidRPr="00650534">
        <w:rPr>
          <w:rFonts w:asciiTheme="minorEastAsia" w:eastAsiaTheme="minorEastAsia" w:hAnsiTheme="minorEastAsia"/>
          <w:b w:val="0"/>
          <w:bCs w:val="0"/>
          <w:color w:val="000000" w:themeColor="text1"/>
          <w:sz w:val="21"/>
          <w:szCs w:val="21"/>
        </w:rPr>
        <w:t>(無負荷状態)</w:t>
      </w:r>
    </w:p>
    <w:p w14:paraId="4CF3BD15" w14:textId="031408A1" w:rsidR="00714AFB" w:rsidRPr="00650534" w:rsidRDefault="00DA55F4" w:rsidP="00714AFB">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15</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w:t>
      </w:r>
      <w:r w:rsidR="00714AFB" w:rsidRPr="00650534">
        <w:rPr>
          <w:rFonts w:asciiTheme="minorEastAsia" w:eastAsiaTheme="minorEastAsia" w:hAnsiTheme="minorEastAsia"/>
          <w:b w:val="0"/>
          <w:bCs w:val="0"/>
          <w:color w:val="000000" w:themeColor="text1"/>
          <w:sz w:val="21"/>
          <w:szCs w:val="21"/>
        </w:rPr>
        <w:t>750k</w:t>
      </w:r>
      <w:r w:rsidR="00714AFB" w:rsidRPr="00650534">
        <w:rPr>
          <w:rFonts w:asciiTheme="minorEastAsia" w:eastAsiaTheme="minorEastAsia" w:hAnsiTheme="minorEastAsia" w:hint="eastAsia"/>
          <w:b w:val="0"/>
          <w:bCs w:val="0"/>
          <w:color w:val="000000" w:themeColor="text1"/>
          <w:sz w:val="21"/>
          <w:szCs w:val="21"/>
        </w:rPr>
        <w:t>Ω</w:t>
      </w:r>
      <w:r w:rsidR="00714AFB" w:rsidRPr="00650534">
        <w:rPr>
          <w:rFonts w:asciiTheme="minorEastAsia" w:eastAsiaTheme="minorEastAsia" w:hAnsiTheme="minorEastAsia"/>
          <w:b w:val="0"/>
          <w:bCs w:val="0"/>
          <w:color w:val="000000" w:themeColor="text1"/>
          <w:sz w:val="21"/>
          <w:szCs w:val="21"/>
        </w:rPr>
        <w:t>)</w:t>
      </w:r>
    </w:p>
    <w:p w14:paraId="0AC49A3F" w14:textId="3DA9AAB7" w:rsidR="00DA55F4" w:rsidRPr="00650534" w:rsidRDefault="00DA55F4" w:rsidP="00206D3D">
      <w:pPr>
        <w:pStyle w:val="af7"/>
        <w:keepNext/>
        <w:jc w:val="center"/>
        <w:rPr>
          <w:rFonts w:asciiTheme="minorEastAsia" w:eastAsiaTheme="minorEastAsia" w:hAnsiTheme="minorEastAsia"/>
          <w:b w:val="0"/>
          <w:bCs w:val="0"/>
          <w:color w:val="000000" w:themeColor="text1"/>
          <w:sz w:val="21"/>
          <w:szCs w:val="21"/>
        </w:rPr>
      </w:pPr>
    </w:p>
    <w:tbl>
      <w:tblPr>
        <w:tblW w:w="4420" w:type="dxa"/>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0"/>
        <w:gridCol w:w="2210"/>
      </w:tblGrid>
      <w:tr w:rsidR="00650534" w:rsidRPr="00650534" w14:paraId="276C73AF" w14:textId="77777777" w:rsidTr="001F1108">
        <w:trPr>
          <w:trHeight w:val="378"/>
        </w:trPr>
        <w:tc>
          <w:tcPr>
            <w:tcW w:w="2210" w:type="dxa"/>
            <w:noWrap/>
            <w:tcMar>
              <w:top w:w="15" w:type="dxa"/>
              <w:left w:w="15" w:type="dxa"/>
              <w:bottom w:w="0" w:type="dxa"/>
              <w:right w:w="15" w:type="dxa"/>
            </w:tcMar>
            <w:vAlign w:val="center"/>
            <w:hideMark/>
          </w:tcPr>
          <w:p w14:paraId="118AE5E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2210" w:type="dxa"/>
            <w:noWrap/>
            <w:tcMar>
              <w:top w:w="15" w:type="dxa"/>
              <w:left w:w="15" w:type="dxa"/>
              <w:bottom w:w="0" w:type="dxa"/>
              <w:right w:w="15" w:type="dxa"/>
            </w:tcMar>
            <w:vAlign w:val="center"/>
            <w:hideMark/>
          </w:tcPr>
          <w:p w14:paraId="18A25A3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35D47860" w14:textId="77777777" w:rsidTr="001F1108">
        <w:trPr>
          <w:trHeight w:val="344"/>
        </w:trPr>
        <w:tc>
          <w:tcPr>
            <w:tcW w:w="0" w:type="auto"/>
            <w:noWrap/>
            <w:tcMar>
              <w:top w:w="15" w:type="dxa"/>
              <w:left w:w="15" w:type="dxa"/>
              <w:bottom w:w="0" w:type="dxa"/>
              <w:right w:w="15" w:type="dxa"/>
            </w:tcMar>
            <w:vAlign w:val="center"/>
            <w:hideMark/>
          </w:tcPr>
          <w:p w14:paraId="069EC9C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14AFC2E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-9.998</w:t>
            </w:r>
          </w:p>
        </w:tc>
      </w:tr>
      <w:tr w:rsidR="00650534" w:rsidRPr="00650534" w14:paraId="3C2FFBE8" w14:textId="77777777" w:rsidTr="001F1108">
        <w:trPr>
          <w:trHeight w:val="344"/>
        </w:trPr>
        <w:tc>
          <w:tcPr>
            <w:tcW w:w="0" w:type="auto"/>
            <w:noWrap/>
            <w:tcMar>
              <w:top w:w="15" w:type="dxa"/>
              <w:left w:w="15" w:type="dxa"/>
              <w:bottom w:w="0" w:type="dxa"/>
              <w:right w:w="15" w:type="dxa"/>
            </w:tcMar>
            <w:vAlign w:val="center"/>
            <w:hideMark/>
          </w:tcPr>
          <w:p w14:paraId="331AC2A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24AA815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r>
      <w:tr w:rsidR="00650534" w:rsidRPr="00650534" w14:paraId="448649F8" w14:textId="77777777" w:rsidTr="001F1108">
        <w:trPr>
          <w:trHeight w:val="344"/>
        </w:trPr>
        <w:tc>
          <w:tcPr>
            <w:tcW w:w="0" w:type="auto"/>
            <w:noWrap/>
            <w:tcMar>
              <w:top w:w="15" w:type="dxa"/>
              <w:left w:w="15" w:type="dxa"/>
              <w:bottom w:w="0" w:type="dxa"/>
              <w:right w:w="15" w:type="dxa"/>
            </w:tcMar>
            <w:vAlign w:val="center"/>
            <w:hideMark/>
          </w:tcPr>
          <w:p w14:paraId="17DFDA4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01C6D92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r>
      <w:tr w:rsidR="00650534" w:rsidRPr="00650534" w14:paraId="66021688" w14:textId="77777777" w:rsidTr="001F1108">
        <w:trPr>
          <w:trHeight w:val="344"/>
        </w:trPr>
        <w:tc>
          <w:tcPr>
            <w:tcW w:w="0" w:type="auto"/>
            <w:noWrap/>
            <w:tcMar>
              <w:top w:w="15" w:type="dxa"/>
              <w:left w:w="15" w:type="dxa"/>
              <w:bottom w:w="0" w:type="dxa"/>
              <w:right w:w="15" w:type="dxa"/>
            </w:tcMar>
            <w:vAlign w:val="center"/>
            <w:hideMark/>
          </w:tcPr>
          <w:p w14:paraId="6ED098E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538665F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r>
      <w:tr w:rsidR="00650534" w:rsidRPr="00650534" w14:paraId="0A642FB3" w14:textId="77777777" w:rsidTr="001F1108">
        <w:trPr>
          <w:trHeight w:val="344"/>
        </w:trPr>
        <w:tc>
          <w:tcPr>
            <w:tcW w:w="0" w:type="auto"/>
            <w:noWrap/>
            <w:tcMar>
              <w:top w:w="15" w:type="dxa"/>
              <w:left w:w="15" w:type="dxa"/>
              <w:bottom w:w="0" w:type="dxa"/>
              <w:right w:w="15" w:type="dxa"/>
            </w:tcMar>
            <w:vAlign w:val="center"/>
            <w:hideMark/>
          </w:tcPr>
          <w:p w14:paraId="792757E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7563A2A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r>
      <w:tr w:rsidR="00650534" w:rsidRPr="00650534" w14:paraId="597BD728" w14:textId="77777777" w:rsidTr="001F1108">
        <w:trPr>
          <w:trHeight w:val="344"/>
        </w:trPr>
        <w:tc>
          <w:tcPr>
            <w:tcW w:w="0" w:type="auto"/>
            <w:noWrap/>
            <w:tcMar>
              <w:top w:w="15" w:type="dxa"/>
              <w:left w:w="15" w:type="dxa"/>
              <w:bottom w:w="0" w:type="dxa"/>
              <w:right w:w="15" w:type="dxa"/>
            </w:tcMar>
            <w:vAlign w:val="center"/>
            <w:hideMark/>
          </w:tcPr>
          <w:p w14:paraId="408694B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603C3D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r>
      <w:tr w:rsidR="00650534" w:rsidRPr="00650534" w14:paraId="6FD0137E" w14:textId="77777777" w:rsidTr="001F1108">
        <w:trPr>
          <w:trHeight w:val="344"/>
        </w:trPr>
        <w:tc>
          <w:tcPr>
            <w:tcW w:w="0" w:type="auto"/>
            <w:noWrap/>
            <w:tcMar>
              <w:top w:w="15" w:type="dxa"/>
              <w:left w:w="15" w:type="dxa"/>
              <w:bottom w:w="0" w:type="dxa"/>
              <w:right w:w="15" w:type="dxa"/>
            </w:tcMar>
            <w:vAlign w:val="center"/>
            <w:hideMark/>
          </w:tcPr>
          <w:p w14:paraId="7EF9F62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5664B06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r>
      <w:tr w:rsidR="00650534" w:rsidRPr="00650534" w14:paraId="7D2203B1" w14:textId="77777777" w:rsidTr="001F1108">
        <w:trPr>
          <w:trHeight w:val="344"/>
        </w:trPr>
        <w:tc>
          <w:tcPr>
            <w:tcW w:w="0" w:type="auto"/>
            <w:noWrap/>
            <w:tcMar>
              <w:top w:w="15" w:type="dxa"/>
              <w:left w:w="15" w:type="dxa"/>
              <w:bottom w:w="0" w:type="dxa"/>
              <w:right w:w="15" w:type="dxa"/>
            </w:tcMar>
            <w:vAlign w:val="center"/>
            <w:hideMark/>
          </w:tcPr>
          <w:p w14:paraId="1C88ABD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4234C2C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r>
      <w:tr w:rsidR="00650534" w:rsidRPr="00650534" w14:paraId="4C20D1B7" w14:textId="77777777" w:rsidTr="001F1108">
        <w:trPr>
          <w:trHeight w:val="344"/>
        </w:trPr>
        <w:tc>
          <w:tcPr>
            <w:tcW w:w="0" w:type="auto"/>
            <w:noWrap/>
            <w:tcMar>
              <w:top w:w="15" w:type="dxa"/>
              <w:left w:w="15" w:type="dxa"/>
              <w:bottom w:w="0" w:type="dxa"/>
              <w:right w:w="15" w:type="dxa"/>
            </w:tcMar>
            <w:vAlign w:val="center"/>
            <w:hideMark/>
          </w:tcPr>
          <w:p w14:paraId="1CF4999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6EB5B65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r>
      <w:tr w:rsidR="00650534" w:rsidRPr="00650534" w14:paraId="7005C1A9" w14:textId="77777777" w:rsidTr="001F1108">
        <w:trPr>
          <w:trHeight w:val="344"/>
        </w:trPr>
        <w:tc>
          <w:tcPr>
            <w:tcW w:w="0" w:type="auto"/>
            <w:noWrap/>
            <w:tcMar>
              <w:top w:w="15" w:type="dxa"/>
              <w:left w:w="15" w:type="dxa"/>
              <w:bottom w:w="0" w:type="dxa"/>
              <w:right w:w="15" w:type="dxa"/>
            </w:tcMar>
            <w:vAlign w:val="center"/>
            <w:hideMark/>
          </w:tcPr>
          <w:p w14:paraId="221A367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62A85D0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-0.9994</w:t>
            </w:r>
          </w:p>
        </w:tc>
      </w:tr>
      <w:tr w:rsidR="00650534" w:rsidRPr="00650534" w14:paraId="41D0A9FD" w14:textId="77777777" w:rsidTr="001F1108">
        <w:trPr>
          <w:trHeight w:val="344"/>
        </w:trPr>
        <w:tc>
          <w:tcPr>
            <w:tcW w:w="0" w:type="auto"/>
            <w:noWrap/>
            <w:tcMar>
              <w:top w:w="15" w:type="dxa"/>
              <w:left w:w="15" w:type="dxa"/>
              <w:bottom w:w="0" w:type="dxa"/>
              <w:right w:w="15" w:type="dxa"/>
            </w:tcMar>
            <w:vAlign w:val="center"/>
            <w:hideMark/>
          </w:tcPr>
          <w:p w14:paraId="27E374B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5C01882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0.000628</w:t>
            </w:r>
          </w:p>
        </w:tc>
      </w:tr>
      <w:tr w:rsidR="00650534" w:rsidRPr="00650534" w14:paraId="4091EE81" w14:textId="77777777" w:rsidTr="001F1108">
        <w:trPr>
          <w:trHeight w:val="344"/>
        </w:trPr>
        <w:tc>
          <w:tcPr>
            <w:tcW w:w="0" w:type="auto"/>
            <w:noWrap/>
            <w:tcMar>
              <w:top w:w="15" w:type="dxa"/>
              <w:left w:w="15" w:type="dxa"/>
              <w:bottom w:w="0" w:type="dxa"/>
              <w:right w:w="15" w:type="dxa"/>
            </w:tcMar>
            <w:vAlign w:val="center"/>
            <w:hideMark/>
          </w:tcPr>
          <w:p w14:paraId="7D1631B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77F0FE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1.0007</w:t>
            </w:r>
          </w:p>
        </w:tc>
      </w:tr>
      <w:tr w:rsidR="00650534" w:rsidRPr="00650534" w14:paraId="533C0B87" w14:textId="77777777" w:rsidTr="001F1108">
        <w:trPr>
          <w:trHeight w:val="344"/>
        </w:trPr>
        <w:tc>
          <w:tcPr>
            <w:tcW w:w="0" w:type="auto"/>
            <w:noWrap/>
            <w:tcMar>
              <w:top w:w="15" w:type="dxa"/>
              <w:left w:w="15" w:type="dxa"/>
              <w:bottom w:w="0" w:type="dxa"/>
              <w:right w:w="15" w:type="dxa"/>
            </w:tcMar>
            <w:vAlign w:val="center"/>
            <w:hideMark/>
          </w:tcPr>
          <w:p w14:paraId="39779FA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D35C7B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r>
      <w:tr w:rsidR="00650534" w:rsidRPr="00650534" w14:paraId="21A81CEA" w14:textId="77777777" w:rsidTr="001F1108">
        <w:trPr>
          <w:trHeight w:val="344"/>
        </w:trPr>
        <w:tc>
          <w:tcPr>
            <w:tcW w:w="0" w:type="auto"/>
            <w:noWrap/>
            <w:tcMar>
              <w:top w:w="15" w:type="dxa"/>
              <w:left w:w="15" w:type="dxa"/>
              <w:bottom w:w="0" w:type="dxa"/>
              <w:right w:w="15" w:type="dxa"/>
            </w:tcMar>
            <w:vAlign w:val="center"/>
            <w:hideMark/>
          </w:tcPr>
          <w:p w14:paraId="4193158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42ADD3E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r>
      <w:tr w:rsidR="00650534" w:rsidRPr="00650534" w14:paraId="3385152D" w14:textId="77777777" w:rsidTr="001F1108">
        <w:trPr>
          <w:trHeight w:val="344"/>
        </w:trPr>
        <w:tc>
          <w:tcPr>
            <w:tcW w:w="0" w:type="auto"/>
            <w:noWrap/>
            <w:tcMar>
              <w:top w:w="15" w:type="dxa"/>
              <w:left w:w="15" w:type="dxa"/>
              <w:bottom w:w="0" w:type="dxa"/>
              <w:right w:w="15" w:type="dxa"/>
            </w:tcMar>
            <w:vAlign w:val="center"/>
            <w:hideMark/>
          </w:tcPr>
          <w:p w14:paraId="496A137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0579FA5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r>
      <w:tr w:rsidR="00650534" w:rsidRPr="00650534" w14:paraId="23DEB51D" w14:textId="77777777" w:rsidTr="001F1108">
        <w:trPr>
          <w:trHeight w:val="344"/>
        </w:trPr>
        <w:tc>
          <w:tcPr>
            <w:tcW w:w="0" w:type="auto"/>
            <w:noWrap/>
            <w:tcMar>
              <w:top w:w="15" w:type="dxa"/>
              <w:left w:w="15" w:type="dxa"/>
              <w:bottom w:w="0" w:type="dxa"/>
              <w:right w:w="15" w:type="dxa"/>
            </w:tcMar>
            <w:vAlign w:val="center"/>
            <w:hideMark/>
          </w:tcPr>
          <w:p w14:paraId="138A1CB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347C694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r>
      <w:tr w:rsidR="00650534" w:rsidRPr="00650534" w14:paraId="0D26D600" w14:textId="77777777" w:rsidTr="001F1108">
        <w:trPr>
          <w:trHeight w:val="344"/>
        </w:trPr>
        <w:tc>
          <w:tcPr>
            <w:tcW w:w="0" w:type="auto"/>
            <w:noWrap/>
            <w:tcMar>
              <w:top w:w="15" w:type="dxa"/>
              <w:left w:w="15" w:type="dxa"/>
              <w:bottom w:w="0" w:type="dxa"/>
              <w:right w:w="15" w:type="dxa"/>
            </w:tcMar>
            <w:vAlign w:val="center"/>
            <w:hideMark/>
          </w:tcPr>
          <w:p w14:paraId="31D6CC7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186F9EA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r>
      <w:tr w:rsidR="00650534" w:rsidRPr="00650534" w14:paraId="6004206F" w14:textId="77777777" w:rsidTr="001F1108">
        <w:trPr>
          <w:trHeight w:val="344"/>
        </w:trPr>
        <w:tc>
          <w:tcPr>
            <w:tcW w:w="0" w:type="auto"/>
            <w:noWrap/>
            <w:tcMar>
              <w:top w:w="15" w:type="dxa"/>
              <w:left w:w="15" w:type="dxa"/>
              <w:bottom w:w="0" w:type="dxa"/>
              <w:right w:w="15" w:type="dxa"/>
            </w:tcMar>
            <w:vAlign w:val="center"/>
            <w:hideMark/>
          </w:tcPr>
          <w:p w14:paraId="25EC633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78A7FF9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r>
      <w:tr w:rsidR="00650534" w:rsidRPr="00650534" w14:paraId="69E35C9D" w14:textId="77777777" w:rsidTr="001F1108">
        <w:trPr>
          <w:trHeight w:val="344"/>
        </w:trPr>
        <w:tc>
          <w:tcPr>
            <w:tcW w:w="0" w:type="auto"/>
            <w:noWrap/>
            <w:tcMar>
              <w:top w:w="15" w:type="dxa"/>
              <w:left w:w="15" w:type="dxa"/>
              <w:bottom w:w="0" w:type="dxa"/>
              <w:right w:w="15" w:type="dxa"/>
            </w:tcMar>
            <w:vAlign w:val="center"/>
            <w:hideMark/>
          </w:tcPr>
          <w:p w14:paraId="195D3C8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28E8111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r>
      <w:tr w:rsidR="00650534" w:rsidRPr="00650534" w14:paraId="345AC779" w14:textId="77777777" w:rsidTr="001F1108">
        <w:trPr>
          <w:trHeight w:val="344"/>
        </w:trPr>
        <w:tc>
          <w:tcPr>
            <w:tcW w:w="0" w:type="auto"/>
            <w:noWrap/>
            <w:tcMar>
              <w:top w:w="15" w:type="dxa"/>
              <w:left w:w="15" w:type="dxa"/>
              <w:bottom w:w="0" w:type="dxa"/>
              <w:right w:w="15" w:type="dxa"/>
            </w:tcMar>
            <w:vAlign w:val="center"/>
            <w:hideMark/>
          </w:tcPr>
          <w:p w14:paraId="5264F00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0558A26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r>
      <w:tr w:rsidR="00650534" w:rsidRPr="00650534" w14:paraId="6EBAB37F" w14:textId="77777777" w:rsidTr="001F1108">
        <w:trPr>
          <w:trHeight w:val="344"/>
        </w:trPr>
        <w:tc>
          <w:tcPr>
            <w:tcW w:w="0" w:type="auto"/>
            <w:noWrap/>
            <w:tcMar>
              <w:top w:w="15" w:type="dxa"/>
              <w:left w:w="15" w:type="dxa"/>
              <w:bottom w:w="0" w:type="dxa"/>
              <w:right w:w="15" w:type="dxa"/>
            </w:tcMar>
            <w:vAlign w:val="center"/>
            <w:hideMark/>
          </w:tcPr>
          <w:p w14:paraId="19A32B1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23B841A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r>
    </w:tbl>
    <w:p w14:paraId="53B1DC22" w14:textId="77777777" w:rsidR="00DA55F4" w:rsidRPr="00650534" w:rsidRDefault="00DA55F4" w:rsidP="001F1108">
      <w:pPr>
        <w:pStyle w:val="Web"/>
        <w:rPr>
          <w:rFonts w:asciiTheme="minorEastAsia" w:eastAsiaTheme="minorEastAsia" w:hAnsiTheme="minorEastAsia"/>
          <w:color w:val="000000" w:themeColor="text1"/>
          <w:sz w:val="21"/>
          <w:szCs w:val="21"/>
        </w:rPr>
      </w:pPr>
    </w:p>
    <w:p w14:paraId="6A54C4B9" w14:textId="77777777" w:rsidR="00206D3D" w:rsidRPr="00650534" w:rsidRDefault="00DA55F4" w:rsidP="00206D3D">
      <w:pPr>
        <w:pStyle w:val="Web"/>
        <w:keepNext/>
        <w:ind w:left="72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CAB7B8D" wp14:editId="1BA9CE00">
            <wp:extent cx="4457700" cy="2209800"/>
            <wp:effectExtent l="0" t="0" r="12700" b="12700"/>
            <wp:docPr id="1202262992" name="グラフ 1">
              <a:extLst xmlns:a="http://schemas.openxmlformats.org/drawingml/2006/main">
                <a:ext uri="{FF2B5EF4-FFF2-40B4-BE49-F238E27FC236}">
                  <a16:creationId xmlns:a16="http://schemas.microsoft.com/office/drawing/2014/main" id="{303FCD04-961F-6349-9A05-9AC5B68340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7528D59" w14:textId="0B5D106D" w:rsidR="00714AFB" w:rsidRPr="00650534" w:rsidRDefault="00206D3D" w:rsidP="00267F8A">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17</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w:t>
      </w:r>
      <w:r w:rsidR="00714AFB" w:rsidRPr="00650534">
        <w:rPr>
          <w:rFonts w:asciiTheme="minorEastAsia" w:eastAsiaTheme="minorEastAsia" w:hAnsiTheme="minorEastAsia"/>
          <w:b w:val="0"/>
          <w:bCs w:val="0"/>
          <w:color w:val="000000" w:themeColor="text1"/>
          <w:sz w:val="21"/>
          <w:szCs w:val="21"/>
        </w:rPr>
        <w:t>750k</w:t>
      </w:r>
      <w:r w:rsidR="00714AFB" w:rsidRPr="00650534">
        <w:rPr>
          <w:rFonts w:asciiTheme="minorEastAsia" w:eastAsiaTheme="minorEastAsia" w:hAnsiTheme="minorEastAsia" w:hint="eastAsia"/>
          <w:b w:val="0"/>
          <w:bCs w:val="0"/>
          <w:color w:val="000000" w:themeColor="text1"/>
          <w:sz w:val="21"/>
          <w:szCs w:val="21"/>
        </w:rPr>
        <w:t>Ω</w:t>
      </w:r>
      <w:r w:rsidR="00714AFB" w:rsidRPr="00650534">
        <w:rPr>
          <w:rFonts w:asciiTheme="minorEastAsia" w:eastAsiaTheme="minorEastAsia" w:hAnsiTheme="minorEastAsia"/>
          <w:b w:val="0"/>
          <w:bCs w:val="0"/>
          <w:color w:val="000000" w:themeColor="text1"/>
          <w:sz w:val="21"/>
          <w:szCs w:val="21"/>
        </w:rPr>
        <w:t>)</w:t>
      </w:r>
    </w:p>
    <w:p w14:paraId="3FAB3198" w14:textId="65057EF9" w:rsidR="00DA55F4" w:rsidRPr="00650534" w:rsidRDefault="00DA55F4" w:rsidP="00267F8A">
      <w:pPr>
        <w:pStyle w:val="af7"/>
        <w:jc w:val="center"/>
        <w:rPr>
          <w:rFonts w:asciiTheme="minorEastAsia" w:eastAsiaTheme="minorEastAsia" w:hAnsiTheme="minorEastAsia"/>
          <w:b w:val="0"/>
          <w:bCs w:val="0"/>
          <w:color w:val="000000" w:themeColor="text1"/>
          <w:sz w:val="21"/>
          <w:szCs w:val="21"/>
        </w:rPr>
      </w:pPr>
    </w:p>
    <w:p w14:paraId="66818A9A" w14:textId="77777777" w:rsidR="00206D3D" w:rsidRPr="00650534" w:rsidRDefault="00DA55F4" w:rsidP="00206D3D">
      <w:pPr>
        <w:pStyle w:val="Web"/>
        <w:keepNext/>
        <w:ind w:left="72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2163593B" wp14:editId="178EC563">
            <wp:extent cx="4893734" cy="2777067"/>
            <wp:effectExtent l="0" t="0" r="8890" b="17145"/>
            <wp:docPr id="898012112" name="グラフ 1">
              <a:extLst xmlns:a="http://schemas.openxmlformats.org/drawingml/2006/main">
                <a:ext uri="{FF2B5EF4-FFF2-40B4-BE49-F238E27FC236}">
                  <a16:creationId xmlns:a16="http://schemas.microsoft.com/office/drawing/2014/main" id="{9F6F44E9-7797-8746-AAE1-280BE8BB4F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9A79663" w14:textId="5EA5BCB6" w:rsidR="00DA55F4" w:rsidRDefault="00206D3D" w:rsidP="00206D3D">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18</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のグラフ（全体</w:t>
      </w:r>
      <w:r w:rsidR="00714AFB" w:rsidRPr="00650534">
        <w:rPr>
          <w:rFonts w:asciiTheme="minorEastAsia" w:eastAsiaTheme="minorEastAsia" w:hAnsiTheme="minorEastAsia"/>
          <w:b w:val="0"/>
          <w:bCs w:val="0"/>
          <w:color w:val="000000" w:themeColor="text1"/>
          <w:sz w:val="21"/>
          <w:szCs w:val="21"/>
        </w:rPr>
        <w:t>)</w:t>
      </w:r>
    </w:p>
    <w:p w14:paraId="5C12DE1B" w14:textId="77777777" w:rsidR="001F1108" w:rsidRPr="001F1108" w:rsidRDefault="001F1108" w:rsidP="001F1108"/>
    <w:p w14:paraId="16FB0B5F" w14:textId="60195628" w:rsidR="00441B5C" w:rsidRPr="00650534" w:rsidRDefault="00441B5C" w:rsidP="001F1108">
      <w:pPr>
        <w:spacing w:after="220"/>
        <w:ind w:firstLineChars="100" w:firstLine="21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ボルテージフォロワの理論は理想的に次で与えられる。入出力は一致し，切片は</w:t>
      </w:r>
      <w:r w:rsidRPr="00650534">
        <w:rPr>
          <w:rFonts w:asciiTheme="minorEastAsia" w:eastAsiaTheme="minorEastAsia" w:hAnsiTheme="minorEastAsia" w:cs="Georgia"/>
          <w:color w:val="000000" w:themeColor="text1"/>
          <w:sz w:val="21"/>
          <w:szCs w:val="21"/>
        </w:rPr>
        <w:t xml:space="preserve"> 0 </w:t>
      </w:r>
      <w:r w:rsidRPr="00650534">
        <w:rPr>
          <w:rFonts w:asciiTheme="minorEastAsia" w:eastAsiaTheme="minorEastAsia" w:hAnsiTheme="minorEastAsia" w:cs="ＭＳ 明朝" w:hint="eastAsia"/>
          <w:color w:val="000000" w:themeColor="text1"/>
          <w:sz w:val="21"/>
          <w:szCs w:val="21"/>
        </w:rPr>
        <w:t>である。</w:t>
      </w:r>
    </w:p>
    <w:p w14:paraId="37EFE6BF" w14:textId="5726EA5D"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0973FFD0" w14:textId="75168F08"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測定値は一次近似</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で評価し，傾き相対誤差と等価入力オフセットを算出した。</w:t>
      </w:r>
    </w:p>
    <w:p w14:paraId="42297A8C" w14:textId="5D2EFDCA"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 xml:space="preserve">×100%,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oMath>
      </m:oMathPara>
    </w:p>
    <w:p w14:paraId="4C4F183D" w14:textId="28D60790"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無負荷の表</w:t>
      </w:r>
      <w:r w:rsidRPr="00650534">
        <w:rPr>
          <w:rFonts w:asciiTheme="minorEastAsia" w:eastAsiaTheme="minorEastAsia" w:hAnsiTheme="minorEastAsia" w:cs="Georgia"/>
          <w:color w:val="000000" w:themeColor="text1"/>
          <w:sz w:val="21"/>
          <w:szCs w:val="21"/>
        </w:rPr>
        <w:t>14</w:t>
      </w:r>
      <w:r w:rsidRPr="00650534">
        <w:rPr>
          <w:rFonts w:asciiTheme="minorEastAsia" w:eastAsiaTheme="minorEastAsia" w:hAnsiTheme="minorEastAsia" w:cs="ＭＳ 明朝" w:hint="eastAsia"/>
          <w:color w:val="000000" w:themeColor="text1"/>
          <w:sz w:val="21"/>
          <w:szCs w:val="21"/>
        </w:rPr>
        <w:t>から，二点法（</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≃1.0000,</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と出た。一方，</w:t>
      </w:r>
      <w:r w:rsidRPr="00650534">
        <w:rPr>
          <w:rFonts w:asciiTheme="minorEastAsia" w:eastAsiaTheme="minorEastAsia" w:hAnsiTheme="minorEastAsia" w:cs="Georgia"/>
          <w:color w:val="000000" w:themeColor="text1"/>
          <w:sz w:val="21"/>
          <w:szCs w:val="21"/>
        </w:rPr>
        <w:t xml:space="preserve">0 V </w:t>
      </w:r>
      <w:r w:rsidRPr="00650534">
        <w:rPr>
          <w:rFonts w:asciiTheme="minorEastAsia" w:eastAsiaTheme="minorEastAsia" w:hAnsiTheme="minorEastAsia" w:cs="ＭＳ 明朝" w:hint="eastAsia"/>
          <w:color w:val="000000" w:themeColor="text1"/>
          <w:sz w:val="21"/>
          <w:szCs w:val="21"/>
        </w:rPr>
        <w:t>付近の実測は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(0)≈+0.000626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であり，回帰切片としては</w:t>
      </w:r>
    </w:p>
    <w:p w14:paraId="1161ABAA" w14:textId="5FEFC77B"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≃1.0000,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≃+0.00063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6B034184"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となる。したがって</w:t>
      </w:r>
    </w:p>
    <w:p w14:paraId="76F55DF6" w14:textId="5EAB7B13"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os,eq,0</m:t>
              </m:r>
            </m:sub>
          </m:sSub>
          <m:r>
            <m:rPr>
              <m:sty m:val="p"/>
            </m:rPr>
            <w:rPr>
              <w:rFonts w:ascii="Cambria Math" w:eastAsiaTheme="minorEastAsia" w:hAnsi="Cambria Math"/>
              <w:color w:val="000000" w:themeColor="text1"/>
              <w:sz w:val="21"/>
              <w:szCs w:val="21"/>
            </w:rPr>
            <m:t>≈0.63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3E228DB2" w14:textId="669FF58D"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であり，等価入力オフセットは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未満に抑えられた。差動誤差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d</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程度で，最大でも数</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に収まった。</w:t>
      </w:r>
    </w:p>
    <w:p w14:paraId="4EA2ABB9" w14:textId="02E19D65"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750 Ω</w:t>
      </w:r>
      <w:r w:rsidRPr="00650534">
        <w:rPr>
          <w:rFonts w:asciiTheme="minorEastAsia" w:eastAsiaTheme="minorEastAsia" w:hAnsiTheme="minorEastAsia" w:cs="ＭＳ 明朝" w:hint="eastAsia"/>
          <w:color w:val="000000" w:themeColor="text1"/>
          <w:sz w:val="21"/>
          <w:szCs w:val="21"/>
        </w:rPr>
        <w:t>負荷（表</w:t>
      </w:r>
      <w:r w:rsidRPr="00650534">
        <w:rPr>
          <w:rFonts w:asciiTheme="minorEastAsia" w:eastAsiaTheme="minorEastAsia" w:hAnsiTheme="minorEastAsia" w:cs="Georgia"/>
          <w:color w:val="000000" w:themeColor="text1"/>
          <w:sz w:val="21"/>
          <w:szCs w:val="21"/>
        </w:rPr>
        <w:t>15</w:t>
      </w:r>
      <w:r w:rsidRPr="00650534">
        <w:rPr>
          <w:rFonts w:asciiTheme="minorEastAsia" w:eastAsiaTheme="minorEastAsia" w:hAnsiTheme="minorEastAsia" w:cs="ＭＳ 明朝" w:hint="eastAsia"/>
          <w:color w:val="000000" w:themeColor="text1"/>
          <w:sz w:val="21"/>
          <w:szCs w:val="21"/>
        </w:rPr>
        <w:t>）では端点の実測が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(+10)≈+10.000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(-10)≈-9.998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であり，二点法より</w:t>
      </w:r>
    </w:p>
    <w:p w14:paraId="51A2ABAD" w14:textId="4E662422"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10.000-(-9.998)</m:t>
              </m:r>
            </m:num>
            <m:den>
              <m:r>
                <m:rPr>
                  <m:sty m:val="p"/>
                </m:rPr>
                <w:rPr>
                  <w:rFonts w:ascii="Cambria Math" w:eastAsiaTheme="minorEastAsia" w:hAnsi="Cambria Math"/>
                  <w:color w:val="000000" w:themeColor="text1"/>
                  <w:sz w:val="21"/>
                  <w:szCs w:val="21"/>
                </w:rPr>
                <m:t>20</m:t>
              </m:r>
            </m:den>
          </m:f>
          <m:r>
            <m:rPr>
              <m:sty m:val="p"/>
            </m:rPr>
            <w:rPr>
              <w:rFonts w:ascii="Cambria Math" w:eastAsiaTheme="minorEastAsia" w:hAnsi="Cambria Math"/>
              <w:color w:val="000000" w:themeColor="text1"/>
              <w:sz w:val="21"/>
              <w:szCs w:val="21"/>
            </w:rPr>
            <m:t xml:space="preserve">=0.9999,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10.000+(-9.998)</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=+0.00100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68A0F306"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が得られる。よって</w:t>
      </w:r>
    </w:p>
    <w:p w14:paraId="01980B98" w14:textId="18FCEE21"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 xml:space="preserve">=0.01%,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os,eq,750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num>
            <m:den>
              <m:r>
                <m:rPr>
                  <m:sty m:val="p"/>
                </m:rPr>
                <w:rPr>
                  <w:rFonts w:ascii="Cambria Math" w:eastAsiaTheme="minorEastAsia" w:hAnsi="Cambria Math"/>
                  <w:color w:val="000000" w:themeColor="text1"/>
                  <w:sz w:val="21"/>
                  <w:szCs w:val="21"/>
                </w:rPr>
                <m:t>0.9999</m:t>
              </m:r>
            </m:den>
          </m:f>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4101749A" w14:textId="7EE1ACE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であり，負荷をかけても利得のずれは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と極小である。</w:t>
      </w:r>
    </w:p>
    <w:p w14:paraId="6FE2FC21"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負荷依存性から閉ループ出力抵抗を見積もる。負荷時の傾き低下は</w:t>
      </w:r>
    </w:p>
    <w:p w14:paraId="71EF6E87" w14:textId="71529F7E" w:rsidR="00441B5C" w:rsidRPr="00650534" w:rsidRDefault="00000000" w:rsidP="00441B5C">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a</m:t>
              </m:r>
            </m:num>
            <m:den>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den>
          </m:f>
          <m:r>
            <m:rPr>
              <m:sty m:val="p"/>
            </m:rPr>
            <w:rPr>
              <w:rFonts w:ascii="Cambria Math" w:eastAsiaTheme="minorEastAsia" w:hAnsi="Cambria Math"/>
              <w:color w:val="000000" w:themeColor="text1"/>
              <w:sz w:val="21"/>
              <w:szCs w:val="21"/>
            </w:rPr>
            <m:t xml:space="preserve"> ⇒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d>
            <m:dPr>
              <m:ctrlPr>
                <w:rPr>
                  <w:rFonts w:ascii="Cambria Math" w:eastAsiaTheme="minorEastAsia" w:hAnsi="Cambria Math"/>
                  <w:color w:val="000000" w:themeColor="text1"/>
                  <w:sz w:val="21"/>
                  <w:szCs w:val="21"/>
                </w:rPr>
              </m:ctrlPr>
            </m:dPr>
            <m:e>
              <m:r>
                <m:rPr>
                  <m:sty m:val="p"/>
                </m:rPr>
                <w:rPr>
                  <w:rFonts w:ascii="Cambria Math" w:eastAsiaTheme="minorEastAsia" w:hAnsi="Cambria Math"/>
                  <w:color w:val="000000" w:themeColor="text1"/>
                  <w:sz w:val="21"/>
                  <w:szCs w:val="21"/>
                </w:rPr>
                <m:t>1-0.9999</m:t>
              </m:r>
            </m:e>
          </m:d>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Ω≈0.075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09702A81" w14:textId="50E05494"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となる。一方，負側端点での電圧降下</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r>
          <m:rPr>
            <m:sty m:val="p"/>
          </m:rPr>
          <w:rPr>
            <w:rFonts w:ascii="Cambria Math" w:eastAsiaTheme="minorEastAsia" w:hAnsi="Cambria Math"/>
            <w:color w:val="000000" w:themeColor="text1"/>
            <w:sz w:val="21"/>
            <w:szCs w:val="21"/>
          </w:rPr>
          <m:t>≃0.002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と負荷電流</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≈10/750=13.3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からは</w:t>
      </w:r>
    </w:p>
    <w:p w14:paraId="2F1B5B46" w14:textId="1C0895DB"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0.002</m:t>
              </m:r>
            </m:num>
            <m:den>
              <m:r>
                <m:rPr>
                  <m:sty m:val="p"/>
                </m:rPr>
                <w:rPr>
                  <w:rFonts w:ascii="Cambria Math" w:eastAsiaTheme="minorEastAsia" w:hAnsi="Cambria Math"/>
                  <w:color w:val="000000" w:themeColor="text1"/>
                  <w:sz w:val="21"/>
                  <w:szCs w:val="21"/>
                </w:rPr>
                <m:t>0.0133</m:t>
              </m:r>
            </m:den>
          </m:f>
          <m:r>
            <m:rPr>
              <m:sty m:val="p"/>
            </m:rPr>
            <w:rPr>
              <w:rFonts w:ascii="Cambria Math" w:eastAsiaTheme="minorEastAsia" w:hAnsi="Cambria Math"/>
              <w:color w:val="000000" w:themeColor="text1"/>
              <w:sz w:val="21"/>
              <w:szCs w:val="21"/>
            </w:rPr>
            <m:t>≈0.15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4789600D"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と求まり，両者を合わせると</w:t>
      </w:r>
    </w:p>
    <w:p w14:paraId="7C36A178" w14:textId="78D513C2" w:rsidR="00441B5C" w:rsidRPr="00650534" w:rsidRDefault="00000000" w:rsidP="00441B5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≈0.1±0.05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56DD7520"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程度と評価できる。正側はほぼ低下が見られないのに対し，負側でわずかに圧縮していることから，出力段のソース／シンク能力の非対称性が小さく残っていると考えられる。</w:t>
      </w:r>
    </w:p>
    <w:p w14:paraId="08E3221F" w14:textId="1260261E"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有限オープンループ利得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の影響を傾き誤差に等価化すると，フォロワでは</w:t>
      </w:r>
    </w:p>
    <w:p w14:paraId="0CA0BC68" w14:textId="2419393E" w:rsidR="00441B5C" w:rsidRPr="00650534" w:rsidRDefault="00FF226B" w:rsidP="00441B5C">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A</m:t>
              </m:r>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1</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A</m:t>
              </m:r>
            </m:den>
          </m:f>
        </m:oMath>
      </m:oMathPara>
    </w:p>
    <w:p w14:paraId="0D689DA7" w14:textId="5D0F63BB"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w:t>
      </w:r>
      <m:oMath>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 xml:space="preserve">=0.01% </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w:t>
      </w:r>
    </w:p>
    <w:p w14:paraId="0174C82B" w14:textId="4AD5B296" w:rsidR="00441B5C" w:rsidRPr="00650534" w:rsidRDefault="00FF226B" w:rsidP="00441B5C">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0.0001</m:t>
              </m:r>
            </m:den>
          </m:f>
          <m:r>
            <m:rPr>
              <m:sty m:val="p"/>
            </m:rPr>
            <w:rPr>
              <w:rFonts w:ascii="Cambria Math" w:eastAsiaTheme="minorEastAsia" w:hAnsi="Cambria Math"/>
              <w:color w:val="000000" w:themeColor="text1"/>
              <w:sz w:val="21"/>
              <w:szCs w:val="21"/>
            </w:rPr>
            <m:t>≈1.0×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oMath>
      </m:oMathPara>
    </w:p>
    <w:p w14:paraId="782FCB72" w14:textId="77777777"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と見積もれる（直流有効利得の下限～目安）。</w:t>
      </w:r>
    </w:p>
    <w:p w14:paraId="5C9CCC99" w14:textId="49BAA58F" w:rsidR="00441B5C" w:rsidRPr="00650534" w:rsidRDefault="00441B5C" w:rsidP="00441B5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以上より，ボルテージフォロワは無負荷・</w:t>
      </w:r>
      <w:r w:rsidRPr="00650534">
        <w:rPr>
          <w:rFonts w:asciiTheme="minorEastAsia" w:eastAsiaTheme="minorEastAsia" w:hAnsiTheme="minorEastAsia" w:cs="Georgia"/>
          <w:color w:val="000000" w:themeColor="text1"/>
          <w:sz w:val="21"/>
          <w:szCs w:val="21"/>
        </w:rPr>
        <w:t>750 Ω</w:t>
      </w:r>
      <w:r w:rsidRPr="00650534">
        <w:rPr>
          <w:rFonts w:asciiTheme="minorEastAsia" w:eastAsiaTheme="minorEastAsia" w:hAnsiTheme="minorEastAsia" w:cs="ＭＳ 明朝" w:hint="eastAsia"/>
          <w:color w:val="000000" w:themeColor="text1"/>
          <w:sz w:val="21"/>
          <w:szCs w:val="21"/>
        </w:rPr>
        <w:t>負荷のいずれでも</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に高精度で一致し，</w:t>
      </w:r>
      <m:oMath>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前後にとどまった。負荷による差は主として出力段の有限抵抗と電流能力に由来し，閉ループ出力抵抗は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程度と推定できる。重ね合わせグラフ（図</w:t>
      </w:r>
      <w:r w:rsidRPr="00650534">
        <w:rPr>
          <w:rFonts w:asciiTheme="minorEastAsia" w:eastAsiaTheme="minorEastAsia" w:hAnsiTheme="minorEastAsia" w:cs="Georgia"/>
          <w:color w:val="000000" w:themeColor="text1"/>
          <w:sz w:val="21"/>
          <w:szCs w:val="21"/>
        </w:rPr>
        <w:t>18</w:t>
      </w:r>
      <w:r w:rsidRPr="00650534">
        <w:rPr>
          <w:rFonts w:asciiTheme="minorEastAsia" w:eastAsiaTheme="minorEastAsia" w:hAnsiTheme="minorEastAsia" w:cs="ＭＳ 明朝" w:hint="eastAsia"/>
          <w:color w:val="000000" w:themeColor="text1"/>
          <w:sz w:val="21"/>
          <w:szCs w:val="21"/>
        </w:rPr>
        <w:t>）で系列がほぼ完全に一致した事実も，この小さな</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と大きなループ利得によって自然に説明できる。</w:t>
      </w:r>
    </w:p>
    <w:p w14:paraId="2E1622D6" w14:textId="0661FC73" w:rsidR="00441B5C" w:rsidRPr="00650534" w:rsidRDefault="00441B5C" w:rsidP="00441B5C">
      <w:pPr>
        <w:rPr>
          <w:rFonts w:asciiTheme="minorEastAsia" w:eastAsiaTheme="minorEastAsia" w:hAnsiTheme="minorEastAsia"/>
          <w:color w:val="000000" w:themeColor="text1"/>
          <w:sz w:val="21"/>
          <w:szCs w:val="21"/>
        </w:rPr>
      </w:pPr>
    </w:p>
    <w:p w14:paraId="03A13528" w14:textId="6FA95768" w:rsidR="00FA68D5" w:rsidRPr="00650534" w:rsidRDefault="004751D3" w:rsidP="00FA68D5">
      <w:pPr>
        <w:pStyle w:val="Web"/>
        <w:numPr>
          <w:ilvl w:val="1"/>
          <w:numId w:val="13"/>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測定結果からOPアンプの出力インピーダンスを概算した</w:t>
      </w:r>
      <w:r w:rsidR="00DA55F4" w:rsidRPr="00650534">
        <w:rPr>
          <w:rFonts w:asciiTheme="minorEastAsia" w:eastAsiaTheme="minorEastAsia" w:hAnsiTheme="minorEastAsia"/>
          <w:color w:val="000000" w:themeColor="text1"/>
          <w:sz w:val="21"/>
          <w:szCs w:val="21"/>
        </w:rPr>
        <w:t>。</w:t>
      </w:r>
    </w:p>
    <w:p w14:paraId="23463C60" w14:textId="77777777"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ボルテージフォロワの出力をテブナン等価とみなして，無負荷電圧と負荷時の電圧低下から出力インピーダンスを概算した。等価回路では出力端に理想電源と直列抵抗</w:t>
      </w:r>
      <w:r w:rsidRPr="00650534">
        <w:rPr>
          <w:rFonts w:asciiTheme="minorEastAsia" w:eastAsiaTheme="minorEastAsia" w:hAnsiTheme="minorEastAsia" w:cs="Georgia"/>
          <w:color w:val="000000" w:themeColor="text1"/>
          <w:sz w:val="21"/>
          <w:szCs w:val="21"/>
        </w:rPr>
        <w:t xml:space="preserve"> R_out </w:t>
      </w:r>
      <w:r w:rsidRPr="00650534">
        <w:rPr>
          <w:rFonts w:asciiTheme="minorEastAsia" w:eastAsiaTheme="minorEastAsia" w:hAnsiTheme="minorEastAsia" w:cs="ＭＳ 明朝" w:hint="eastAsia"/>
          <w:color w:val="000000" w:themeColor="text1"/>
          <w:sz w:val="21"/>
          <w:szCs w:val="21"/>
        </w:rPr>
        <w:t>があると考えられ，負荷</w:t>
      </w:r>
      <w:r w:rsidRPr="00650534">
        <w:rPr>
          <w:rFonts w:asciiTheme="minorEastAsia" w:eastAsiaTheme="minorEastAsia" w:hAnsiTheme="minorEastAsia" w:cs="Georgia"/>
          <w:color w:val="000000" w:themeColor="text1"/>
          <w:sz w:val="21"/>
          <w:szCs w:val="21"/>
        </w:rPr>
        <w:t xml:space="preserve"> R_L </w:t>
      </w:r>
      <w:r w:rsidRPr="00650534">
        <w:rPr>
          <w:rFonts w:asciiTheme="minorEastAsia" w:eastAsiaTheme="minorEastAsia" w:hAnsiTheme="minorEastAsia" w:cs="ＭＳ 明朝" w:hint="eastAsia"/>
          <w:color w:val="000000" w:themeColor="text1"/>
          <w:sz w:val="21"/>
          <w:szCs w:val="21"/>
        </w:rPr>
        <w:t>を接続したときの電圧降下</w:t>
      </w:r>
      <w:r w:rsidRPr="00650534">
        <w:rPr>
          <w:rFonts w:asciiTheme="minorEastAsia" w:eastAsiaTheme="minorEastAsia" w:hAnsiTheme="minorEastAsia" w:cs="Georgia"/>
          <w:color w:val="000000" w:themeColor="text1"/>
          <w:sz w:val="21"/>
          <w:szCs w:val="21"/>
        </w:rPr>
        <w:t xml:space="preserve"> ΔE </w:t>
      </w:r>
      <w:r w:rsidRPr="00650534">
        <w:rPr>
          <w:rFonts w:asciiTheme="minorEastAsia" w:eastAsiaTheme="minorEastAsia" w:hAnsiTheme="minorEastAsia" w:cs="ＭＳ 明朝" w:hint="eastAsia"/>
          <w:color w:val="000000" w:themeColor="text1"/>
          <w:sz w:val="21"/>
          <w:szCs w:val="21"/>
        </w:rPr>
        <w:t>は負荷電流</w:t>
      </w:r>
      <w:r w:rsidRPr="00650534">
        <w:rPr>
          <w:rFonts w:asciiTheme="minorEastAsia" w:eastAsiaTheme="minorEastAsia" w:hAnsiTheme="minorEastAsia" w:cs="Georgia"/>
          <w:color w:val="000000" w:themeColor="text1"/>
          <w:sz w:val="21"/>
          <w:szCs w:val="21"/>
        </w:rPr>
        <w:t xml:space="preserve"> I_L </w:t>
      </w:r>
      <w:r w:rsidRPr="00650534">
        <w:rPr>
          <w:rFonts w:asciiTheme="minorEastAsia" w:eastAsiaTheme="minorEastAsia" w:hAnsiTheme="minorEastAsia" w:cs="ＭＳ 明朝" w:hint="eastAsia"/>
          <w:color w:val="000000" w:themeColor="text1"/>
          <w:sz w:val="21"/>
          <w:szCs w:val="21"/>
        </w:rPr>
        <w:t>に比例する。</w:t>
      </w:r>
    </w:p>
    <w:p w14:paraId="5886E8A5" w14:textId="67ECF956" w:rsidR="00FA68D5" w:rsidRPr="00650534" w:rsidRDefault="00000000" w:rsidP="00FA68D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load</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den>
          </m:f>
        </m:oMath>
      </m:oMathPara>
    </w:p>
    <w:p w14:paraId="4A97DD81" w14:textId="7D19E9C7"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表より</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で無負荷</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≈-10.000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接続時</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load</m:t>
            </m:r>
          </m:sub>
        </m:sSub>
        <m:r>
          <m:rPr>
            <m:sty m:val="p"/>
          </m:rPr>
          <w:rPr>
            <w:rFonts w:ascii="Cambria Math" w:eastAsiaTheme="minorEastAsia" w:hAnsi="Cambria Math"/>
            <w:color w:val="000000" w:themeColor="text1"/>
            <w:sz w:val="21"/>
            <w:szCs w:val="21"/>
          </w:rPr>
          <m:t>≈-9.998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であったので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≃10/750=13.3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となる。よって</w:t>
      </w:r>
    </w:p>
    <w:p w14:paraId="3F19765B" w14:textId="635E1C9C" w:rsidR="00FA68D5" w:rsidRPr="00650534" w:rsidRDefault="00000000" w:rsidP="00FA68D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num>
            <m:den>
              <m:r>
                <m:rPr>
                  <m:sty m:val="p"/>
                </m:rPr>
                <w:rPr>
                  <w:rFonts w:ascii="Cambria Math" w:eastAsiaTheme="minorEastAsia" w:hAnsi="Cambria Math"/>
                  <w:color w:val="000000" w:themeColor="text1"/>
                  <w:sz w:val="21"/>
                  <w:szCs w:val="21"/>
                </w:rPr>
                <m:t>0.0133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≈0.15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4EDE4864" w14:textId="77777777"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と求まる。正側端点では低下がほぼ見られないため，上記は負側シンク時の上限寄りの値と解釈できる。</w:t>
      </w:r>
    </w:p>
    <w:p w14:paraId="408BFB2C" w14:textId="3C0D7354"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傾きの変化からも独立に見積もった。フォロワの負荷時傾き</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は基準傾き</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に対して近似的に</w:t>
      </w:r>
    </w:p>
    <w:p w14:paraId="552F8E77" w14:textId="3A17BA9C" w:rsidR="00FA68D5" w:rsidRPr="00650534" w:rsidRDefault="00000000" w:rsidP="00FA68D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sty m:val="p"/>
            </m:rPr>
            <w:rPr>
              <w:rFonts w:ascii="Cambria Math" w:eastAsiaTheme="minorEastAsia" w:hAnsi="Cambria Math"/>
              <w:color w:val="000000" w:themeColor="text1"/>
              <w:sz w:val="21"/>
              <w:szCs w:val="21"/>
            </w:rPr>
            <m:t xml:space="preserve"> ⇒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den>
          </m:f>
        </m:oMath>
      </m:oMathPara>
    </w:p>
    <w:p w14:paraId="1C795003" w14:textId="2B1A6D77"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が成り立つ。表から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≃1.0000</m:t>
        </m:r>
      </m:oMath>
      <w:r w:rsidRPr="00650534">
        <w:rPr>
          <w:rFonts w:asciiTheme="minorEastAsia" w:eastAsiaTheme="minorEastAsia" w:hAnsiTheme="minorEastAsia" w:cs="ＭＳ 明朝" w:hint="eastAsia"/>
          <w:color w:val="000000" w:themeColor="text1"/>
          <w:sz w:val="21"/>
          <w:szCs w:val="21"/>
        </w:rPr>
        <w:t>（無負荷），</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≃0.9999</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750 Ω</w:t>
      </w:r>
      <w:r w:rsidRPr="00650534">
        <w:rPr>
          <w:rFonts w:asciiTheme="minorEastAsia" w:eastAsiaTheme="minorEastAsia" w:hAnsiTheme="minorEastAsia" w:cs="ＭＳ 明朝" w:hint="eastAsia"/>
          <w:color w:val="000000" w:themeColor="text1"/>
          <w:sz w:val="21"/>
          <w:szCs w:val="21"/>
        </w:rPr>
        <w:t>）なので相対低下は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p>
    <w:p w14:paraId="74FF4254" w14:textId="57D31159" w:rsidR="00FA68D5" w:rsidRPr="00650534" w:rsidRDefault="00000000" w:rsidP="00FA68D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≃0.0001×750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Ω≈0.075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7FA0760A" w14:textId="1A87C6EF"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となる。二つの推定は同程度の大きさで整合しており，前者は端点のわずかな非線形（電源ヘッドルームや出力段シンク能力の非対称）を含むためやや大きめに出る。測定分解能（約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R_L </w:t>
      </w:r>
      <w:r w:rsidRPr="00650534">
        <w:rPr>
          <w:rFonts w:asciiTheme="minorEastAsia" w:eastAsiaTheme="minorEastAsia" w:hAnsiTheme="minorEastAsia" w:cs="ＭＳ 明朝" w:hint="eastAsia"/>
          <w:color w:val="000000" w:themeColor="text1"/>
          <w:sz w:val="21"/>
          <w:szCs w:val="21"/>
        </w:rPr>
        <w:t>の公差（約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ＭＳ 明朝" w:hint="eastAsia"/>
          <w:color w:val="000000" w:themeColor="text1"/>
          <w:sz w:val="21"/>
          <w:szCs w:val="21"/>
        </w:rPr>
        <w:t>），接触抵抗や熱起電力などを考慮すると，合成不確かさはおよそ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程度と見積もれる。</w:t>
      </w:r>
    </w:p>
    <w:p w14:paraId="49DD62A1" w14:textId="76A184C0" w:rsidR="00FA68D5" w:rsidRPr="00650534" w:rsidRDefault="00000000" w:rsidP="00FA68D5">
      <w:pPr>
        <w:spacing w:after="220"/>
        <w:rPr>
          <w:rFonts w:asciiTheme="minorEastAsia" w:eastAsiaTheme="minorEastAsia" w:hAnsiTheme="minorEastAsia"/>
          <w:color w:val="000000" w:themeColor="text1"/>
          <w:sz w:val="21"/>
          <w:szCs w:val="21"/>
        </w:rPr>
      </w:pPr>
      <m:oMathPara>
        <m:oMath>
          <m:borderBox>
            <m:borderBoxPr>
              <m:hideTop m:val="1"/>
              <m:hideBot m:val="1"/>
              <m:hideLeft m:val="1"/>
              <m:hideRight m:val="1"/>
              <m:ctrlPr>
                <w:rPr>
                  <w:rFonts w:ascii="Cambria Math" w:eastAsiaTheme="minorEastAsia" w:hAnsi="Cambria Math"/>
                  <w:color w:val="000000" w:themeColor="text1"/>
                  <w:sz w:val="21"/>
                  <w:szCs w:val="21"/>
                </w:rPr>
              </m:ctrlPr>
            </m:borderBoxPr>
            <m:e>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0.11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概算， </m:t>
              </m:r>
              <m:r>
                <m:rPr>
                  <m:sty m:val="p"/>
                </m:rPr>
                <w:rPr>
                  <w:rFonts w:ascii="Cambria Math" w:eastAsiaTheme="minorEastAsia" w:hAnsi="Cambria Math"/>
                  <w:color w:val="000000" w:themeColor="text1"/>
                  <w:sz w:val="21"/>
                  <w:szCs w:val="21"/>
                </w:rPr>
                <m:t>±0.05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Ω) </m:t>
              </m:r>
            </m:e>
          </m:borderBox>
        </m:oMath>
      </m:oMathPara>
    </w:p>
    <w:p w14:paraId="4D1DA436" w14:textId="31D689CE" w:rsidR="00FA68D5" w:rsidRPr="00650534" w:rsidRDefault="00FA68D5" w:rsidP="00FA68D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以上より，本フォロワの閉ループ出力インピーダンスは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前後と非常に小さく，そのため</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の重負荷を接続しても利得低下は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程度にとどまった。</w:t>
      </w:r>
    </w:p>
    <w:p w14:paraId="2CA4624E" w14:textId="77777777" w:rsidR="00FA68D5" w:rsidRPr="00650534" w:rsidRDefault="00FA68D5" w:rsidP="00FA68D5">
      <w:pPr>
        <w:pStyle w:val="Web"/>
        <w:rPr>
          <w:rFonts w:asciiTheme="minorEastAsia" w:eastAsiaTheme="minorEastAsia" w:hAnsiTheme="minorEastAsia"/>
          <w:color w:val="000000" w:themeColor="text1"/>
          <w:sz w:val="21"/>
          <w:szCs w:val="21"/>
        </w:rPr>
      </w:pPr>
    </w:p>
    <w:p w14:paraId="67EF7A42" w14:textId="06EAEB29" w:rsidR="00DA55F4" w:rsidRPr="00650534" w:rsidRDefault="00DA55F4" w:rsidP="00DA55F4">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w:t>
      </w:r>
      <w:r w:rsidRPr="00650534">
        <w:rPr>
          <w:rFonts w:asciiTheme="minorEastAsia" w:eastAsiaTheme="minorEastAsia" w:hAnsiTheme="minorEastAsia"/>
          <w:color w:val="000000" w:themeColor="text1"/>
          <w:sz w:val="21"/>
          <w:szCs w:val="21"/>
        </w:rPr>
        <w:t xml:space="preserve">2-1) </w:t>
      </w:r>
      <w:r w:rsidR="00BD2CD9" w:rsidRPr="00650534">
        <w:rPr>
          <w:rFonts w:asciiTheme="minorEastAsia" w:eastAsiaTheme="minorEastAsia" w:hAnsiTheme="minorEastAsia"/>
          <w:color w:val="000000" w:themeColor="text1"/>
          <w:sz w:val="21"/>
          <w:szCs w:val="21"/>
        </w:rPr>
        <w:t>直流電圧発生器と入力Ei+の間に100 kΩの抵抗を直列に挿入し、無負荷とRL1・RL2並列（750 Ω相当）の二状態で−10〜＋10 Vの範囲における入出力関係を測定してグラフ化した。</w:t>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p>
    <w:p w14:paraId="195B93CF" w14:textId="77777777" w:rsidR="007A02AD" w:rsidRPr="00650534" w:rsidRDefault="007A02AD" w:rsidP="00DA55F4">
      <w:pPr>
        <w:pStyle w:val="Web"/>
        <w:rPr>
          <w:rFonts w:asciiTheme="minorEastAsia" w:eastAsiaTheme="minorEastAsia" w:hAnsiTheme="minorEastAsia"/>
          <w:color w:val="000000" w:themeColor="text1"/>
          <w:sz w:val="21"/>
          <w:szCs w:val="21"/>
        </w:rPr>
      </w:pPr>
    </w:p>
    <w:p w14:paraId="1A62EE97" w14:textId="38C20497" w:rsidR="00AD7BAD" w:rsidRPr="00650534" w:rsidRDefault="00AD7BAD">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0636E003" w14:textId="77777777" w:rsidR="007A02AD" w:rsidRPr="00650534" w:rsidRDefault="007A02AD" w:rsidP="00DA55F4">
      <w:pPr>
        <w:pStyle w:val="Web"/>
        <w:rPr>
          <w:rFonts w:asciiTheme="minorEastAsia" w:eastAsiaTheme="minorEastAsia" w:hAnsiTheme="minorEastAsia"/>
          <w:color w:val="000000" w:themeColor="text1"/>
          <w:sz w:val="21"/>
          <w:szCs w:val="21"/>
        </w:rPr>
      </w:pPr>
    </w:p>
    <w:p w14:paraId="21F3448F" w14:textId="305CA995" w:rsidR="00714AFB" w:rsidRPr="00650534" w:rsidRDefault="00DA55F4" w:rsidP="00714AFB">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16</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 xml:space="preserve"> 100k</w:t>
      </w:r>
      <w:r w:rsidR="00714AFB" w:rsidRPr="00650534">
        <w:rPr>
          <w:rFonts w:asciiTheme="minorEastAsia" w:eastAsiaTheme="minorEastAsia" w:hAnsiTheme="minorEastAsia" w:hint="eastAsia"/>
          <w:b w:val="0"/>
          <w:bCs w:val="0"/>
          <w:color w:val="000000" w:themeColor="text1"/>
          <w:sz w:val="21"/>
          <w:szCs w:val="21"/>
        </w:rPr>
        <w:t>Ωを直列接続した時の</w:t>
      </w:r>
      <w:r w:rsidR="00714AFB" w:rsidRPr="00650534">
        <w:rPr>
          <w:rFonts w:asciiTheme="minorEastAsia" w:eastAsiaTheme="minorEastAsia" w:hAnsiTheme="minorEastAsia"/>
          <w:b w:val="0"/>
          <w:bCs w:val="0"/>
          <w:color w:val="000000" w:themeColor="text1"/>
          <w:sz w:val="21"/>
          <w:szCs w:val="21"/>
        </w:rPr>
        <w:t>入力電圧と出力電圧の関係(無負荷状態)</w:t>
      </w:r>
    </w:p>
    <w:p w14:paraId="6A19F8D2" w14:textId="0C99E3D1" w:rsidR="00DA55F4" w:rsidRPr="00650534" w:rsidRDefault="00DA55F4" w:rsidP="00206D3D">
      <w:pPr>
        <w:pStyle w:val="af7"/>
        <w:keepNext/>
        <w:jc w:val="center"/>
        <w:rPr>
          <w:rFonts w:asciiTheme="minorEastAsia" w:eastAsiaTheme="minorEastAsia" w:hAnsiTheme="minorEastAsia"/>
          <w:b w:val="0"/>
          <w:bCs w:val="0"/>
          <w:color w:val="000000" w:themeColor="text1"/>
          <w:sz w:val="21"/>
          <w:szCs w:val="21"/>
        </w:rPr>
      </w:pPr>
    </w:p>
    <w:tbl>
      <w:tblPr>
        <w:tblW w:w="82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590"/>
        <w:gridCol w:w="3338"/>
        <w:gridCol w:w="1725"/>
      </w:tblGrid>
      <w:tr w:rsidR="00650534" w:rsidRPr="00650534" w14:paraId="65F98868" w14:textId="77777777" w:rsidTr="001F1108">
        <w:trPr>
          <w:trHeight w:val="378"/>
        </w:trPr>
        <w:tc>
          <w:tcPr>
            <w:tcW w:w="1590" w:type="dxa"/>
            <w:noWrap/>
            <w:tcMar>
              <w:top w:w="15" w:type="dxa"/>
              <w:left w:w="15" w:type="dxa"/>
              <w:bottom w:w="0" w:type="dxa"/>
              <w:right w:w="15" w:type="dxa"/>
            </w:tcMar>
            <w:vAlign w:val="center"/>
            <w:hideMark/>
          </w:tcPr>
          <w:p w14:paraId="6932137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590" w:type="dxa"/>
            <w:noWrap/>
            <w:tcMar>
              <w:top w:w="15" w:type="dxa"/>
              <w:left w:w="15" w:type="dxa"/>
              <w:bottom w:w="0" w:type="dxa"/>
              <w:right w:w="15" w:type="dxa"/>
            </w:tcMar>
            <w:vAlign w:val="center"/>
            <w:hideMark/>
          </w:tcPr>
          <w:p w14:paraId="4122704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3338" w:type="dxa"/>
            <w:noWrap/>
            <w:tcMar>
              <w:top w:w="15" w:type="dxa"/>
              <w:left w:w="15" w:type="dxa"/>
              <w:bottom w:w="0" w:type="dxa"/>
              <w:right w:w="15" w:type="dxa"/>
            </w:tcMar>
            <w:vAlign w:val="center"/>
            <w:hideMark/>
          </w:tcPr>
          <w:p w14:paraId="6139899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725" w:type="dxa"/>
            <w:noWrap/>
            <w:tcMar>
              <w:top w:w="15" w:type="dxa"/>
              <w:left w:w="15" w:type="dxa"/>
              <w:bottom w:w="0" w:type="dxa"/>
              <w:right w:w="15" w:type="dxa"/>
            </w:tcMar>
            <w:vAlign w:val="center"/>
            <w:hideMark/>
          </w:tcPr>
          <w:p w14:paraId="77612C9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35C428E5" w14:textId="77777777" w:rsidTr="001F1108">
        <w:trPr>
          <w:trHeight w:val="344"/>
        </w:trPr>
        <w:tc>
          <w:tcPr>
            <w:tcW w:w="0" w:type="auto"/>
            <w:noWrap/>
            <w:tcMar>
              <w:top w:w="15" w:type="dxa"/>
              <w:left w:w="15" w:type="dxa"/>
              <w:bottom w:w="0" w:type="dxa"/>
              <w:right w:w="15" w:type="dxa"/>
            </w:tcMar>
            <w:vAlign w:val="center"/>
            <w:hideMark/>
          </w:tcPr>
          <w:p w14:paraId="30F2E3E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711E2B3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2D6D11C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1725" w:type="dxa"/>
            <w:noWrap/>
            <w:tcMar>
              <w:top w:w="15" w:type="dxa"/>
              <w:left w:w="15" w:type="dxa"/>
              <w:bottom w:w="0" w:type="dxa"/>
              <w:right w:w="15" w:type="dxa"/>
            </w:tcMar>
            <w:vAlign w:val="center"/>
            <w:hideMark/>
          </w:tcPr>
          <w:p w14:paraId="4C500B0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AB0C370" w14:textId="77777777" w:rsidTr="001F1108">
        <w:trPr>
          <w:trHeight w:val="344"/>
        </w:trPr>
        <w:tc>
          <w:tcPr>
            <w:tcW w:w="0" w:type="auto"/>
            <w:noWrap/>
            <w:tcMar>
              <w:top w:w="15" w:type="dxa"/>
              <w:left w:w="15" w:type="dxa"/>
              <w:bottom w:w="0" w:type="dxa"/>
              <w:right w:w="15" w:type="dxa"/>
            </w:tcMar>
            <w:vAlign w:val="center"/>
            <w:hideMark/>
          </w:tcPr>
          <w:p w14:paraId="41619DC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58EDB04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c>
          <w:tcPr>
            <w:tcW w:w="0" w:type="auto"/>
            <w:noWrap/>
            <w:tcMar>
              <w:top w:w="15" w:type="dxa"/>
              <w:left w:w="15" w:type="dxa"/>
              <w:bottom w:w="0" w:type="dxa"/>
              <w:right w:w="15" w:type="dxa"/>
            </w:tcMar>
            <w:vAlign w:val="center"/>
            <w:hideMark/>
          </w:tcPr>
          <w:p w14:paraId="31918D3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1725" w:type="dxa"/>
            <w:noWrap/>
            <w:tcMar>
              <w:top w:w="15" w:type="dxa"/>
              <w:left w:w="15" w:type="dxa"/>
              <w:bottom w:w="0" w:type="dxa"/>
              <w:right w:w="15" w:type="dxa"/>
            </w:tcMar>
            <w:vAlign w:val="center"/>
            <w:hideMark/>
          </w:tcPr>
          <w:p w14:paraId="37E3012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4A0A892" w14:textId="77777777" w:rsidTr="001F1108">
        <w:trPr>
          <w:trHeight w:val="344"/>
        </w:trPr>
        <w:tc>
          <w:tcPr>
            <w:tcW w:w="0" w:type="auto"/>
            <w:noWrap/>
            <w:tcMar>
              <w:top w:w="15" w:type="dxa"/>
              <w:left w:w="15" w:type="dxa"/>
              <w:bottom w:w="0" w:type="dxa"/>
              <w:right w:w="15" w:type="dxa"/>
            </w:tcMar>
            <w:vAlign w:val="center"/>
            <w:hideMark/>
          </w:tcPr>
          <w:p w14:paraId="0A4659F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47F6D82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c>
          <w:tcPr>
            <w:tcW w:w="0" w:type="auto"/>
            <w:noWrap/>
            <w:tcMar>
              <w:top w:w="15" w:type="dxa"/>
              <w:left w:w="15" w:type="dxa"/>
              <w:bottom w:w="0" w:type="dxa"/>
              <w:right w:w="15" w:type="dxa"/>
            </w:tcMar>
            <w:vAlign w:val="center"/>
            <w:hideMark/>
          </w:tcPr>
          <w:p w14:paraId="63CF7EE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1725" w:type="dxa"/>
            <w:noWrap/>
            <w:tcMar>
              <w:top w:w="15" w:type="dxa"/>
              <w:left w:w="15" w:type="dxa"/>
              <w:bottom w:w="0" w:type="dxa"/>
              <w:right w:w="15" w:type="dxa"/>
            </w:tcMar>
            <w:vAlign w:val="center"/>
            <w:hideMark/>
          </w:tcPr>
          <w:p w14:paraId="2A442DE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F458F71" w14:textId="77777777" w:rsidTr="001F1108">
        <w:trPr>
          <w:trHeight w:val="344"/>
        </w:trPr>
        <w:tc>
          <w:tcPr>
            <w:tcW w:w="0" w:type="auto"/>
            <w:noWrap/>
            <w:tcMar>
              <w:top w:w="15" w:type="dxa"/>
              <w:left w:w="15" w:type="dxa"/>
              <w:bottom w:w="0" w:type="dxa"/>
              <w:right w:w="15" w:type="dxa"/>
            </w:tcMar>
            <w:vAlign w:val="center"/>
            <w:hideMark/>
          </w:tcPr>
          <w:p w14:paraId="726F935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3D75956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c>
          <w:tcPr>
            <w:tcW w:w="0" w:type="auto"/>
            <w:noWrap/>
            <w:tcMar>
              <w:top w:w="15" w:type="dxa"/>
              <w:left w:w="15" w:type="dxa"/>
              <w:bottom w:w="0" w:type="dxa"/>
              <w:right w:w="15" w:type="dxa"/>
            </w:tcMar>
            <w:vAlign w:val="center"/>
            <w:hideMark/>
          </w:tcPr>
          <w:p w14:paraId="62F16DD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1725" w:type="dxa"/>
            <w:noWrap/>
            <w:tcMar>
              <w:top w:w="15" w:type="dxa"/>
              <w:left w:w="15" w:type="dxa"/>
              <w:bottom w:w="0" w:type="dxa"/>
              <w:right w:w="15" w:type="dxa"/>
            </w:tcMar>
            <w:vAlign w:val="center"/>
            <w:hideMark/>
          </w:tcPr>
          <w:p w14:paraId="6310317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D78AF21" w14:textId="77777777" w:rsidTr="001F1108">
        <w:trPr>
          <w:trHeight w:val="344"/>
        </w:trPr>
        <w:tc>
          <w:tcPr>
            <w:tcW w:w="0" w:type="auto"/>
            <w:noWrap/>
            <w:tcMar>
              <w:top w:w="15" w:type="dxa"/>
              <w:left w:w="15" w:type="dxa"/>
              <w:bottom w:w="0" w:type="dxa"/>
              <w:right w:w="15" w:type="dxa"/>
            </w:tcMar>
            <w:vAlign w:val="center"/>
            <w:hideMark/>
          </w:tcPr>
          <w:p w14:paraId="2A9CE8A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6094FE4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c>
          <w:tcPr>
            <w:tcW w:w="0" w:type="auto"/>
            <w:noWrap/>
            <w:tcMar>
              <w:top w:w="15" w:type="dxa"/>
              <w:left w:w="15" w:type="dxa"/>
              <w:bottom w:w="0" w:type="dxa"/>
              <w:right w:w="15" w:type="dxa"/>
            </w:tcMar>
            <w:vAlign w:val="center"/>
            <w:hideMark/>
          </w:tcPr>
          <w:p w14:paraId="4EEC579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1725" w:type="dxa"/>
            <w:noWrap/>
            <w:tcMar>
              <w:top w:w="15" w:type="dxa"/>
              <w:left w:w="15" w:type="dxa"/>
              <w:bottom w:w="0" w:type="dxa"/>
              <w:right w:w="15" w:type="dxa"/>
            </w:tcMar>
            <w:vAlign w:val="center"/>
            <w:hideMark/>
          </w:tcPr>
          <w:p w14:paraId="5BEA101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D9561D3" w14:textId="77777777" w:rsidTr="001F1108">
        <w:trPr>
          <w:trHeight w:val="344"/>
        </w:trPr>
        <w:tc>
          <w:tcPr>
            <w:tcW w:w="0" w:type="auto"/>
            <w:noWrap/>
            <w:tcMar>
              <w:top w:w="15" w:type="dxa"/>
              <w:left w:w="15" w:type="dxa"/>
              <w:bottom w:w="0" w:type="dxa"/>
              <w:right w:w="15" w:type="dxa"/>
            </w:tcMar>
            <w:vAlign w:val="center"/>
            <w:hideMark/>
          </w:tcPr>
          <w:p w14:paraId="59E35E3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2A2BDB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c>
          <w:tcPr>
            <w:tcW w:w="0" w:type="auto"/>
            <w:noWrap/>
            <w:tcMar>
              <w:top w:w="15" w:type="dxa"/>
              <w:left w:w="15" w:type="dxa"/>
              <w:bottom w:w="0" w:type="dxa"/>
              <w:right w:w="15" w:type="dxa"/>
            </w:tcMar>
            <w:vAlign w:val="center"/>
            <w:hideMark/>
          </w:tcPr>
          <w:p w14:paraId="3855363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1725" w:type="dxa"/>
            <w:noWrap/>
            <w:tcMar>
              <w:top w:w="15" w:type="dxa"/>
              <w:left w:w="15" w:type="dxa"/>
              <w:bottom w:w="0" w:type="dxa"/>
              <w:right w:w="15" w:type="dxa"/>
            </w:tcMar>
            <w:vAlign w:val="center"/>
            <w:hideMark/>
          </w:tcPr>
          <w:p w14:paraId="380D341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F9DAADF" w14:textId="77777777" w:rsidTr="001F1108">
        <w:trPr>
          <w:trHeight w:val="344"/>
        </w:trPr>
        <w:tc>
          <w:tcPr>
            <w:tcW w:w="0" w:type="auto"/>
            <w:noWrap/>
            <w:tcMar>
              <w:top w:w="15" w:type="dxa"/>
              <w:left w:w="15" w:type="dxa"/>
              <w:bottom w:w="0" w:type="dxa"/>
              <w:right w:w="15" w:type="dxa"/>
            </w:tcMar>
            <w:vAlign w:val="center"/>
            <w:hideMark/>
          </w:tcPr>
          <w:p w14:paraId="16D6D05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4A02863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c>
          <w:tcPr>
            <w:tcW w:w="0" w:type="auto"/>
            <w:noWrap/>
            <w:tcMar>
              <w:top w:w="15" w:type="dxa"/>
              <w:left w:w="15" w:type="dxa"/>
              <w:bottom w:w="0" w:type="dxa"/>
              <w:right w:w="15" w:type="dxa"/>
            </w:tcMar>
            <w:vAlign w:val="center"/>
            <w:hideMark/>
          </w:tcPr>
          <w:p w14:paraId="5DE4078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1725" w:type="dxa"/>
            <w:noWrap/>
            <w:tcMar>
              <w:top w:w="15" w:type="dxa"/>
              <w:left w:w="15" w:type="dxa"/>
              <w:bottom w:w="0" w:type="dxa"/>
              <w:right w:w="15" w:type="dxa"/>
            </w:tcMar>
            <w:vAlign w:val="center"/>
            <w:hideMark/>
          </w:tcPr>
          <w:p w14:paraId="1001C98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07617B12" w14:textId="77777777" w:rsidTr="001F1108">
        <w:trPr>
          <w:trHeight w:val="344"/>
        </w:trPr>
        <w:tc>
          <w:tcPr>
            <w:tcW w:w="0" w:type="auto"/>
            <w:noWrap/>
            <w:tcMar>
              <w:top w:w="15" w:type="dxa"/>
              <w:left w:w="15" w:type="dxa"/>
              <w:bottom w:w="0" w:type="dxa"/>
              <w:right w:w="15" w:type="dxa"/>
            </w:tcMar>
            <w:vAlign w:val="center"/>
            <w:hideMark/>
          </w:tcPr>
          <w:p w14:paraId="4EB0EA8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74221BC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c>
          <w:tcPr>
            <w:tcW w:w="0" w:type="auto"/>
            <w:noWrap/>
            <w:tcMar>
              <w:top w:w="15" w:type="dxa"/>
              <w:left w:w="15" w:type="dxa"/>
              <w:bottom w:w="0" w:type="dxa"/>
              <w:right w:w="15" w:type="dxa"/>
            </w:tcMar>
            <w:vAlign w:val="center"/>
            <w:hideMark/>
          </w:tcPr>
          <w:p w14:paraId="5B8F855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1725" w:type="dxa"/>
            <w:noWrap/>
            <w:tcMar>
              <w:top w:w="15" w:type="dxa"/>
              <w:left w:w="15" w:type="dxa"/>
              <w:bottom w:w="0" w:type="dxa"/>
              <w:right w:w="15" w:type="dxa"/>
            </w:tcMar>
            <w:vAlign w:val="center"/>
            <w:hideMark/>
          </w:tcPr>
          <w:p w14:paraId="2BFC414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806F192" w14:textId="77777777" w:rsidTr="001F1108">
        <w:trPr>
          <w:trHeight w:val="344"/>
        </w:trPr>
        <w:tc>
          <w:tcPr>
            <w:tcW w:w="0" w:type="auto"/>
            <w:noWrap/>
            <w:tcMar>
              <w:top w:w="15" w:type="dxa"/>
              <w:left w:w="15" w:type="dxa"/>
              <w:bottom w:w="0" w:type="dxa"/>
              <w:right w:w="15" w:type="dxa"/>
            </w:tcMar>
            <w:vAlign w:val="center"/>
            <w:hideMark/>
          </w:tcPr>
          <w:p w14:paraId="41BB041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E98695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c>
          <w:tcPr>
            <w:tcW w:w="0" w:type="auto"/>
            <w:noWrap/>
            <w:tcMar>
              <w:top w:w="15" w:type="dxa"/>
              <w:left w:w="15" w:type="dxa"/>
              <w:bottom w:w="0" w:type="dxa"/>
              <w:right w:w="15" w:type="dxa"/>
            </w:tcMar>
            <w:vAlign w:val="center"/>
            <w:hideMark/>
          </w:tcPr>
          <w:p w14:paraId="780E85B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1725" w:type="dxa"/>
            <w:noWrap/>
            <w:tcMar>
              <w:top w:w="15" w:type="dxa"/>
              <w:left w:w="15" w:type="dxa"/>
              <w:bottom w:w="0" w:type="dxa"/>
              <w:right w:w="15" w:type="dxa"/>
            </w:tcMar>
            <w:vAlign w:val="center"/>
            <w:hideMark/>
          </w:tcPr>
          <w:p w14:paraId="602CF6D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F59DE14" w14:textId="77777777" w:rsidTr="001F1108">
        <w:trPr>
          <w:trHeight w:val="344"/>
        </w:trPr>
        <w:tc>
          <w:tcPr>
            <w:tcW w:w="0" w:type="auto"/>
            <w:noWrap/>
            <w:tcMar>
              <w:top w:w="15" w:type="dxa"/>
              <w:left w:w="15" w:type="dxa"/>
              <w:bottom w:w="0" w:type="dxa"/>
              <w:right w:w="15" w:type="dxa"/>
            </w:tcMar>
            <w:vAlign w:val="center"/>
            <w:hideMark/>
          </w:tcPr>
          <w:p w14:paraId="7D6E48D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0AEDB2B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-0.9998</w:t>
            </w:r>
          </w:p>
        </w:tc>
        <w:tc>
          <w:tcPr>
            <w:tcW w:w="0" w:type="auto"/>
            <w:noWrap/>
            <w:tcMar>
              <w:top w:w="15" w:type="dxa"/>
              <w:left w:w="15" w:type="dxa"/>
              <w:bottom w:w="0" w:type="dxa"/>
              <w:right w:w="15" w:type="dxa"/>
            </w:tcMar>
            <w:vAlign w:val="center"/>
            <w:hideMark/>
          </w:tcPr>
          <w:p w14:paraId="5BEE7A3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-0.999933333</w:t>
            </w:r>
          </w:p>
        </w:tc>
        <w:tc>
          <w:tcPr>
            <w:tcW w:w="1725" w:type="dxa"/>
            <w:noWrap/>
            <w:tcMar>
              <w:top w:w="15" w:type="dxa"/>
              <w:left w:w="15" w:type="dxa"/>
              <w:bottom w:w="0" w:type="dxa"/>
              <w:right w:w="15" w:type="dxa"/>
            </w:tcMar>
            <w:vAlign w:val="center"/>
            <w:hideMark/>
          </w:tcPr>
          <w:p w14:paraId="66D25D8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D4914A5" w14:textId="77777777" w:rsidTr="001F1108">
        <w:trPr>
          <w:trHeight w:val="344"/>
        </w:trPr>
        <w:tc>
          <w:tcPr>
            <w:tcW w:w="0" w:type="auto"/>
            <w:noWrap/>
            <w:tcMar>
              <w:top w:w="15" w:type="dxa"/>
              <w:left w:w="15" w:type="dxa"/>
              <w:bottom w:w="0" w:type="dxa"/>
              <w:right w:w="15" w:type="dxa"/>
            </w:tcMar>
            <w:vAlign w:val="center"/>
            <w:hideMark/>
          </w:tcPr>
          <w:p w14:paraId="25A9724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7092769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0.000196</w:t>
            </w:r>
          </w:p>
        </w:tc>
        <w:tc>
          <w:tcPr>
            <w:tcW w:w="0" w:type="auto"/>
            <w:noWrap/>
            <w:tcMar>
              <w:top w:w="15" w:type="dxa"/>
              <w:left w:w="15" w:type="dxa"/>
              <w:bottom w:w="0" w:type="dxa"/>
              <w:right w:w="15" w:type="dxa"/>
            </w:tcMar>
            <w:vAlign w:val="center"/>
            <w:hideMark/>
          </w:tcPr>
          <w:p w14:paraId="3DDC8CC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6.53333E-05</w:t>
            </w:r>
          </w:p>
        </w:tc>
        <w:tc>
          <w:tcPr>
            <w:tcW w:w="1725" w:type="dxa"/>
            <w:noWrap/>
            <w:tcMar>
              <w:top w:w="15" w:type="dxa"/>
              <w:left w:w="15" w:type="dxa"/>
              <w:bottom w:w="0" w:type="dxa"/>
              <w:right w:w="15" w:type="dxa"/>
            </w:tcMar>
            <w:vAlign w:val="center"/>
            <w:hideMark/>
          </w:tcPr>
          <w:p w14:paraId="51113C7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0EF0D791" w14:textId="77777777" w:rsidTr="001F1108">
        <w:trPr>
          <w:trHeight w:val="344"/>
        </w:trPr>
        <w:tc>
          <w:tcPr>
            <w:tcW w:w="0" w:type="auto"/>
            <w:noWrap/>
            <w:tcMar>
              <w:top w:w="15" w:type="dxa"/>
              <w:left w:w="15" w:type="dxa"/>
              <w:bottom w:w="0" w:type="dxa"/>
              <w:right w:w="15" w:type="dxa"/>
            </w:tcMar>
            <w:vAlign w:val="center"/>
            <w:hideMark/>
          </w:tcPr>
          <w:p w14:paraId="17A9C40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66D1077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1.0003</w:t>
            </w:r>
          </w:p>
        </w:tc>
        <w:tc>
          <w:tcPr>
            <w:tcW w:w="0" w:type="auto"/>
            <w:noWrap/>
            <w:tcMar>
              <w:top w:w="15" w:type="dxa"/>
              <w:left w:w="15" w:type="dxa"/>
              <w:bottom w:w="0" w:type="dxa"/>
              <w:right w:w="15" w:type="dxa"/>
            </w:tcMar>
            <w:vAlign w:val="center"/>
            <w:hideMark/>
          </w:tcPr>
          <w:p w14:paraId="7C186DC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1.0001</w:t>
            </w:r>
          </w:p>
        </w:tc>
        <w:tc>
          <w:tcPr>
            <w:tcW w:w="1725" w:type="dxa"/>
            <w:noWrap/>
            <w:tcMar>
              <w:top w:w="15" w:type="dxa"/>
              <w:left w:w="15" w:type="dxa"/>
              <w:bottom w:w="0" w:type="dxa"/>
              <w:right w:w="15" w:type="dxa"/>
            </w:tcMar>
            <w:vAlign w:val="center"/>
            <w:hideMark/>
          </w:tcPr>
          <w:p w14:paraId="5037FCF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D1893D3" w14:textId="77777777" w:rsidTr="001F1108">
        <w:trPr>
          <w:trHeight w:val="344"/>
        </w:trPr>
        <w:tc>
          <w:tcPr>
            <w:tcW w:w="0" w:type="auto"/>
            <w:noWrap/>
            <w:tcMar>
              <w:top w:w="15" w:type="dxa"/>
              <w:left w:w="15" w:type="dxa"/>
              <w:bottom w:w="0" w:type="dxa"/>
              <w:right w:w="15" w:type="dxa"/>
            </w:tcMar>
            <w:vAlign w:val="center"/>
            <w:hideMark/>
          </w:tcPr>
          <w:p w14:paraId="488A99D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083D720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c>
          <w:tcPr>
            <w:tcW w:w="0" w:type="auto"/>
            <w:noWrap/>
            <w:tcMar>
              <w:top w:w="15" w:type="dxa"/>
              <w:left w:w="15" w:type="dxa"/>
              <w:bottom w:w="0" w:type="dxa"/>
              <w:right w:w="15" w:type="dxa"/>
            </w:tcMar>
            <w:vAlign w:val="center"/>
            <w:hideMark/>
          </w:tcPr>
          <w:p w14:paraId="384B451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1725" w:type="dxa"/>
            <w:noWrap/>
            <w:tcMar>
              <w:top w:w="15" w:type="dxa"/>
              <w:left w:w="15" w:type="dxa"/>
              <w:bottom w:w="0" w:type="dxa"/>
              <w:right w:w="15" w:type="dxa"/>
            </w:tcMar>
            <w:vAlign w:val="center"/>
            <w:hideMark/>
          </w:tcPr>
          <w:p w14:paraId="3AA73E9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089692BD" w14:textId="77777777" w:rsidTr="001F1108">
        <w:trPr>
          <w:trHeight w:val="344"/>
        </w:trPr>
        <w:tc>
          <w:tcPr>
            <w:tcW w:w="0" w:type="auto"/>
            <w:noWrap/>
            <w:tcMar>
              <w:top w:w="15" w:type="dxa"/>
              <w:left w:w="15" w:type="dxa"/>
              <w:bottom w:w="0" w:type="dxa"/>
              <w:right w:w="15" w:type="dxa"/>
            </w:tcMar>
            <w:vAlign w:val="center"/>
            <w:hideMark/>
          </w:tcPr>
          <w:p w14:paraId="72EBDA3E"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5D207F7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c>
          <w:tcPr>
            <w:tcW w:w="0" w:type="auto"/>
            <w:noWrap/>
            <w:tcMar>
              <w:top w:w="15" w:type="dxa"/>
              <w:left w:w="15" w:type="dxa"/>
              <w:bottom w:w="0" w:type="dxa"/>
              <w:right w:w="15" w:type="dxa"/>
            </w:tcMar>
            <w:vAlign w:val="center"/>
            <w:hideMark/>
          </w:tcPr>
          <w:p w14:paraId="42C8187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1725" w:type="dxa"/>
            <w:noWrap/>
            <w:tcMar>
              <w:top w:w="15" w:type="dxa"/>
              <w:left w:w="15" w:type="dxa"/>
              <w:bottom w:w="0" w:type="dxa"/>
              <w:right w:w="15" w:type="dxa"/>
            </w:tcMar>
            <w:vAlign w:val="center"/>
            <w:hideMark/>
          </w:tcPr>
          <w:p w14:paraId="115F1AD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0CD5BFF" w14:textId="77777777" w:rsidTr="001F1108">
        <w:trPr>
          <w:trHeight w:val="344"/>
        </w:trPr>
        <w:tc>
          <w:tcPr>
            <w:tcW w:w="0" w:type="auto"/>
            <w:noWrap/>
            <w:tcMar>
              <w:top w:w="15" w:type="dxa"/>
              <w:left w:w="15" w:type="dxa"/>
              <w:bottom w:w="0" w:type="dxa"/>
              <w:right w:w="15" w:type="dxa"/>
            </w:tcMar>
            <w:vAlign w:val="center"/>
            <w:hideMark/>
          </w:tcPr>
          <w:p w14:paraId="1388193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673BB0B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c>
          <w:tcPr>
            <w:tcW w:w="0" w:type="auto"/>
            <w:noWrap/>
            <w:tcMar>
              <w:top w:w="15" w:type="dxa"/>
              <w:left w:w="15" w:type="dxa"/>
              <w:bottom w:w="0" w:type="dxa"/>
              <w:right w:w="15" w:type="dxa"/>
            </w:tcMar>
            <w:vAlign w:val="center"/>
            <w:hideMark/>
          </w:tcPr>
          <w:p w14:paraId="77F81C1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1725" w:type="dxa"/>
            <w:noWrap/>
            <w:tcMar>
              <w:top w:w="15" w:type="dxa"/>
              <w:left w:w="15" w:type="dxa"/>
              <w:bottom w:w="0" w:type="dxa"/>
              <w:right w:w="15" w:type="dxa"/>
            </w:tcMar>
            <w:vAlign w:val="center"/>
            <w:hideMark/>
          </w:tcPr>
          <w:p w14:paraId="045BCCD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1746717" w14:textId="77777777" w:rsidTr="001F1108">
        <w:trPr>
          <w:trHeight w:val="344"/>
        </w:trPr>
        <w:tc>
          <w:tcPr>
            <w:tcW w:w="0" w:type="auto"/>
            <w:noWrap/>
            <w:tcMar>
              <w:top w:w="15" w:type="dxa"/>
              <w:left w:w="15" w:type="dxa"/>
              <w:bottom w:w="0" w:type="dxa"/>
              <w:right w:w="15" w:type="dxa"/>
            </w:tcMar>
            <w:vAlign w:val="center"/>
            <w:hideMark/>
          </w:tcPr>
          <w:p w14:paraId="714F18F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27D483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c>
          <w:tcPr>
            <w:tcW w:w="0" w:type="auto"/>
            <w:noWrap/>
            <w:tcMar>
              <w:top w:w="15" w:type="dxa"/>
              <w:left w:w="15" w:type="dxa"/>
              <w:bottom w:w="0" w:type="dxa"/>
              <w:right w:w="15" w:type="dxa"/>
            </w:tcMar>
            <w:vAlign w:val="center"/>
            <w:hideMark/>
          </w:tcPr>
          <w:p w14:paraId="1B49594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1725" w:type="dxa"/>
            <w:noWrap/>
            <w:tcMar>
              <w:top w:w="15" w:type="dxa"/>
              <w:left w:w="15" w:type="dxa"/>
              <w:bottom w:w="0" w:type="dxa"/>
              <w:right w:w="15" w:type="dxa"/>
            </w:tcMar>
            <w:vAlign w:val="center"/>
            <w:hideMark/>
          </w:tcPr>
          <w:p w14:paraId="67F1C73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0A2E8F17" w14:textId="77777777" w:rsidTr="001F1108">
        <w:trPr>
          <w:trHeight w:val="344"/>
        </w:trPr>
        <w:tc>
          <w:tcPr>
            <w:tcW w:w="0" w:type="auto"/>
            <w:noWrap/>
            <w:tcMar>
              <w:top w:w="15" w:type="dxa"/>
              <w:left w:w="15" w:type="dxa"/>
              <w:bottom w:w="0" w:type="dxa"/>
              <w:right w:w="15" w:type="dxa"/>
            </w:tcMar>
            <w:vAlign w:val="center"/>
            <w:hideMark/>
          </w:tcPr>
          <w:p w14:paraId="29A3BC9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0986C18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c>
          <w:tcPr>
            <w:tcW w:w="0" w:type="auto"/>
            <w:noWrap/>
            <w:tcMar>
              <w:top w:w="15" w:type="dxa"/>
              <w:left w:w="15" w:type="dxa"/>
              <w:bottom w:w="0" w:type="dxa"/>
              <w:right w:w="15" w:type="dxa"/>
            </w:tcMar>
            <w:vAlign w:val="center"/>
            <w:hideMark/>
          </w:tcPr>
          <w:p w14:paraId="11BB154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1725" w:type="dxa"/>
            <w:noWrap/>
            <w:tcMar>
              <w:top w:w="15" w:type="dxa"/>
              <w:left w:w="15" w:type="dxa"/>
              <w:bottom w:w="0" w:type="dxa"/>
              <w:right w:w="15" w:type="dxa"/>
            </w:tcMar>
            <w:vAlign w:val="center"/>
            <w:hideMark/>
          </w:tcPr>
          <w:p w14:paraId="512B6E2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44BFA52" w14:textId="77777777" w:rsidTr="001F1108">
        <w:trPr>
          <w:trHeight w:val="344"/>
        </w:trPr>
        <w:tc>
          <w:tcPr>
            <w:tcW w:w="0" w:type="auto"/>
            <w:noWrap/>
            <w:tcMar>
              <w:top w:w="15" w:type="dxa"/>
              <w:left w:w="15" w:type="dxa"/>
              <w:bottom w:w="0" w:type="dxa"/>
              <w:right w:w="15" w:type="dxa"/>
            </w:tcMar>
            <w:vAlign w:val="center"/>
            <w:hideMark/>
          </w:tcPr>
          <w:p w14:paraId="3734178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6478973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c>
          <w:tcPr>
            <w:tcW w:w="0" w:type="auto"/>
            <w:noWrap/>
            <w:tcMar>
              <w:top w:w="15" w:type="dxa"/>
              <w:left w:w="15" w:type="dxa"/>
              <w:bottom w:w="0" w:type="dxa"/>
              <w:right w:w="15" w:type="dxa"/>
            </w:tcMar>
            <w:vAlign w:val="center"/>
            <w:hideMark/>
          </w:tcPr>
          <w:p w14:paraId="014F44F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1725" w:type="dxa"/>
            <w:noWrap/>
            <w:tcMar>
              <w:top w:w="15" w:type="dxa"/>
              <w:left w:w="15" w:type="dxa"/>
              <w:bottom w:w="0" w:type="dxa"/>
              <w:right w:w="15" w:type="dxa"/>
            </w:tcMar>
            <w:vAlign w:val="center"/>
            <w:hideMark/>
          </w:tcPr>
          <w:p w14:paraId="5915CC5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3BC100E" w14:textId="77777777" w:rsidTr="001F1108">
        <w:trPr>
          <w:trHeight w:val="344"/>
        </w:trPr>
        <w:tc>
          <w:tcPr>
            <w:tcW w:w="0" w:type="auto"/>
            <w:noWrap/>
            <w:tcMar>
              <w:top w:w="15" w:type="dxa"/>
              <w:left w:w="15" w:type="dxa"/>
              <w:bottom w:w="0" w:type="dxa"/>
              <w:right w:w="15" w:type="dxa"/>
            </w:tcMar>
            <w:vAlign w:val="center"/>
            <w:hideMark/>
          </w:tcPr>
          <w:p w14:paraId="61CEF84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5C168EA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c>
          <w:tcPr>
            <w:tcW w:w="0" w:type="auto"/>
            <w:noWrap/>
            <w:tcMar>
              <w:top w:w="15" w:type="dxa"/>
              <w:left w:w="15" w:type="dxa"/>
              <w:bottom w:w="0" w:type="dxa"/>
              <w:right w:w="15" w:type="dxa"/>
            </w:tcMar>
            <w:vAlign w:val="center"/>
            <w:hideMark/>
          </w:tcPr>
          <w:p w14:paraId="686ABF7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1725" w:type="dxa"/>
            <w:noWrap/>
            <w:tcMar>
              <w:top w:w="15" w:type="dxa"/>
              <w:left w:w="15" w:type="dxa"/>
              <w:bottom w:w="0" w:type="dxa"/>
              <w:right w:w="15" w:type="dxa"/>
            </w:tcMar>
            <w:vAlign w:val="center"/>
            <w:hideMark/>
          </w:tcPr>
          <w:p w14:paraId="623FC6D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8BBD0ED" w14:textId="77777777" w:rsidTr="001F1108">
        <w:trPr>
          <w:trHeight w:val="344"/>
        </w:trPr>
        <w:tc>
          <w:tcPr>
            <w:tcW w:w="0" w:type="auto"/>
            <w:noWrap/>
            <w:tcMar>
              <w:top w:w="15" w:type="dxa"/>
              <w:left w:w="15" w:type="dxa"/>
              <w:bottom w:w="0" w:type="dxa"/>
              <w:right w:w="15" w:type="dxa"/>
            </w:tcMar>
            <w:vAlign w:val="center"/>
            <w:hideMark/>
          </w:tcPr>
          <w:p w14:paraId="20C0BCC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1D171A6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c>
          <w:tcPr>
            <w:tcW w:w="0" w:type="auto"/>
            <w:noWrap/>
            <w:tcMar>
              <w:top w:w="15" w:type="dxa"/>
              <w:left w:w="15" w:type="dxa"/>
              <w:bottom w:w="0" w:type="dxa"/>
              <w:right w:w="15" w:type="dxa"/>
            </w:tcMar>
            <w:vAlign w:val="center"/>
            <w:hideMark/>
          </w:tcPr>
          <w:p w14:paraId="1A5BA6E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1725" w:type="dxa"/>
            <w:noWrap/>
            <w:tcMar>
              <w:top w:w="15" w:type="dxa"/>
              <w:left w:w="15" w:type="dxa"/>
              <w:bottom w:w="0" w:type="dxa"/>
              <w:right w:w="15" w:type="dxa"/>
            </w:tcMar>
            <w:vAlign w:val="center"/>
            <w:hideMark/>
          </w:tcPr>
          <w:p w14:paraId="491F819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A81BB69" w14:textId="77777777" w:rsidTr="001F1108">
        <w:trPr>
          <w:trHeight w:val="344"/>
        </w:trPr>
        <w:tc>
          <w:tcPr>
            <w:tcW w:w="0" w:type="auto"/>
            <w:noWrap/>
            <w:tcMar>
              <w:top w:w="15" w:type="dxa"/>
              <w:left w:w="15" w:type="dxa"/>
              <w:bottom w:w="0" w:type="dxa"/>
              <w:right w:w="15" w:type="dxa"/>
            </w:tcMar>
            <w:vAlign w:val="center"/>
            <w:hideMark/>
          </w:tcPr>
          <w:p w14:paraId="384B0816"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318214B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6661EA2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1725" w:type="dxa"/>
            <w:noWrap/>
            <w:tcMar>
              <w:top w:w="15" w:type="dxa"/>
              <w:left w:w="15" w:type="dxa"/>
              <w:bottom w:w="0" w:type="dxa"/>
              <w:right w:w="15" w:type="dxa"/>
            </w:tcMar>
            <w:vAlign w:val="center"/>
            <w:hideMark/>
          </w:tcPr>
          <w:p w14:paraId="5560B80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bl>
    <w:p w14:paraId="02EAF860" w14:textId="03101FA2" w:rsidR="00206D3D" w:rsidRPr="00650534" w:rsidRDefault="00DA55F4" w:rsidP="00206D3D">
      <w:pPr>
        <w:pStyle w:val="Web"/>
        <w:keepNext/>
        <w:tabs>
          <w:tab w:val="left" w:pos="3102"/>
        </w:tabs>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40553CD0" wp14:editId="10668239">
            <wp:extent cx="4629150" cy="2381250"/>
            <wp:effectExtent l="0" t="0" r="6350" b="6350"/>
            <wp:docPr id="1087988503" name="グラフ 1">
              <a:extLst xmlns:a="http://schemas.openxmlformats.org/drawingml/2006/main">
                <a:ext uri="{FF2B5EF4-FFF2-40B4-BE49-F238E27FC236}">
                  <a16:creationId xmlns:a16="http://schemas.microsoft.com/office/drawing/2014/main" id="{965FE7BA-2219-4A86-BF1E-876EC40802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5BBCEDB" w14:textId="0D08604F" w:rsidR="00206D3D" w:rsidRPr="00650534" w:rsidRDefault="00206D3D" w:rsidP="001F1108">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19</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 xml:space="preserve"> 100k</w:t>
      </w:r>
      <w:r w:rsidR="00714AFB" w:rsidRPr="00650534">
        <w:rPr>
          <w:rFonts w:asciiTheme="minorEastAsia" w:eastAsiaTheme="minorEastAsia" w:hAnsiTheme="minorEastAsia" w:hint="eastAsia"/>
          <w:b w:val="0"/>
          <w:bCs w:val="0"/>
          <w:color w:val="000000" w:themeColor="text1"/>
          <w:sz w:val="21"/>
          <w:szCs w:val="21"/>
        </w:rPr>
        <w:t>Ωを直列接続した時の</w:t>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w:t>
      </w:r>
      <w:r w:rsidR="00714AFB" w:rsidRPr="00650534">
        <w:rPr>
          <w:rFonts w:asciiTheme="minorEastAsia" w:eastAsiaTheme="minorEastAsia" w:hAnsiTheme="minorEastAsia"/>
          <w:b w:val="0"/>
          <w:bCs w:val="0"/>
          <w:color w:val="000000" w:themeColor="text1"/>
          <w:sz w:val="21"/>
          <w:szCs w:val="21"/>
        </w:rPr>
        <w:t>(無負荷状態)</w:t>
      </w:r>
    </w:p>
    <w:p w14:paraId="0AF0A07F" w14:textId="23D69D81" w:rsidR="00DA55F4" w:rsidRPr="00650534" w:rsidRDefault="00DA55F4" w:rsidP="001F1108">
      <w:pPr>
        <w:pStyle w:val="Web"/>
        <w:tabs>
          <w:tab w:val="left" w:pos="3102"/>
        </w:tabs>
        <w:rPr>
          <w:rFonts w:asciiTheme="minorEastAsia" w:eastAsiaTheme="minorEastAsia" w:hAnsiTheme="minorEastAsia"/>
          <w:color w:val="000000" w:themeColor="text1"/>
          <w:sz w:val="21"/>
          <w:szCs w:val="21"/>
        </w:rPr>
      </w:pPr>
    </w:p>
    <w:p w14:paraId="3A437E8D" w14:textId="3FED79B9" w:rsidR="00714AFB" w:rsidRPr="00650534" w:rsidRDefault="00DA55F4" w:rsidP="00714AFB">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17</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 xml:space="preserve"> 100k</w:t>
      </w:r>
      <w:r w:rsidR="00714AFB" w:rsidRPr="00650534">
        <w:rPr>
          <w:rFonts w:asciiTheme="minorEastAsia" w:eastAsiaTheme="minorEastAsia" w:hAnsiTheme="minorEastAsia" w:hint="eastAsia"/>
          <w:b w:val="0"/>
          <w:bCs w:val="0"/>
          <w:color w:val="000000" w:themeColor="text1"/>
          <w:sz w:val="21"/>
          <w:szCs w:val="21"/>
        </w:rPr>
        <w:t>Ωを直列接続した時の</w:t>
      </w:r>
      <w:r w:rsidR="00714AFB" w:rsidRPr="00650534">
        <w:rPr>
          <w:rFonts w:asciiTheme="minorEastAsia" w:eastAsiaTheme="minorEastAsia" w:hAnsiTheme="minorEastAsia"/>
          <w:b w:val="0"/>
          <w:bCs w:val="0"/>
          <w:color w:val="000000" w:themeColor="text1"/>
          <w:sz w:val="21"/>
          <w:szCs w:val="21"/>
        </w:rPr>
        <w:t>入力電圧と出力電圧の関係(750k</w:t>
      </w:r>
      <w:r w:rsidR="00714AFB" w:rsidRPr="00650534">
        <w:rPr>
          <w:rFonts w:asciiTheme="minorEastAsia" w:eastAsiaTheme="minorEastAsia" w:hAnsiTheme="minorEastAsia" w:hint="eastAsia"/>
          <w:b w:val="0"/>
          <w:bCs w:val="0"/>
          <w:color w:val="000000" w:themeColor="text1"/>
          <w:sz w:val="21"/>
          <w:szCs w:val="21"/>
        </w:rPr>
        <w:t>Ω</w:t>
      </w:r>
      <w:r w:rsidR="00714AFB" w:rsidRPr="00650534">
        <w:rPr>
          <w:rFonts w:asciiTheme="minorEastAsia" w:eastAsiaTheme="minorEastAsia" w:hAnsiTheme="minorEastAsia"/>
          <w:b w:val="0"/>
          <w:bCs w:val="0"/>
          <w:color w:val="000000" w:themeColor="text1"/>
          <w:sz w:val="21"/>
          <w:szCs w:val="21"/>
        </w:rPr>
        <w:t>)</w:t>
      </w:r>
    </w:p>
    <w:tbl>
      <w:tblPr>
        <w:tblW w:w="3240" w:type="dxa"/>
        <w:tblInd w:w="2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tblGrid>
      <w:tr w:rsidR="00F50425" w:rsidRPr="00650534" w14:paraId="3EB1B38E" w14:textId="77777777" w:rsidTr="00F50425">
        <w:trPr>
          <w:trHeight w:val="347"/>
        </w:trPr>
        <w:tc>
          <w:tcPr>
            <w:tcW w:w="162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22DFB2" w14:textId="77777777" w:rsidR="00F50425" w:rsidRPr="00650534" w:rsidRDefault="00F50425"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EC84DB" w14:textId="77777777" w:rsidR="00F50425" w:rsidRPr="00650534" w:rsidRDefault="00F50425" w:rsidP="00457A12">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60D3FACA" w14:textId="77777777" w:rsidTr="00F50425">
        <w:trPr>
          <w:trHeight w:val="347"/>
        </w:trPr>
        <w:tc>
          <w:tcPr>
            <w:tcW w:w="1620" w:type="dxa"/>
            <w:noWrap/>
            <w:tcMar>
              <w:top w:w="15" w:type="dxa"/>
              <w:left w:w="15" w:type="dxa"/>
              <w:bottom w:w="0" w:type="dxa"/>
              <w:right w:w="15" w:type="dxa"/>
            </w:tcMar>
            <w:vAlign w:val="center"/>
            <w:hideMark/>
          </w:tcPr>
          <w:p w14:paraId="6326F85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1620" w:type="dxa"/>
            <w:noWrap/>
            <w:tcMar>
              <w:top w:w="15" w:type="dxa"/>
              <w:left w:w="15" w:type="dxa"/>
              <w:bottom w:w="0" w:type="dxa"/>
              <w:right w:w="15" w:type="dxa"/>
            </w:tcMar>
            <w:vAlign w:val="center"/>
            <w:hideMark/>
          </w:tcPr>
          <w:p w14:paraId="6911897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r>
      <w:tr w:rsidR="00650534" w:rsidRPr="00650534" w14:paraId="19CDDC87" w14:textId="77777777" w:rsidTr="00F50425">
        <w:trPr>
          <w:trHeight w:val="347"/>
        </w:trPr>
        <w:tc>
          <w:tcPr>
            <w:tcW w:w="0" w:type="auto"/>
            <w:noWrap/>
            <w:tcMar>
              <w:top w:w="15" w:type="dxa"/>
              <w:left w:w="15" w:type="dxa"/>
              <w:bottom w:w="0" w:type="dxa"/>
              <w:right w:w="15" w:type="dxa"/>
            </w:tcMar>
            <w:vAlign w:val="center"/>
            <w:hideMark/>
          </w:tcPr>
          <w:p w14:paraId="3F48FFA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6E85B06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r>
      <w:tr w:rsidR="00650534" w:rsidRPr="00650534" w14:paraId="07DF93B9" w14:textId="77777777" w:rsidTr="00F50425">
        <w:trPr>
          <w:trHeight w:val="347"/>
        </w:trPr>
        <w:tc>
          <w:tcPr>
            <w:tcW w:w="0" w:type="auto"/>
            <w:noWrap/>
            <w:tcMar>
              <w:top w:w="15" w:type="dxa"/>
              <w:left w:w="15" w:type="dxa"/>
              <w:bottom w:w="0" w:type="dxa"/>
              <w:right w:w="15" w:type="dxa"/>
            </w:tcMar>
            <w:vAlign w:val="center"/>
            <w:hideMark/>
          </w:tcPr>
          <w:p w14:paraId="0991F0D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3ED18B7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r>
      <w:tr w:rsidR="00650534" w:rsidRPr="00650534" w14:paraId="684CD040" w14:textId="77777777" w:rsidTr="00F50425">
        <w:trPr>
          <w:trHeight w:val="347"/>
        </w:trPr>
        <w:tc>
          <w:tcPr>
            <w:tcW w:w="0" w:type="auto"/>
            <w:noWrap/>
            <w:tcMar>
              <w:top w:w="15" w:type="dxa"/>
              <w:left w:w="15" w:type="dxa"/>
              <w:bottom w:w="0" w:type="dxa"/>
              <w:right w:w="15" w:type="dxa"/>
            </w:tcMar>
            <w:vAlign w:val="center"/>
            <w:hideMark/>
          </w:tcPr>
          <w:p w14:paraId="2732C4A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61ADEC3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r>
      <w:tr w:rsidR="00650534" w:rsidRPr="00650534" w14:paraId="7285E9D2" w14:textId="77777777" w:rsidTr="00F50425">
        <w:trPr>
          <w:trHeight w:val="347"/>
        </w:trPr>
        <w:tc>
          <w:tcPr>
            <w:tcW w:w="0" w:type="auto"/>
            <w:noWrap/>
            <w:tcMar>
              <w:top w:w="15" w:type="dxa"/>
              <w:left w:w="15" w:type="dxa"/>
              <w:bottom w:w="0" w:type="dxa"/>
              <w:right w:w="15" w:type="dxa"/>
            </w:tcMar>
            <w:vAlign w:val="center"/>
            <w:hideMark/>
          </w:tcPr>
          <w:p w14:paraId="65DE1D4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1515706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r>
      <w:tr w:rsidR="00650534" w:rsidRPr="00650534" w14:paraId="1F84201F" w14:textId="77777777" w:rsidTr="00F50425">
        <w:trPr>
          <w:trHeight w:val="347"/>
        </w:trPr>
        <w:tc>
          <w:tcPr>
            <w:tcW w:w="0" w:type="auto"/>
            <w:noWrap/>
            <w:tcMar>
              <w:top w:w="15" w:type="dxa"/>
              <w:left w:w="15" w:type="dxa"/>
              <w:bottom w:w="0" w:type="dxa"/>
              <w:right w:w="15" w:type="dxa"/>
            </w:tcMar>
            <w:vAlign w:val="center"/>
            <w:hideMark/>
          </w:tcPr>
          <w:p w14:paraId="1668054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2F9FC638"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r>
      <w:tr w:rsidR="00650534" w:rsidRPr="00650534" w14:paraId="42055FDF" w14:textId="77777777" w:rsidTr="00F50425">
        <w:trPr>
          <w:trHeight w:val="347"/>
        </w:trPr>
        <w:tc>
          <w:tcPr>
            <w:tcW w:w="0" w:type="auto"/>
            <w:noWrap/>
            <w:tcMar>
              <w:top w:w="15" w:type="dxa"/>
              <w:left w:w="15" w:type="dxa"/>
              <w:bottom w:w="0" w:type="dxa"/>
              <w:right w:w="15" w:type="dxa"/>
            </w:tcMar>
            <w:vAlign w:val="center"/>
            <w:hideMark/>
          </w:tcPr>
          <w:p w14:paraId="2AD10D9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1025861"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r>
      <w:tr w:rsidR="00650534" w:rsidRPr="00650534" w14:paraId="23FFAFF8" w14:textId="77777777" w:rsidTr="00F50425">
        <w:trPr>
          <w:trHeight w:val="347"/>
        </w:trPr>
        <w:tc>
          <w:tcPr>
            <w:tcW w:w="0" w:type="auto"/>
            <w:noWrap/>
            <w:tcMar>
              <w:top w:w="15" w:type="dxa"/>
              <w:left w:w="15" w:type="dxa"/>
              <w:bottom w:w="0" w:type="dxa"/>
              <w:right w:w="15" w:type="dxa"/>
            </w:tcMar>
            <w:vAlign w:val="center"/>
            <w:hideMark/>
          </w:tcPr>
          <w:p w14:paraId="633BD7A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09CD4C9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r>
      <w:tr w:rsidR="00650534" w:rsidRPr="00650534" w14:paraId="7EED3715" w14:textId="77777777" w:rsidTr="00F50425">
        <w:trPr>
          <w:trHeight w:val="347"/>
        </w:trPr>
        <w:tc>
          <w:tcPr>
            <w:tcW w:w="0" w:type="auto"/>
            <w:noWrap/>
            <w:tcMar>
              <w:top w:w="15" w:type="dxa"/>
              <w:left w:w="15" w:type="dxa"/>
              <w:bottom w:w="0" w:type="dxa"/>
              <w:right w:w="15" w:type="dxa"/>
            </w:tcMar>
            <w:vAlign w:val="center"/>
            <w:hideMark/>
          </w:tcPr>
          <w:p w14:paraId="230E8DA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005CB08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r>
      <w:tr w:rsidR="00650534" w:rsidRPr="00650534" w14:paraId="3EC6B31D" w14:textId="77777777" w:rsidTr="00F50425">
        <w:trPr>
          <w:trHeight w:val="347"/>
        </w:trPr>
        <w:tc>
          <w:tcPr>
            <w:tcW w:w="0" w:type="auto"/>
            <w:noWrap/>
            <w:tcMar>
              <w:top w:w="15" w:type="dxa"/>
              <w:left w:w="15" w:type="dxa"/>
              <w:bottom w:w="0" w:type="dxa"/>
              <w:right w:w="15" w:type="dxa"/>
            </w:tcMar>
            <w:vAlign w:val="center"/>
            <w:hideMark/>
          </w:tcPr>
          <w:p w14:paraId="6D670D2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56F6D7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-0.9994</w:t>
            </w:r>
          </w:p>
        </w:tc>
      </w:tr>
      <w:tr w:rsidR="00650534" w:rsidRPr="00650534" w14:paraId="6296E0DA" w14:textId="77777777" w:rsidTr="00F50425">
        <w:trPr>
          <w:trHeight w:val="347"/>
        </w:trPr>
        <w:tc>
          <w:tcPr>
            <w:tcW w:w="0" w:type="auto"/>
            <w:noWrap/>
            <w:tcMar>
              <w:top w:w="15" w:type="dxa"/>
              <w:left w:w="15" w:type="dxa"/>
              <w:bottom w:w="0" w:type="dxa"/>
              <w:right w:w="15" w:type="dxa"/>
            </w:tcMar>
            <w:vAlign w:val="center"/>
            <w:hideMark/>
          </w:tcPr>
          <w:p w14:paraId="67D22D4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5211E5F"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0.000625</w:t>
            </w:r>
          </w:p>
        </w:tc>
      </w:tr>
      <w:tr w:rsidR="00650534" w:rsidRPr="00650534" w14:paraId="340D7EF2" w14:textId="77777777" w:rsidTr="00F50425">
        <w:trPr>
          <w:trHeight w:val="347"/>
        </w:trPr>
        <w:tc>
          <w:tcPr>
            <w:tcW w:w="0" w:type="auto"/>
            <w:noWrap/>
            <w:tcMar>
              <w:top w:w="15" w:type="dxa"/>
              <w:left w:w="15" w:type="dxa"/>
              <w:bottom w:w="0" w:type="dxa"/>
              <w:right w:w="15" w:type="dxa"/>
            </w:tcMar>
            <w:vAlign w:val="center"/>
            <w:hideMark/>
          </w:tcPr>
          <w:p w14:paraId="513CE9D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8E353AB"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1.001</w:t>
            </w:r>
          </w:p>
        </w:tc>
      </w:tr>
      <w:tr w:rsidR="00650534" w:rsidRPr="00650534" w14:paraId="599D5459" w14:textId="77777777" w:rsidTr="00F50425">
        <w:trPr>
          <w:trHeight w:val="347"/>
        </w:trPr>
        <w:tc>
          <w:tcPr>
            <w:tcW w:w="0" w:type="auto"/>
            <w:noWrap/>
            <w:tcMar>
              <w:top w:w="15" w:type="dxa"/>
              <w:left w:w="15" w:type="dxa"/>
              <w:bottom w:w="0" w:type="dxa"/>
              <w:right w:w="15" w:type="dxa"/>
            </w:tcMar>
            <w:vAlign w:val="center"/>
            <w:hideMark/>
          </w:tcPr>
          <w:p w14:paraId="04CBC9C2"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1907C1A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r>
      <w:tr w:rsidR="00650534" w:rsidRPr="00650534" w14:paraId="34F0DA25" w14:textId="77777777" w:rsidTr="00F50425">
        <w:trPr>
          <w:trHeight w:val="347"/>
        </w:trPr>
        <w:tc>
          <w:tcPr>
            <w:tcW w:w="0" w:type="auto"/>
            <w:noWrap/>
            <w:tcMar>
              <w:top w:w="15" w:type="dxa"/>
              <w:left w:w="15" w:type="dxa"/>
              <w:bottom w:w="0" w:type="dxa"/>
              <w:right w:w="15" w:type="dxa"/>
            </w:tcMar>
            <w:vAlign w:val="center"/>
            <w:hideMark/>
          </w:tcPr>
          <w:p w14:paraId="03B9C00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0807F93A"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r>
      <w:tr w:rsidR="00650534" w:rsidRPr="00650534" w14:paraId="019D5CF6" w14:textId="77777777" w:rsidTr="00F50425">
        <w:trPr>
          <w:trHeight w:val="347"/>
        </w:trPr>
        <w:tc>
          <w:tcPr>
            <w:tcW w:w="0" w:type="auto"/>
            <w:noWrap/>
            <w:tcMar>
              <w:top w:w="15" w:type="dxa"/>
              <w:left w:w="15" w:type="dxa"/>
              <w:bottom w:w="0" w:type="dxa"/>
              <w:right w:w="15" w:type="dxa"/>
            </w:tcMar>
            <w:vAlign w:val="center"/>
            <w:hideMark/>
          </w:tcPr>
          <w:p w14:paraId="16EDA080"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53306EC"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4.000</w:t>
            </w:r>
          </w:p>
        </w:tc>
      </w:tr>
      <w:tr w:rsidR="00650534" w:rsidRPr="00650534" w14:paraId="767C13A7" w14:textId="77777777" w:rsidTr="00F50425">
        <w:trPr>
          <w:trHeight w:val="347"/>
        </w:trPr>
        <w:tc>
          <w:tcPr>
            <w:tcW w:w="0" w:type="auto"/>
            <w:noWrap/>
            <w:tcMar>
              <w:top w:w="15" w:type="dxa"/>
              <w:left w:w="15" w:type="dxa"/>
              <w:bottom w:w="0" w:type="dxa"/>
              <w:right w:w="15" w:type="dxa"/>
            </w:tcMar>
            <w:vAlign w:val="center"/>
            <w:hideMark/>
          </w:tcPr>
          <w:p w14:paraId="0D03F8F3"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6C7242D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r>
      <w:tr w:rsidR="00650534" w:rsidRPr="00650534" w14:paraId="58E7D3E3" w14:textId="77777777" w:rsidTr="00F50425">
        <w:trPr>
          <w:trHeight w:val="347"/>
        </w:trPr>
        <w:tc>
          <w:tcPr>
            <w:tcW w:w="0" w:type="auto"/>
            <w:noWrap/>
            <w:tcMar>
              <w:top w:w="15" w:type="dxa"/>
              <w:left w:w="15" w:type="dxa"/>
              <w:bottom w:w="0" w:type="dxa"/>
              <w:right w:w="15" w:type="dxa"/>
            </w:tcMar>
            <w:vAlign w:val="center"/>
            <w:hideMark/>
          </w:tcPr>
          <w:p w14:paraId="110ADD6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w:t>
            </w:r>
          </w:p>
        </w:tc>
        <w:tc>
          <w:tcPr>
            <w:tcW w:w="0" w:type="auto"/>
            <w:noWrap/>
            <w:tcMar>
              <w:top w:w="15" w:type="dxa"/>
              <w:left w:w="15" w:type="dxa"/>
              <w:bottom w:w="0" w:type="dxa"/>
              <w:right w:w="15" w:type="dxa"/>
            </w:tcMar>
            <w:vAlign w:val="center"/>
            <w:hideMark/>
          </w:tcPr>
          <w:p w14:paraId="68DBF23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6.000</w:t>
            </w:r>
          </w:p>
        </w:tc>
      </w:tr>
      <w:tr w:rsidR="00650534" w:rsidRPr="00650534" w14:paraId="467B4868" w14:textId="77777777" w:rsidTr="00F50425">
        <w:trPr>
          <w:trHeight w:val="347"/>
        </w:trPr>
        <w:tc>
          <w:tcPr>
            <w:tcW w:w="0" w:type="auto"/>
            <w:noWrap/>
            <w:tcMar>
              <w:top w:w="15" w:type="dxa"/>
              <w:left w:w="15" w:type="dxa"/>
              <w:bottom w:w="0" w:type="dxa"/>
              <w:right w:w="15" w:type="dxa"/>
            </w:tcMar>
            <w:vAlign w:val="center"/>
            <w:hideMark/>
          </w:tcPr>
          <w:p w14:paraId="50B8963D"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w:t>
            </w:r>
          </w:p>
        </w:tc>
        <w:tc>
          <w:tcPr>
            <w:tcW w:w="0" w:type="auto"/>
            <w:noWrap/>
            <w:tcMar>
              <w:top w:w="15" w:type="dxa"/>
              <w:left w:w="15" w:type="dxa"/>
              <w:bottom w:w="0" w:type="dxa"/>
              <w:right w:w="15" w:type="dxa"/>
            </w:tcMar>
            <w:vAlign w:val="center"/>
            <w:hideMark/>
          </w:tcPr>
          <w:p w14:paraId="546875C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7.000</w:t>
            </w:r>
          </w:p>
        </w:tc>
      </w:tr>
      <w:tr w:rsidR="00650534" w:rsidRPr="00650534" w14:paraId="6D5FB712" w14:textId="77777777" w:rsidTr="00F50425">
        <w:trPr>
          <w:trHeight w:val="347"/>
        </w:trPr>
        <w:tc>
          <w:tcPr>
            <w:tcW w:w="0" w:type="auto"/>
            <w:noWrap/>
            <w:tcMar>
              <w:top w:w="15" w:type="dxa"/>
              <w:left w:w="15" w:type="dxa"/>
              <w:bottom w:w="0" w:type="dxa"/>
              <w:right w:w="15" w:type="dxa"/>
            </w:tcMar>
            <w:vAlign w:val="center"/>
            <w:hideMark/>
          </w:tcPr>
          <w:p w14:paraId="029593F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w:t>
            </w:r>
          </w:p>
        </w:tc>
        <w:tc>
          <w:tcPr>
            <w:tcW w:w="0" w:type="auto"/>
            <w:noWrap/>
            <w:tcMar>
              <w:top w:w="15" w:type="dxa"/>
              <w:left w:w="15" w:type="dxa"/>
              <w:bottom w:w="0" w:type="dxa"/>
              <w:right w:w="15" w:type="dxa"/>
            </w:tcMar>
            <w:vAlign w:val="center"/>
            <w:hideMark/>
          </w:tcPr>
          <w:p w14:paraId="3F59A6C5"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8.000</w:t>
            </w:r>
          </w:p>
        </w:tc>
      </w:tr>
      <w:tr w:rsidR="00650534" w:rsidRPr="00650534" w14:paraId="6D224538" w14:textId="77777777" w:rsidTr="00F50425">
        <w:trPr>
          <w:trHeight w:val="347"/>
        </w:trPr>
        <w:tc>
          <w:tcPr>
            <w:tcW w:w="0" w:type="auto"/>
            <w:noWrap/>
            <w:tcMar>
              <w:top w:w="15" w:type="dxa"/>
              <w:left w:w="15" w:type="dxa"/>
              <w:bottom w:w="0" w:type="dxa"/>
              <w:right w:w="15" w:type="dxa"/>
            </w:tcMar>
            <w:vAlign w:val="center"/>
            <w:hideMark/>
          </w:tcPr>
          <w:p w14:paraId="0BFF26C7"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w:t>
            </w:r>
          </w:p>
        </w:tc>
        <w:tc>
          <w:tcPr>
            <w:tcW w:w="0" w:type="auto"/>
            <w:noWrap/>
            <w:tcMar>
              <w:top w:w="15" w:type="dxa"/>
              <w:left w:w="15" w:type="dxa"/>
              <w:bottom w:w="0" w:type="dxa"/>
              <w:right w:w="15" w:type="dxa"/>
            </w:tcMar>
            <w:vAlign w:val="center"/>
            <w:hideMark/>
          </w:tcPr>
          <w:p w14:paraId="567F4FB9"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9.000</w:t>
            </w:r>
          </w:p>
        </w:tc>
      </w:tr>
      <w:tr w:rsidR="00650534" w:rsidRPr="00650534" w14:paraId="66316779" w14:textId="77777777" w:rsidTr="00F50425">
        <w:trPr>
          <w:trHeight w:val="347"/>
        </w:trPr>
        <w:tc>
          <w:tcPr>
            <w:tcW w:w="0" w:type="auto"/>
            <w:noWrap/>
            <w:tcMar>
              <w:top w:w="15" w:type="dxa"/>
              <w:left w:w="15" w:type="dxa"/>
              <w:bottom w:w="0" w:type="dxa"/>
              <w:right w:w="15" w:type="dxa"/>
            </w:tcMar>
            <w:vAlign w:val="center"/>
            <w:hideMark/>
          </w:tcPr>
          <w:p w14:paraId="56C66D7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1561DB94" w14:textId="77777777" w:rsidR="00DA55F4" w:rsidRPr="00650534" w:rsidRDefault="00DA55F4" w:rsidP="00206D3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r>
    </w:tbl>
    <w:p w14:paraId="06FB24E2" w14:textId="77777777" w:rsidR="00DA55F4" w:rsidRPr="00650534" w:rsidRDefault="00DA55F4" w:rsidP="00206D3D">
      <w:pPr>
        <w:pStyle w:val="Web"/>
        <w:tabs>
          <w:tab w:val="left" w:pos="3102"/>
        </w:tabs>
        <w:jc w:val="center"/>
        <w:rPr>
          <w:rFonts w:asciiTheme="minorEastAsia" w:eastAsiaTheme="minorEastAsia" w:hAnsiTheme="minorEastAsia"/>
          <w:color w:val="000000" w:themeColor="text1"/>
          <w:sz w:val="21"/>
          <w:szCs w:val="21"/>
        </w:rPr>
      </w:pPr>
    </w:p>
    <w:p w14:paraId="5C60A3FB" w14:textId="77777777" w:rsidR="00206D3D" w:rsidRPr="00650534" w:rsidRDefault="00DA55F4" w:rsidP="00206D3D">
      <w:pPr>
        <w:pStyle w:val="Web"/>
        <w:keepNext/>
        <w:tabs>
          <w:tab w:val="left" w:pos="3102"/>
        </w:tabs>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5FB1A961" wp14:editId="72E7E65C">
            <wp:extent cx="4552950" cy="2057400"/>
            <wp:effectExtent l="0" t="0" r="6350" b="12700"/>
            <wp:docPr id="1260381807" name="グラフ 1">
              <a:extLst xmlns:a="http://schemas.openxmlformats.org/drawingml/2006/main">
                <a:ext uri="{FF2B5EF4-FFF2-40B4-BE49-F238E27FC236}">
                  <a16:creationId xmlns:a16="http://schemas.microsoft.com/office/drawing/2014/main" id="{DDD1FA6F-C5A5-4D2B-8812-6E3076E2C5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2BFC945" w14:textId="03C7914E" w:rsidR="00DA55F4" w:rsidRPr="00650534" w:rsidRDefault="00206D3D" w:rsidP="00206D3D">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20</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hint="eastAsia"/>
          <w:b w:val="0"/>
          <w:bCs w:val="0"/>
          <w:color w:val="000000" w:themeColor="text1"/>
          <w:sz w:val="21"/>
          <w:szCs w:val="21"/>
        </w:rPr>
        <w:t xml:space="preserve">　</w:t>
      </w:r>
      <w:r w:rsidR="00714AFB" w:rsidRPr="00650534">
        <w:rPr>
          <w:rFonts w:asciiTheme="minorEastAsia" w:eastAsiaTheme="minorEastAsia" w:hAnsiTheme="minorEastAsia"/>
          <w:b w:val="0"/>
          <w:bCs w:val="0"/>
          <w:color w:val="000000" w:themeColor="text1"/>
          <w:sz w:val="21"/>
          <w:szCs w:val="21"/>
        </w:rPr>
        <w:t>100k</w:t>
      </w:r>
      <w:r w:rsidR="00714AFB" w:rsidRPr="00650534">
        <w:rPr>
          <w:rFonts w:asciiTheme="minorEastAsia" w:eastAsiaTheme="minorEastAsia" w:hAnsiTheme="minorEastAsia" w:hint="eastAsia"/>
          <w:b w:val="0"/>
          <w:bCs w:val="0"/>
          <w:color w:val="000000" w:themeColor="text1"/>
          <w:sz w:val="21"/>
          <w:szCs w:val="21"/>
        </w:rPr>
        <w:t>Ωを直列接続した時の</w:t>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w:t>
      </w:r>
      <w:r w:rsidR="00714AFB" w:rsidRPr="00650534">
        <w:rPr>
          <w:rFonts w:asciiTheme="minorEastAsia" w:eastAsiaTheme="minorEastAsia" w:hAnsiTheme="minorEastAsia"/>
          <w:b w:val="0"/>
          <w:bCs w:val="0"/>
          <w:color w:val="000000" w:themeColor="text1"/>
          <w:sz w:val="21"/>
          <w:szCs w:val="21"/>
        </w:rPr>
        <w:t>(750k</w:t>
      </w:r>
      <w:r w:rsidR="00714AFB" w:rsidRPr="00650534">
        <w:rPr>
          <w:rFonts w:asciiTheme="minorEastAsia" w:eastAsiaTheme="minorEastAsia" w:hAnsiTheme="minorEastAsia" w:hint="eastAsia"/>
          <w:b w:val="0"/>
          <w:bCs w:val="0"/>
          <w:color w:val="000000" w:themeColor="text1"/>
          <w:sz w:val="21"/>
          <w:szCs w:val="21"/>
        </w:rPr>
        <w:t>Ω</w:t>
      </w:r>
      <w:r w:rsidR="00714AFB" w:rsidRPr="00650534">
        <w:rPr>
          <w:rFonts w:asciiTheme="minorEastAsia" w:eastAsiaTheme="minorEastAsia" w:hAnsiTheme="minorEastAsia"/>
          <w:b w:val="0"/>
          <w:bCs w:val="0"/>
          <w:color w:val="000000" w:themeColor="text1"/>
          <w:sz w:val="21"/>
          <w:szCs w:val="21"/>
        </w:rPr>
        <w:t>)</w:t>
      </w:r>
    </w:p>
    <w:p w14:paraId="188CC324" w14:textId="77777777" w:rsidR="00DA55F4" w:rsidRPr="00650534" w:rsidRDefault="00DA55F4" w:rsidP="00206D3D">
      <w:pPr>
        <w:pStyle w:val="Web"/>
        <w:tabs>
          <w:tab w:val="left" w:pos="3102"/>
        </w:tabs>
        <w:jc w:val="center"/>
        <w:rPr>
          <w:rFonts w:asciiTheme="minorEastAsia" w:eastAsiaTheme="minorEastAsia" w:hAnsiTheme="minorEastAsia"/>
          <w:color w:val="000000" w:themeColor="text1"/>
          <w:sz w:val="21"/>
          <w:szCs w:val="21"/>
        </w:rPr>
      </w:pPr>
    </w:p>
    <w:p w14:paraId="4108E713" w14:textId="77777777" w:rsidR="00206D3D" w:rsidRPr="00650534" w:rsidRDefault="00DA55F4" w:rsidP="00206D3D">
      <w:pPr>
        <w:pStyle w:val="Web"/>
        <w:keepNext/>
        <w:tabs>
          <w:tab w:val="left" w:pos="3102"/>
        </w:tabs>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10FAEC01" wp14:editId="0FA2982D">
            <wp:extent cx="4893733" cy="2777067"/>
            <wp:effectExtent l="0" t="0" r="8890" b="17145"/>
            <wp:docPr id="1281684373" name="グラフ 1">
              <a:extLst xmlns:a="http://schemas.openxmlformats.org/drawingml/2006/main">
                <a:ext uri="{FF2B5EF4-FFF2-40B4-BE49-F238E27FC236}">
                  <a16:creationId xmlns:a16="http://schemas.microsoft.com/office/drawing/2014/main" id="{6BC5913D-52A5-42A3-A3DC-A41D1A3007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D9C6FA4" w14:textId="6A1D3759" w:rsidR="00714AFB" w:rsidRPr="00650534" w:rsidRDefault="00206D3D" w:rsidP="00714AFB">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21</w:t>
      </w:r>
      <w:r w:rsidRPr="00650534">
        <w:rPr>
          <w:rFonts w:asciiTheme="minorEastAsia" w:eastAsiaTheme="minorEastAsia" w:hAnsiTheme="minorEastAsia"/>
          <w:b w:val="0"/>
          <w:bCs w:val="0"/>
          <w:color w:val="000000" w:themeColor="text1"/>
          <w:sz w:val="21"/>
          <w:szCs w:val="21"/>
        </w:rPr>
        <w:fldChar w:fldCharType="end"/>
      </w:r>
      <w:r w:rsidR="00714AFB" w:rsidRPr="00650534">
        <w:rPr>
          <w:rFonts w:asciiTheme="minorEastAsia" w:eastAsiaTheme="minorEastAsia" w:hAnsiTheme="minorEastAsia"/>
          <w:b w:val="0"/>
          <w:bCs w:val="0"/>
          <w:color w:val="000000" w:themeColor="text1"/>
          <w:sz w:val="21"/>
          <w:szCs w:val="21"/>
        </w:rPr>
        <w:t>入力電圧と出力電圧の関係</w:t>
      </w:r>
      <w:r w:rsidR="00714AFB" w:rsidRPr="00650534">
        <w:rPr>
          <w:rFonts w:asciiTheme="minorEastAsia" w:eastAsiaTheme="minorEastAsia" w:hAnsiTheme="minorEastAsia" w:hint="eastAsia"/>
          <w:b w:val="0"/>
          <w:bCs w:val="0"/>
          <w:color w:val="000000" w:themeColor="text1"/>
          <w:sz w:val="21"/>
          <w:szCs w:val="21"/>
        </w:rPr>
        <w:t>のグラフ</w:t>
      </w:r>
      <w:r w:rsidR="00714AFB" w:rsidRPr="00650534">
        <w:rPr>
          <w:rFonts w:asciiTheme="minorEastAsia" w:eastAsiaTheme="minorEastAsia" w:hAnsiTheme="minorEastAsia"/>
          <w:b w:val="0"/>
          <w:bCs w:val="0"/>
          <w:color w:val="000000" w:themeColor="text1"/>
          <w:sz w:val="21"/>
          <w:szCs w:val="21"/>
        </w:rPr>
        <w:t>(</w:t>
      </w:r>
      <w:r w:rsidR="00714AFB" w:rsidRPr="00650534">
        <w:rPr>
          <w:rFonts w:asciiTheme="minorEastAsia" w:eastAsiaTheme="minorEastAsia" w:hAnsiTheme="minorEastAsia" w:hint="eastAsia"/>
          <w:b w:val="0"/>
          <w:bCs w:val="0"/>
          <w:color w:val="000000" w:themeColor="text1"/>
          <w:sz w:val="21"/>
          <w:szCs w:val="21"/>
        </w:rPr>
        <w:t>全体</w:t>
      </w:r>
      <w:r w:rsidR="00714AFB" w:rsidRPr="00650534">
        <w:rPr>
          <w:rFonts w:asciiTheme="minorEastAsia" w:eastAsiaTheme="minorEastAsia" w:hAnsiTheme="minorEastAsia"/>
          <w:b w:val="0"/>
          <w:bCs w:val="0"/>
          <w:color w:val="000000" w:themeColor="text1"/>
          <w:sz w:val="21"/>
          <w:szCs w:val="21"/>
        </w:rPr>
        <w:t>)</w:t>
      </w:r>
    </w:p>
    <w:p w14:paraId="0C8F91A3" w14:textId="7573D5B2" w:rsidR="00DA55F4" w:rsidRPr="00650534" w:rsidRDefault="00DA55F4" w:rsidP="00040D5F">
      <w:pPr>
        <w:pStyle w:val="af7"/>
        <w:rPr>
          <w:rFonts w:asciiTheme="minorEastAsia" w:eastAsiaTheme="minorEastAsia" w:hAnsiTheme="minorEastAsia"/>
          <w:b w:val="0"/>
          <w:bCs w:val="0"/>
          <w:color w:val="000000" w:themeColor="text1"/>
          <w:sz w:val="21"/>
          <w:szCs w:val="21"/>
        </w:rPr>
      </w:pPr>
    </w:p>
    <w:p w14:paraId="57A8D1A1" w14:textId="58576748"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ボルテージフォロワの理論は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ＭＳ 明朝" w:hint="eastAsia"/>
          <w:color w:val="000000" w:themeColor="text1"/>
          <w:sz w:val="21"/>
          <w:szCs w:val="21"/>
        </w:rPr>
        <w:t>）である。</w:t>
      </w:r>
      <w:r w:rsidRPr="00650534">
        <w:rPr>
          <w:rFonts w:asciiTheme="minorEastAsia" w:eastAsiaTheme="minorEastAsia" w:hAnsiTheme="minorEastAsia" w:cs="Georgia"/>
          <w:color w:val="000000" w:themeColor="text1"/>
          <w:sz w:val="21"/>
          <w:szCs w:val="21"/>
        </w:rPr>
        <w:t xml:space="preserve">100 kΩ </w:t>
      </w:r>
      <w:r w:rsidRPr="00650534">
        <w:rPr>
          <w:rFonts w:asciiTheme="minorEastAsia" w:eastAsiaTheme="minorEastAsia" w:hAnsiTheme="minorEastAsia" w:cs="ＭＳ 明朝" w:hint="eastAsia"/>
          <w:color w:val="000000" w:themeColor="text1"/>
          <w:sz w:val="21"/>
          <w:szCs w:val="21"/>
        </w:rPr>
        <w:t>を入力直列に入れ，無負荷と</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負荷で</w:t>
      </w:r>
      <w:r w:rsidRPr="00650534">
        <w:rPr>
          <w:rFonts w:asciiTheme="minorEastAsia" w:eastAsiaTheme="minorEastAsia" w:hAnsiTheme="minorEastAsia" w:cs="Georgia"/>
          <w:color w:val="000000" w:themeColor="text1"/>
          <w:sz w:val="21"/>
          <w:szCs w:val="21"/>
        </w:rPr>
        <w:t xml:space="preserve"> −10</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+10 V </w:t>
      </w:r>
      <w:r w:rsidRPr="00650534">
        <w:rPr>
          <w:rFonts w:asciiTheme="minorEastAsia" w:eastAsiaTheme="minorEastAsia" w:hAnsiTheme="minorEastAsia" w:cs="ＭＳ 明朝" w:hint="eastAsia"/>
          <w:color w:val="000000" w:themeColor="text1"/>
          <w:sz w:val="21"/>
          <w:szCs w:val="21"/>
        </w:rPr>
        <w:t>を掃引した表</w:t>
      </w:r>
      <w:r w:rsidRPr="00650534">
        <w:rPr>
          <w:rFonts w:asciiTheme="minorEastAsia" w:eastAsiaTheme="minorEastAsia" w:hAnsiTheme="minorEastAsia" w:cs="Georgia"/>
          <w:color w:val="000000" w:themeColor="text1"/>
          <w:sz w:val="21"/>
          <w:szCs w:val="21"/>
        </w:rPr>
        <w:t>16</w:t>
      </w: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17</w:t>
      </w:r>
      <w:r w:rsidRPr="00650534">
        <w:rPr>
          <w:rFonts w:asciiTheme="minorEastAsia" w:eastAsiaTheme="minorEastAsia" w:hAnsiTheme="minorEastAsia" w:cs="ＭＳ 明朝" w:hint="eastAsia"/>
          <w:color w:val="000000" w:themeColor="text1"/>
          <w:sz w:val="21"/>
          <w:szCs w:val="21"/>
        </w:rPr>
        <w:t>から一次近似</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を評価した。</w:t>
      </w:r>
    </w:p>
    <w:p w14:paraId="027EE0E3" w14:textId="63ED88CA" w:rsidR="00040D5F" w:rsidRPr="00650534" w:rsidRDefault="00000000" w:rsidP="00040D5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th</m:t>
                  </m:r>
                </m:sub>
              </m:sSub>
            </m:den>
          </m:f>
          <m:r>
            <m:rPr>
              <m:sty m:val="p"/>
            </m:rPr>
            <w:rPr>
              <w:rFonts w:ascii="Cambria Math" w:eastAsiaTheme="minorEastAsia" w:hAnsi="Cambria Math"/>
              <w:color w:val="000000" w:themeColor="text1"/>
              <w:sz w:val="21"/>
              <w:szCs w:val="21"/>
            </w:rPr>
            <m:t xml:space="preserve">×100%,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den>
          </m:f>
        </m:oMath>
      </m:oMathPara>
    </w:p>
    <w:p w14:paraId="58861E4F" w14:textId="5509A648"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無負荷では端点と</w:t>
      </w:r>
      <w:r w:rsidRPr="00650534">
        <w:rPr>
          <w:rFonts w:asciiTheme="minorEastAsia" w:eastAsiaTheme="minorEastAsia" w:hAnsiTheme="minorEastAsia" w:cs="Georgia"/>
          <w:color w:val="000000" w:themeColor="text1"/>
          <w:sz w:val="21"/>
          <w:szCs w:val="21"/>
        </w:rPr>
        <w:t xml:space="preserve"> 0 V </w:t>
      </w:r>
      <w:r w:rsidRPr="00650534">
        <w:rPr>
          <w:rFonts w:asciiTheme="minorEastAsia" w:eastAsiaTheme="minorEastAsia" w:hAnsiTheme="minorEastAsia" w:cs="ＭＳ 明朝" w:hint="eastAsia"/>
          <w:color w:val="000000" w:themeColor="text1"/>
          <w:sz w:val="21"/>
          <w:szCs w:val="21"/>
        </w:rPr>
        <w:t>近傍の値から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≃1.0000,</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≃+0.000626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os,eq,0</m:t>
            </m:r>
          </m:sub>
        </m:sSub>
        <m:r>
          <m:rPr>
            <m:sty m:val="p"/>
          </m:rPr>
          <w:rPr>
            <w:rFonts w:ascii="Cambria Math" w:eastAsiaTheme="minorEastAsia" w:hAnsi="Cambria Math"/>
            <w:color w:val="000000" w:themeColor="text1"/>
            <w:sz w:val="21"/>
            <w:szCs w:val="21"/>
          </w:rPr>
          <m:t>≈0.626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と見積もれた。</w:t>
      </w:r>
      <w:r w:rsidRPr="00650534">
        <w:rPr>
          <w:rFonts w:asciiTheme="minorEastAsia" w:eastAsiaTheme="minorEastAsia" w:hAnsiTheme="minorEastAsia" w:cs="Georgia"/>
          <w:color w:val="000000" w:themeColor="text1"/>
          <w:sz w:val="21"/>
          <w:szCs w:val="21"/>
        </w:rPr>
        <w:t xml:space="preserve">750 Ω </w:t>
      </w:r>
      <w:r w:rsidRPr="00650534">
        <w:rPr>
          <w:rFonts w:asciiTheme="minorEastAsia" w:eastAsiaTheme="minorEastAsia" w:hAnsiTheme="minorEastAsia" w:cs="ＭＳ 明朝" w:hint="eastAsia"/>
          <w:color w:val="000000" w:themeColor="text1"/>
          <w:sz w:val="21"/>
          <w:szCs w:val="21"/>
        </w:rPr>
        <w:t>負荷でも</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≃1.0000</m:t>
        </m:r>
      </m:oMath>
      <w:r w:rsidRPr="00650534">
        <w:rPr>
          <w:rFonts w:asciiTheme="minorEastAsia" w:eastAsiaTheme="minorEastAsia" w:hAnsiTheme="minorEastAsia" w:cs="ＭＳ 明朝" w:hint="eastAsia"/>
          <w:color w:val="000000" w:themeColor="text1"/>
          <w:sz w:val="21"/>
          <w:szCs w:val="21"/>
        </w:rPr>
        <w:t>（端点二点法で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0.9999</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1.0000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の範囲），</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≈+0.00063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程度であり，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,750</m:t>
            </m:r>
          </m:sub>
        </m:sSub>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os,eq,750</m:t>
            </m:r>
          </m:sub>
        </m:sSub>
        <m:r>
          <m:rPr>
            <m:sty m:val="p"/>
          </m:rPr>
          <w:rPr>
            <w:rFonts w:ascii="Cambria Math" w:eastAsiaTheme="minorEastAsia" w:hAnsi="Cambria Math"/>
            <w:color w:val="000000" w:themeColor="text1"/>
            <w:sz w:val="21"/>
            <w:szCs w:val="21"/>
          </w:rPr>
          <m:t>≈0.63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であった。よって</w:t>
      </w:r>
      <w:r w:rsidRPr="00650534">
        <w:rPr>
          <w:rFonts w:asciiTheme="minorEastAsia" w:eastAsiaTheme="minorEastAsia" w:hAnsiTheme="minorEastAsia" w:cs="Georgia"/>
          <w:color w:val="000000" w:themeColor="text1"/>
          <w:sz w:val="21"/>
          <w:szCs w:val="21"/>
        </w:rPr>
        <w:t xml:space="preserve"> 100 kΩ </w:t>
      </w:r>
      <w:r w:rsidRPr="00650534">
        <w:rPr>
          <w:rFonts w:asciiTheme="minorEastAsia" w:eastAsiaTheme="minorEastAsia" w:hAnsiTheme="minorEastAsia" w:cs="ＭＳ 明朝" w:hint="eastAsia"/>
          <w:color w:val="000000" w:themeColor="text1"/>
          <w:sz w:val="21"/>
          <w:szCs w:val="21"/>
        </w:rPr>
        <w:t>直列の影響は主として切片に現れ，利得は実質</w:t>
      </w:r>
      <w:r w:rsidRPr="00650534">
        <w:rPr>
          <w:rFonts w:asciiTheme="minorEastAsia" w:eastAsiaTheme="minorEastAsia" w:hAnsiTheme="minorEastAsia" w:cs="Georgia"/>
          <w:color w:val="000000" w:themeColor="text1"/>
          <w:sz w:val="21"/>
          <w:szCs w:val="21"/>
        </w:rPr>
        <w:t xml:space="preserve"> 1 </w:t>
      </w:r>
      <w:r w:rsidRPr="00650534">
        <w:rPr>
          <w:rFonts w:asciiTheme="minorEastAsia" w:eastAsiaTheme="minorEastAsia" w:hAnsiTheme="minorEastAsia" w:cs="ＭＳ 明朝" w:hint="eastAsia"/>
          <w:color w:val="000000" w:themeColor="text1"/>
          <w:sz w:val="21"/>
          <w:szCs w:val="21"/>
        </w:rPr>
        <w:t>に一致した。</w:t>
      </w:r>
    </w:p>
    <w:p w14:paraId="2C459F3C" w14:textId="133F5EEE"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100 kΩ </w:t>
      </w:r>
      <w:r w:rsidRPr="00650534">
        <w:rPr>
          <w:rFonts w:asciiTheme="minorEastAsia" w:eastAsiaTheme="minorEastAsia" w:hAnsiTheme="minorEastAsia" w:cs="ＭＳ 明朝" w:hint="eastAsia"/>
          <w:color w:val="000000" w:themeColor="text1"/>
          <w:sz w:val="21"/>
          <w:szCs w:val="21"/>
        </w:rPr>
        <w:t>直列による切片増加は，＋入力のバイアス電流</w:t>
      </w:r>
      <w:r w:rsidRPr="00650534">
        <w:rPr>
          <w:rFonts w:asciiTheme="minorEastAsia" w:eastAsiaTheme="minorEastAsia" w:hAnsiTheme="minorEastAsia" w:cs="Georgia"/>
          <w:color w:val="000000" w:themeColor="text1"/>
          <w:sz w:val="21"/>
          <w:szCs w:val="21"/>
        </w:rPr>
        <w:t xml:space="preserve"> </w:t>
      </w:r>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up>
            <m:r>
              <m:rPr>
                <m:sty m:val="p"/>
              </m:rPr>
              <w:rPr>
                <w:rFonts w:ascii="Cambria Math" w:eastAsiaTheme="minorEastAsia" w:hAnsi="Cambria Math"/>
                <w:color w:val="000000" w:themeColor="text1"/>
                <w:sz w:val="21"/>
                <w:szCs w:val="21"/>
              </w:rPr>
              <m:t>+</m:t>
            </m:r>
          </m:sup>
        </m:sSub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が信号源抵抗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に作る電圧に一致する。実測切片からの推定は次のとおりであり，典型的な</w:t>
      </w:r>
      <w:r w:rsidRPr="00650534">
        <w:rPr>
          <w:rFonts w:asciiTheme="minorEastAsia" w:eastAsiaTheme="minorEastAsia" w:hAnsiTheme="minorEastAsia" w:cs="Georgia"/>
          <w:color w:val="000000" w:themeColor="text1"/>
          <w:sz w:val="21"/>
          <w:szCs w:val="21"/>
        </w:rPr>
        <w:t xml:space="preserve"> nA </w:t>
      </w:r>
      <w:r w:rsidRPr="00650534">
        <w:rPr>
          <w:rFonts w:asciiTheme="minorEastAsia" w:eastAsiaTheme="minorEastAsia" w:hAnsiTheme="minorEastAsia" w:cs="ＭＳ 明朝" w:hint="eastAsia"/>
          <w:color w:val="000000" w:themeColor="text1"/>
          <w:sz w:val="21"/>
          <w:szCs w:val="21"/>
        </w:rPr>
        <w:t>級の値と整合する。</w:t>
      </w:r>
    </w:p>
    <w:p w14:paraId="05FA85CF" w14:textId="02F44DD4" w:rsidR="00040D5F" w:rsidRPr="00650534" w:rsidRDefault="00000000" w:rsidP="00040D5F">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up>
              <m:r>
                <m:rPr>
                  <m:sty m:val="p"/>
                </m:rPr>
                <w:rPr>
                  <w:rFonts w:ascii="Cambria Math" w:eastAsiaTheme="minorEastAsia" w:hAnsi="Cambria Math"/>
                  <w:color w:val="000000" w:themeColor="text1"/>
                  <w:sz w:val="21"/>
                  <w:szCs w:val="21"/>
                </w:rPr>
                <m:t>+</m:t>
              </m:r>
            </m:sup>
          </m:sSub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b</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num>
            <m:den>
              <m:r>
                <m:rPr>
                  <m:sty m:val="p"/>
                </m:rPr>
                <w:rPr>
                  <w:rFonts w:ascii="Cambria Math" w:eastAsiaTheme="minorEastAsia" w:hAnsi="Cambria Math"/>
                  <w:color w:val="000000" w:themeColor="text1"/>
                  <w:sz w:val="21"/>
                  <w:szCs w:val="21"/>
                </w:rPr>
                <m:t>100 000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nA</m:t>
          </m:r>
        </m:oMath>
      </m:oMathPara>
    </w:p>
    <w:p w14:paraId="76EC14D6" w14:textId="691ADDBD"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仮想短絡の妥当性は差動誤差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d</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で確認でき，表</w:t>
      </w:r>
      <w:r w:rsidRPr="00650534">
        <w:rPr>
          <w:rFonts w:asciiTheme="minorEastAsia" w:eastAsiaTheme="minorEastAsia" w:hAnsiTheme="minorEastAsia" w:cs="Georgia"/>
          <w:color w:val="000000" w:themeColor="text1"/>
          <w:sz w:val="21"/>
          <w:szCs w:val="21"/>
        </w:rPr>
        <w:t>16</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0 V </w:t>
      </w:r>
      <w:r w:rsidRPr="00650534">
        <w:rPr>
          <w:rFonts w:asciiTheme="minorEastAsia" w:eastAsiaTheme="minorEastAsia" w:hAnsiTheme="minorEastAsia" w:cs="ＭＳ 明朝" w:hint="eastAsia"/>
          <w:color w:val="000000" w:themeColor="text1"/>
          <w:sz w:val="21"/>
          <w:szCs w:val="21"/>
        </w:rPr>
        <w:t>行に対応する</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d</m:t>
            </m:r>
          </m:sub>
        </m:sSub>
        <m:r>
          <m:rPr>
            <m:sty m:val="p"/>
          </m:rPr>
          <w:rPr>
            <w:rFonts w:ascii="Cambria Math" w:eastAsiaTheme="minorEastAsia" w:hAnsi="Cambria Math"/>
            <w:color w:val="000000" w:themeColor="text1"/>
            <w:sz w:val="21"/>
            <w:szCs w:val="21"/>
          </w:rPr>
          <m:t>|≈0.63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ＭＳ 明朝" w:hint="eastAsia"/>
          <w:color w:val="000000" w:themeColor="text1"/>
          <w:sz w:val="21"/>
          <w:szCs w:val="21"/>
        </w:rPr>
        <w:t>，その他の点でも数</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以下に収まり，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が成り立っていた。</w:t>
      </w:r>
    </w:p>
    <w:p w14:paraId="59E85040" w14:textId="43972A8B"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負荷依存性から閉ループ出力抵抗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の上限を与える。無負荷と</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の系列差は全域で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程度であり，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のときの負荷電流</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≈10/750=13.3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を用いると</w:t>
      </w:r>
    </w:p>
    <w:p w14:paraId="405B807D" w14:textId="2A9FCE02" w:rsidR="00040D5F" w:rsidRPr="00650534" w:rsidRDefault="00000000" w:rsidP="00040D5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E</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L</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0.002</m:t>
              </m:r>
            </m:num>
            <m:den>
              <m:r>
                <m:rPr>
                  <m:sty m:val="p"/>
                </m:rPr>
                <w:rPr>
                  <w:rFonts w:ascii="Cambria Math" w:eastAsiaTheme="minorEastAsia" w:hAnsi="Cambria Math"/>
                  <w:color w:val="000000" w:themeColor="text1"/>
                  <w:sz w:val="21"/>
                  <w:szCs w:val="21"/>
                </w:rPr>
                <m:t>0.0133</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0.08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m:oMathPara>
    </w:p>
    <w:p w14:paraId="115D2211" w14:textId="77777777"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となる。傾きの差から評価しても</w:t>
      </w:r>
    </w:p>
    <w:p w14:paraId="3CF093CF" w14:textId="54BF0AE3" w:rsidR="00040D5F" w:rsidRPr="00650534" w:rsidRDefault="00000000" w:rsidP="00040D5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den>
              </m:f>
              <m:r>
                <m:rPr>
                  <m:sty m:val="p"/>
                </m:rPr>
                <w:rPr>
                  <w:rFonts w:ascii="Cambria Math" w:eastAsiaTheme="minorEastAsia" w:hAnsi="Cambria Math"/>
                  <w:color w:val="000000" w:themeColor="text1"/>
                  <w:sz w:val="21"/>
                  <w:szCs w:val="21"/>
                </w:rPr>
                <m:t>-1</m:t>
              </m:r>
            </m:e>
          </m:d>
        </m:oMath>
      </m:oMathPara>
    </w:p>
    <w:p w14:paraId="7463376D" w14:textId="67EF02FC"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L</m:t>
                </m:r>
              </m:sub>
            </m:sSub>
          </m:sub>
        </m:sSub>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≲0.0001×750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Ω≈0.075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と同程度の上限が得られる。両推定は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の範囲で一致し，強い負帰還によって出力インピーダンスが十分に低減していることを示す。</w:t>
      </w:r>
    </w:p>
    <w:p w14:paraId="1D523887" w14:textId="071CA818" w:rsidR="00040D5F" w:rsidRPr="00650534" w:rsidRDefault="00040D5F" w:rsidP="00040D5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w:t>
      </w:r>
      <w:r w:rsidRPr="00650534">
        <w:rPr>
          <w:rFonts w:asciiTheme="minorEastAsia" w:eastAsiaTheme="minorEastAsia" w:hAnsiTheme="minorEastAsia" w:cs="Georgia"/>
          <w:color w:val="000000" w:themeColor="text1"/>
          <w:sz w:val="21"/>
          <w:szCs w:val="21"/>
        </w:rPr>
        <w:t xml:space="preserve">100 kΩ </w:t>
      </w:r>
      <w:r w:rsidRPr="00650534">
        <w:rPr>
          <w:rFonts w:asciiTheme="minorEastAsia" w:eastAsiaTheme="minorEastAsia" w:hAnsiTheme="minorEastAsia" w:cs="ＭＳ 明朝" w:hint="eastAsia"/>
          <w:color w:val="000000" w:themeColor="text1"/>
          <w:sz w:val="21"/>
          <w:szCs w:val="21"/>
        </w:rPr>
        <w:t>直列は利得には影響せず，入力バイアス電流により</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のオフセットを付加した。一方で</w:t>
      </w:r>
      <w:r w:rsidRPr="00650534">
        <w:rPr>
          <w:rFonts w:asciiTheme="minorEastAsia" w:eastAsiaTheme="minorEastAsia" w:hAnsiTheme="minorEastAsia" w:cs="Georgia"/>
          <w:color w:val="000000" w:themeColor="text1"/>
          <w:sz w:val="21"/>
          <w:szCs w:val="21"/>
        </w:rPr>
        <w:t xml:space="preserve"> 750 Ω </w:t>
      </w:r>
      <w:r w:rsidRPr="00650534">
        <w:rPr>
          <w:rFonts w:asciiTheme="minorEastAsia" w:eastAsiaTheme="minorEastAsia" w:hAnsiTheme="minorEastAsia" w:cs="ＭＳ 明朝" w:hint="eastAsia"/>
          <w:color w:val="000000" w:themeColor="text1"/>
          <w:sz w:val="21"/>
          <w:szCs w:val="21"/>
        </w:rPr>
        <w:t>の重負荷を加えても傾きの劣化は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と極小であり，出力インピーダンスの上限は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前後と評価できた。</w:t>
      </w:r>
    </w:p>
    <w:p w14:paraId="6C30AB39" w14:textId="77777777" w:rsidR="00040D5F" w:rsidRPr="00650534" w:rsidRDefault="00040D5F" w:rsidP="00040D5F">
      <w:pPr>
        <w:rPr>
          <w:rFonts w:asciiTheme="minorEastAsia" w:eastAsiaTheme="minorEastAsia" w:hAnsiTheme="minorEastAsia"/>
          <w:color w:val="000000" w:themeColor="text1"/>
          <w:sz w:val="21"/>
          <w:szCs w:val="21"/>
        </w:rPr>
      </w:pPr>
    </w:p>
    <w:p w14:paraId="3577348B" w14:textId="4D9AA5FA" w:rsidR="00DA55F4" w:rsidRPr="00650534" w:rsidRDefault="00DA55F4" w:rsidP="00DA55F4">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(2-2) </w:t>
      </w:r>
      <w:r w:rsidR="009A0BB6" w:rsidRPr="00650534">
        <w:rPr>
          <w:rFonts w:asciiTheme="minorEastAsia" w:eastAsiaTheme="minorEastAsia" w:hAnsiTheme="minorEastAsia"/>
          <w:color w:val="000000" w:themeColor="text1"/>
          <w:sz w:val="21"/>
          <w:szCs w:val="21"/>
        </w:rPr>
        <w:t>これらの結果からOPアンプの入力インピーダンスを概算した</w:t>
      </w:r>
      <w:r w:rsidRPr="00650534">
        <w:rPr>
          <w:rFonts w:asciiTheme="minorEastAsia" w:eastAsiaTheme="minorEastAsia" w:hAnsiTheme="minorEastAsia"/>
          <w:color w:val="000000" w:themeColor="text1"/>
          <w:sz w:val="21"/>
          <w:szCs w:val="21"/>
        </w:rPr>
        <w:t>。</w:t>
      </w:r>
    </w:p>
    <w:p w14:paraId="1572D1DB" w14:textId="77777777" w:rsidR="00882D30" w:rsidRPr="00650534" w:rsidRDefault="00882D30" w:rsidP="00882D3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100 kΩ </w:t>
      </w:r>
      <w:r w:rsidRPr="00650534">
        <w:rPr>
          <w:rFonts w:asciiTheme="minorEastAsia" w:eastAsiaTheme="minorEastAsia" w:hAnsiTheme="minorEastAsia" w:cs="ＭＳ 明朝" w:hint="eastAsia"/>
          <w:color w:val="000000" w:themeColor="text1"/>
          <w:sz w:val="21"/>
          <w:szCs w:val="21"/>
        </w:rPr>
        <w:t>を直列に入れたボルテージフォロワから入力インピーダンスを分圧モデルで概算する。フォロワの傾き</w:t>
      </w:r>
      <w:r w:rsidRPr="00650534">
        <w:rPr>
          <w:rFonts w:asciiTheme="minorEastAsia" w:eastAsiaTheme="minorEastAsia" w:hAnsiTheme="minorEastAsia" w:cs="Georgia"/>
          <w:color w:val="000000" w:themeColor="text1"/>
          <w:sz w:val="21"/>
          <w:szCs w:val="21"/>
        </w:rPr>
        <w:t xml:space="preserve"> a </w:t>
      </w:r>
      <w:r w:rsidRPr="00650534">
        <w:rPr>
          <w:rFonts w:asciiTheme="minorEastAsia" w:eastAsiaTheme="minorEastAsia" w:hAnsiTheme="minorEastAsia" w:cs="ＭＳ 明朝" w:hint="eastAsia"/>
          <w:color w:val="000000" w:themeColor="text1"/>
          <w:sz w:val="21"/>
          <w:szCs w:val="21"/>
        </w:rPr>
        <w:t>は直列抵抗</w:t>
      </w:r>
      <w:r w:rsidRPr="00650534">
        <w:rPr>
          <w:rFonts w:asciiTheme="minorEastAsia" w:eastAsiaTheme="minorEastAsia" w:hAnsiTheme="minorEastAsia" w:cs="Georgia"/>
          <w:color w:val="000000" w:themeColor="text1"/>
          <w:sz w:val="21"/>
          <w:szCs w:val="21"/>
        </w:rPr>
        <w:t xml:space="preserve"> Rs </w:t>
      </w:r>
      <w:r w:rsidRPr="00650534">
        <w:rPr>
          <w:rFonts w:asciiTheme="minorEastAsia" w:eastAsiaTheme="minorEastAsia" w:hAnsiTheme="minorEastAsia" w:cs="ＭＳ 明朝" w:hint="eastAsia"/>
          <w:color w:val="000000" w:themeColor="text1"/>
          <w:sz w:val="21"/>
          <w:szCs w:val="21"/>
        </w:rPr>
        <w:t>と入力インピーダンス</w:t>
      </w:r>
      <w:r w:rsidRPr="00650534">
        <w:rPr>
          <w:rFonts w:asciiTheme="minorEastAsia" w:eastAsiaTheme="minorEastAsia" w:hAnsiTheme="minorEastAsia" w:cs="Georgia"/>
          <w:color w:val="000000" w:themeColor="text1"/>
          <w:sz w:val="21"/>
          <w:szCs w:val="21"/>
        </w:rPr>
        <w:t xml:space="preserve"> Zin </w:t>
      </w:r>
      <w:r w:rsidRPr="00650534">
        <w:rPr>
          <w:rFonts w:asciiTheme="minorEastAsia" w:eastAsiaTheme="minorEastAsia" w:hAnsiTheme="minorEastAsia" w:cs="ＭＳ 明朝" w:hint="eastAsia"/>
          <w:color w:val="000000" w:themeColor="text1"/>
          <w:sz w:val="21"/>
          <w:szCs w:val="21"/>
        </w:rPr>
        <w:t>の分圧で与えられる。</w:t>
      </w:r>
    </w:p>
    <w:p w14:paraId="70E97B53" w14:textId="68C47519" w:rsidR="00882D30" w:rsidRPr="00650534" w:rsidRDefault="00FF226B" w:rsidP="00882D30">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m:rPr>
                      <m:sty m:val="p"/>
                    </m:rP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den>
          </m:f>
        </m:oMath>
      </m:oMathPara>
    </w:p>
    <w:p w14:paraId="482D04E8" w14:textId="77777777" w:rsidR="00882D30" w:rsidRPr="00650534" w:rsidRDefault="00882D30" w:rsidP="00882D3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w:t>
      </w:r>
      <w:r w:rsidRPr="00650534">
        <w:rPr>
          <w:rFonts w:asciiTheme="minorEastAsia" w:eastAsiaTheme="minorEastAsia" w:hAnsiTheme="minorEastAsia" w:cs="Georgia"/>
          <w:color w:val="000000" w:themeColor="text1"/>
          <w:sz w:val="21"/>
          <w:szCs w:val="21"/>
        </w:rPr>
        <w:t xml:space="preserve"> Zin </w:t>
      </w:r>
      <w:r w:rsidRPr="00650534">
        <w:rPr>
          <w:rFonts w:asciiTheme="minorEastAsia" w:eastAsiaTheme="minorEastAsia" w:hAnsiTheme="minorEastAsia" w:cs="ＭＳ 明朝" w:hint="eastAsia"/>
          <w:color w:val="000000" w:themeColor="text1"/>
          <w:sz w:val="21"/>
          <w:szCs w:val="21"/>
        </w:rPr>
        <w:t>は次式で求まる。</w:t>
      </w:r>
    </w:p>
    <w:p w14:paraId="02220563" w14:textId="042BF0D8" w:rsidR="00882D30" w:rsidRPr="00650534" w:rsidRDefault="00000000" w:rsidP="00882D30">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a</m:t>
              </m:r>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a</m:t>
              </m:r>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oMath>
      </m:oMathPara>
    </w:p>
    <w:p w14:paraId="6E3556EB" w14:textId="27D44A99" w:rsidR="00882D30" w:rsidRPr="00650534" w:rsidRDefault="00882D30" w:rsidP="00882D3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r>
          <m:rPr>
            <m:sty m:val="p"/>
          </m:rPr>
          <w:rPr>
            <w:rFonts w:ascii="Cambria Math" w:eastAsiaTheme="minorEastAsia" w:hAnsi="Cambria Math"/>
            <w:color w:val="000000" w:themeColor="text1"/>
            <w:sz w:val="21"/>
            <w:szCs w:val="21"/>
          </w:rPr>
          <m:t>=100 kΩ</m:t>
        </m:r>
      </m:oMath>
      <w:r w:rsidRPr="00650534">
        <w:rPr>
          <w:rFonts w:asciiTheme="minorEastAsia" w:eastAsiaTheme="minorEastAsia" w:hAnsiTheme="minorEastAsia" w:cs="ＭＳ 明朝" w:hint="eastAsia"/>
          <w:color w:val="000000" w:themeColor="text1"/>
          <w:sz w:val="21"/>
          <w:szCs w:val="21"/>
        </w:rPr>
        <w:t>，傾きは無負荷・</w:t>
      </w:r>
      <w:r w:rsidRPr="00650534">
        <w:rPr>
          <w:rFonts w:asciiTheme="minorEastAsia" w:eastAsiaTheme="minorEastAsia" w:hAnsiTheme="minorEastAsia" w:cs="Georgia"/>
          <w:color w:val="000000" w:themeColor="text1"/>
          <w:sz w:val="21"/>
          <w:szCs w:val="21"/>
        </w:rPr>
        <w:t xml:space="preserve">750 </w:t>
      </w:r>
      <m:oMath>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負荷とも</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≃0.9999</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1.0000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であった。代表として</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=0.9999</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を代入すると</w:t>
      </w:r>
    </w:p>
    <w:p w14:paraId="0F5458CE" w14:textId="1CF76CCA" w:rsidR="00882D30" w:rsidRPr="00650534" w:rsidRDefault="00000000" w:rsidP="00882D30">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0.9999</m:t>
              </m:r>
            </m:num>
            <m:den>
              <m:r>
                <m:rPr>
                  <m:sty m:val="p"/>
                </m:rPr>
                <w:rPr>
                  <w:rFonts w:ascii="Cambria Math" w:eastAsiaTheme="minorEastAsia" w:hAnsi="Cambria Math"/>
                  <w:color w:val="000000" w:themeColor="text1"/>
                  <w:sz w:val="21"/>
                  <w:szCs w:val="21"/>
                </w:rPr>
                <m:t>1-0.9999</m:t>
              </m:r>
            </m:den>
          </m:f>
          <m:r>
            <m:rPr>
              <m:sty m:val="p"/>
            </m:rPr>
            <w:rPr>
              <w:rFonts w:ascii="Cambria Math" w:eastAsiaTheme="minorEastAsia" w:hAnsi="Cambria Math"/>
              <w:color w:val="000000" w:themeColor="text1"/>
              <w:sz w:val="21"/>
              <w:szCs w:val="21"/>
            </w:rPr>
            <m:t>×100 kΩ≈1.0×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9</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GΩ</m:t>
          </m:r>
        </m:oMath>
      </m:oMathPara>
    </w:p>
    <w:p w14:paraId="31DFA2BD" w14:textId="4998C8D7" w:rsidR="00882D30" w:rsidRPr="00650534" w:rsidRDefault="00882D30" w:rsidP="00882D3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無負荷での分解能上</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≃1.0000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からも</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GΩ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の下限が得られる。直列</w:t>
      </w:r>
      <w:r w:rsidRPr="00650534">
        <w:rPr>
          <w:rFonts w:asciiTheme="minorEastAsia" w:eastAsiaTheme="minorEastAsia" w:hAnsiTheme="minorEastAsia" w:cs="Georgia"/>
          <w:color w:val="000000" w:themeColor="text1"/>
          <w:sz w:val="21"/>
          <w:szCs w:val="21"/>
        </w:rPr>
        <w:t xml:space="preserve"> 100 kΩ </w:t>
      </w:r>
      <w:r w:rsidRPr="00650534">
        <w:rPr>
          <w:rFonts w:asciiTheme="minorEastAsia" w:eastAsiaTheme="minorEastAsia" w:hAnsiTheme="minorEastAsia" w:cs="ＭＳ 明朝" w:hint="eastAsia"/>
          <w:color w:val="000000" w:themeColor="text1"/>
          <w:sz w:val="21"/>
          <w:szCs w:val="21"/>
        </w:rPr>
        <w:t>で生じた切片は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であり，これは＋入力のバイアス電流</w:t>
      </w:r>
      <w:r w:rsidRPr="00650534">
        <w:rPr>
          <w:rFonts w:asciiTheme="minorEastAsia" w:eastAsiaTheme="minorEastAsia" w:hAnsiTheme="minorEastAsia" w:cs="Georgia"/>
          <w:color w:val="000000" w:themeColor="text1"/>
          <w:sz w:val="21"/>
          <w:szCs w:val="21"/>
        </w:rPr>
        <w:t xml:space="preserve"> </w:t>
      </w:r>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up>
            <m:r>
              <m:rPr>
                <m:sty m:val="p"/>
              </m:rPr>
              <w:rPr>
                <w:rFonts w:ascii="Cambria Math" w:eastAsiaTheme="minorEastAsia" w:hAnsi="Cambria Math"/>
                <w:color w:val="000000" w:themeColor="text1"/>
                <w:sz w:val="21"/>
                <w:szCs w:val="21"/>
              </w:rPr>
              <m:t>+</m:t>
            </m:r>
          </m:sup>
        </m:sSub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Rs </w:t>
      </w:r>
      <w:r w:rsidRPr="00650534">
        <w:rPr>
          <w:rFonts w:asciiTheme="minorEastAsia" w:eastAsiaTheme="minorEastAsia" w:hAnsiTheme="minorEastAsia" w:cs="ＭＳ 明朝" w:hint="eastAsia"/>
          <w:color w:val="000000" w:themeColor="text1"/>
          <w:sz w:val="21"/>
          <w:szCs w:val="21"/>
        </w:rPr>
        <w:t>に作る電圧として説明できる。</w:t>
      </w:r>
    </w:p>
    <w:p w14:paraId="6B730692" w14:textId="7D3E1346" w:rsidR="00882D30" w:rsidRPr="00650534" w:rsidRDefault="00000000" w:rsidP="00882D30">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up>
              <m:r>
                <m:rPr>
                  <m:sty m:val="p"/>
                </m:rPr>
                <w:rPr>
                  <w:rFonts w:ascii="Cambria Math" w:eastAsiaTheme="minorEastAsia" w:hAnsi="Cambria Math"/>
                  <w:color w:val="000000" w:themeColor="text1"/>
                  <w:sz w:val="21"/>
                  <w:szCs w:val="21"/>
                </w:rPr>
                <m:t>+</m:t>
              </m:r>
            </m:sup>
          </m:sSubSup>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b</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0.000626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num>
            <m:den>
              <m:r>
                <m:rPr>
                  <m:sty m:val="p"/>
                </m:rPr>
                <w:rPr>
                  <w:rFonts w:ascii="Cambria Math" w:eastAsiaTheme="minorEastAsia" w:hAnsi="Cambria Math"/>
                  <w:color w:val="000000" w:themeColor="text1"/>
                  <w:sz w:val="21"/>
                  <w:szCs w:val="21"/>
                </w:rPr>
                <m:t>100 000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den>
          </m:f>
          <m:r>
            <m:rPr>
              <m:sty m:val="p"/>
            </m:rPr>
            <w:rPr>
              <w:rFonts w:ascii="Cambria Math" w:eastAsiaTheme="minorEastAsia" w:hAnsi="Cambria Math"/>
              <w:color w:val="000000" w:themeColor="text1"/>
              <w:sz w:val="21"/>
              <w:szCs w:val="21"/>
            </w:rPr>
            <m:t>≈6.3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nA</m:t>
          </m:r>
        </m:oMath>
      </m:oMathPara>
    </w:p>
    <w:p w14:paraId="36D00E0B" w14:textId="6BAB05A7" w:rsidR="00882D30" w:rsidRPr="00650534" w:rsidRDefault="00882D30" w:rsidP="00882D3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以上より，本</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アンプの直流入力インピーダンスは少なくとも</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GΩ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級で，対応する入力バイアス電流は数</w:t>
      </w:r>
      <w:r w:rsidRPr="00650534">
        <w:rPr>
          <w:rFonts w:asciiTheme="minorEastAsia" w:eastAsiaTheme="minorEastAsia" w:hAnsiTheme="minorEastAsia" w:cs="Georgia"/>
          <w:color w:val="000000" w:themeColor="text1"/>
          <w:sz w:val="21"/>
          <w:szCs w:val="21"/>
        </w:rPr>
        <w:t xml:space="preserve"> nA </w:t>
      </w:r>
      <w:r w:rsidRPr="00650534">
        <w:rPr>
          <w:rFonts w:asciiTheme="minorEastAsia" w:eastAsiaTheme="minorEastAsia" w:hAnsiTheme="minorEastAsia" w:cs="ＭＳ 明朝" w:hint="eastAsia"/>
          <w:color w:val="000000" w:themeColor="text1"/>
          <w:sz w:val="21"/>
          <w:szCs w:val="21"/>
        </w:rPr>
        <w:t>級と一致する。誤差は主に</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の有効桁（端点電圧の</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分解能に起因）と</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s</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の公差，熱起電力，</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のドリフトに支配されるが，</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GΩ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の結論は堅い。</w:t>
      </w:r>
    </w:p>
    <w:p w14:paraId="34FAF226" w14:textId="77777777" w:rsidR="00FB4CE2" w:rsidRPr="00650534" w:rsidRDefault="00FB4CE2" w:rsidP="00DA55F4">
      <w:pPr>
        <w:pStyle w:val="Web"/>
        <w:rPr>
          <w:rFonts w:asciiTheme="minorEastAsia" w:eastAsiaTheme="minorEastAsia" w:hAnsiTheme="minorEastAsia"/>
          <w:color w:val="000000" w:themeColor="text1"/>
          <w:sz w:val="21"/>
          <w:szCs w:val="21"/>
        </w:rPr>
      </w:pPr>
    </w:p>
    <w:p w14:paraId="0D2A4A96" w14:textId="1DBAE970" w:rsidR="00FB4CE2" w:rsidRPr="00F61395" w:rsidRDefault="000A5023" w:rsidP="00206D3D">
      <w:pPr>
        <w:keepNext/>
        <w:rPr>
          <w:rFonts w:asciiTheme="minorEastAsia" w:eastAsiaTheme="minorEastAsia" w:hAnsiTheme="minorEastAsia"/>
          <w:color w:val="000000" w:themeColor="text1"/>
          <w:sz w:val="26"/>
          <w:szCs w:val="26"/>
        </w:rPr>
      </w:pPr>
      <w:r w:rsidRPr="00F61395">
        <w:rPr>
          <w:rFonts w:asciiTheme="minorEastAsia" w:eastAsiaTheme="minorEastAsia" w:hAnsiTheme="minorEastAsia"/>
          <w:color w:val="000000" w:themeColor="text1"/>
          <w:sz w:val="26"/>
          <w:szCs w:val="26"/>
        </w:rPr>
        <w:t>1-2-4 加算回路</w:t>
      </w:r>
    </w:p>
    <w:p w14:paraId="26CC5B3F" w14:textId="56075E17" w:rsidR="00FB4CE2" w:rsidRPr="00650534" w:rsidRDefault="00FB4CE2" w:rsidP="00FB4CE2">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w:t>
      </w:r>
      <w:r w:rsidRPr="00650534">
        <w:rPr>
          <w:rFonts w:asciiTheme="minorEastAsia" w:eastAsiaTheme="minorEastAsia" w:hAnsiTheme="minorEastAsia"/>
          <w:color w:val="000000" w:themeColor="text1"/>
          <w:sz w:val="21"/>
          <w:szCs w:val="21"/>
        </w:rPr>
        <w:t>22</w:t>
      </w:r>
      <w:r w:rsidRPr="00650534">
        <w:rPr>
          <w:rFonts w:asciiTheme="minorEastAsia" w:eastAsiaTheme="minorEastAsia" w:hAnsiTheme="minorEastAsia" w:hint="eastAsia"/>
          <w:color w:val="000000" w:themeColor="text1"/>
          <w:sz w:val="21"/>
          <w:szCs w:val="21"/>
        </w:rPr>
        <w:t>の加算回路を制作した。</w:t>
      </w:r>
    </w:p>
    <w:p w14:paraId="6C8C504E" w14:textId="322230FC" w:rsidR="00206D3D" w:rsidRPr="00650534" w:rsidRDefault="00206D3D" w:rsidP="00206D3D">
      <w:pPr>
        <w:keepNext/>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20D7DA9D" wp14:editId="6DD51873">
            <wp:extent cx="5731510" cy="3032125"/>
            <wp:effectExtent l="0" t="0" r="0" b="3175"/>
            <wp:docPr id="589873484" name="図 7"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3484" name="図 7" descr="ダイアグラム&#10;&#10;AI 生成コンテンツは誤りを含む可能性があります。"/>
                    <pic:cNvPicPr/>
                  </pic:nvPicPr>
                  <pic:blipFill>
                    <a:blip r:embed="rId30"/>
                    <a:stretch>
                      <a:fillRect/>
                    </a:stretch>
                  </pic:blipFill>
                  <pic:spPr>
                    <a:xfrm>
                      <a:off x="0" y="0"/>
                      <a:ext cx="5731510" cy="3032125"/>
                    </a:xfrm>
                    <a:prstGeom prst="rect">
                      <a:avLst/>
                    </a:prstGeom>
                  </pic:spPr>
                </pic:pic>
              </a:graphicData>
            </a:graphic>
          </wp:inline>
        </w:drawing>
      </w:r>
    </w:p>
    <w:p w14:paraId="3D650A96" w14:textId="7B615CD2" w:rsidR="000A5023"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22</w:t>
      </w:r>
      <w:r w:rsidRPr="00650534">
        <w:rPr>
          <w:rFonts w:asciiTheme="minorEastAsia" w:eastAsiaTheme="minorEastAsia" w:hAnsiTheme="minorEastAsia"/>
          <w:b w:val="0"/>
          <w:bCs w:val="0"/>
          <w:color w:val="000000" w:themeColor="text1"/>
          <w:sz w:val="21"/>
          <w:szCs w:val="21"/>
        </w:rPr>
        <w:fldChar w:fldCharType="end"/>
      </w:r>
      <w:r w:rsidR="00FB4CE2" w:rsidRPr="00650534">
        <w:rPr>
          <w:rFonts w:asciiTheme="minorEastAsia" w:eastAsiaTheme="minorEastAsia" w:hAnsiTheme="minorEastAsia" w:hint="eastAsia"/>
          <w:b w:val="0"/>
          <w:bCs w:val="0"/>
          <w:color w:val="000000" w:themeColor="text1"/>
          <w:sz w:val="21"/>
          <w:szCs w:val="21"/>
        </w:rPr>
        <w:t>加算回路</w:t>
      </w:r>
      <w:r w:rsidR="007442B3">
        <w:rPr>
          <w:rFonts w:asciiTheme="minorEastAsia" w:eastAsiaTheme="minorEastAsia" w:hAnsiTheme="minorEastAsia"/>
          <w:b w:val="0"/>
          <w:bCs w:val="0"/>
          <w:color w:val="000000" w:themeColor="text1"/>
          <w:sz w:val="21"/>
          <w:szCs w:val="21"/>
        </w:rPr>
        <w:t>[1]</w:t>
      </w:r>
    </w:p>
    <w:p w14:paraId="3A059F65" w14:textId="02FF9D36" w:rsidR="00DA55F4" w:rsidRPr="00650534" w:rsidRDefault="0003323D" w:rsidP="00DA55F4">
      <w:pPr>
        <w:pStyle w:val="Web"/>
        <w:numPr>
          <w:ilvl w:val="1"/>
          <w:numId w:val="14"/>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無負荷状態で、二つの入力端子Eb1とEb2のうち一方の電圧を固定し、もう一方を−5〜＋5 Vで変化させて入出力関係を測定し、両方の固定条件についてグラフを作成した</w:t>
      </w:r>
      <w:r w:rsidR="00DA55F4" w:rsidRPr="00650534">
        <w:rPr>
          <w:rFonts w:asciiTheme="minorEastAsia" w:eastAsiaTheme="minorEastAsia" w:hAnsiTheme="minorEastAsia"/>
          <w:color w:val="000000" w:themeColor="text1"/>
          <w:sz w:val="21"/>
          <w:szCs w:val="21"/>
        </w:rPr>
        <w:t>。</w:t>
      </w:r>
    </w:p>
    <w:p w14:paraId="0C2A0E92" w14:textId="6859969E" w:rsidR="004D49B3" w:rsidRPr="00650534" w:rsidRDefault="004D49B3">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4FF42801" w14:textId="77777777" w:rsidR="00831D94" w:rsidRPr="00650534" w:rsidRDefault="00831D94" w:rsidP="00831D94">
      <w:pPr>
        <w:pStyle w:val="Web"/>
        <w:ind w:left="720"/>
        <w:jc w:val="center"/>
        <w:rPr>
          <w:rFonts w:asciiTheme="minorEastAsia" w:eastAsiaTheme="minorEastAsia" w:hAnsiTheme="minorEastAsia"/>
          <w:color w:val="000000" w:themeColor="text1"/>
          <w:sz w:val="21"/>
          <w:szCs w:val="21"/>
        </w:rPr>
      </w:pPr>
    </w:p>
    <w:p w14:paraId="374B214B" w14:textId="0A7F8239" w:rsidR="00DA55F4" w:rsidRPr="00650534" w:rsidRDefault="00DA55F4"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18</w:t>
      </w:r>
      <w:r w:rsidRPr="00650534">
        <w:rPr>
          <w:rFonts w:asciiTheme="minorEastAsia" w:eastAsiaTheme="minorEastAsia" w:hAnsiTheme="minorEastAsia"/>
          <w:b w:val="0"/>
          <w:bCs w:val="0"/>
          <w:color w:val="000000" w:themeColor="text1"/>
          <w:sz w:val="21"/>
          <w:szCs w:val="21"/>
        </w:rPr>
        <w:fldChar w:fldCharType="end"/>
      </w:r>
      <w:r w:rsidR="00065B09" w:rsidRPr="00650534">
        <w:rPr>
          <w:rFonts w:asciiTheme="minorEastAsia" w:eastAsiaTheme="minorEastAsia" w:hAnsiTheme="minorEastAsia" w:hint="eastAsia"/>
          <w:b w:val="0"/>
          <w:bCs w:val="0"/>
          <w:color w:val="000000" w:themeColor="text1"/>
          <w:sz w:val="21"/>
          <w:szCs w:val="21"/>
        </w:rPr>
        <w:t>加算回路の</w:t>
      </w:r>
      <w:r w:rsidR="00065B09" w:rsidRPr="00650534">
        <w:rPr>
          <w:rFonts w:asciiTheme="minorEastAsia" w:eastAsiaTheme="minorEastAsia" w:hAnsiTheme="minorEastAsia"/>
          <w:b w:val="0"/>
          <w:bCs w:val="0"/>
          <w:color w:val="000000" w:themeColor="text1"/>
          <w:sz w:val="21"/>
          <w:szCs w:val="21"/>
        </w:rPr>
        <w:t>入力電圧と出力電圧の関係(</w:t>
      </w:r>
      <w:r w:rsidR="00631E60" w:rsidRPr="00650534">
        <w:rPr>
          <w:rFonts w:asciiTheme="minorEastAsia" w:eastAsiaTheme="minorEastAsia" w:hAnsiTheme="minorEastAsia"/>
          <w:b w:val="0"/>
          <w:bCs w:val="0"/>
          <w:color w:val="000000" w:themeColor="text1"/>
          <w:sz w:val="21"/>
          <w:szCs w:val="21"/>
        </w:rPr>
        <w:t>E</w:t>
      </w:r>
      <w:r w:rsidR="008A4311" w:rsidRPr="00650534">
        <w:rPr>
          <w:rFonts w:asciiTheme="minorEastAsia" w:eastAsiaTheme="minorEastAsia" w:hAnsiTheme="minorEastAsia"/>
          <w:b w:val="0"/>
          <w:bCs w:val="0"/>
          <w:color w:val="000000" w:themeColor="text1"/>
          <w:sz w:val="21"/>
          <w:szCs w:val="21"/>
        </w:rPr>
        <w:t>b1</w:t>
      </w:r>
      <w:r w:rsidR="00631E60" w:rsidRPr="00650534">
        <w:rPr>
          <w:rFonts w:asciiTheme="minorEastAsia" w:eastAsiaTheme="minorEastAsia" w:hAnsiTheme="minorEastAsia"/>
          <w:b w:val="0"/>
          <w:bCs w:val="0"/>
          <w:color w:val="000000" w:themeColor="text1"/>
          <w:sz w:val="21"/>
          <w:szCs w:val="21"/>
        </w:rPr>
        <w:t>=5</w:t>
      </w:r>
      <w:r w:rsidR="00065B09" w:rsidRPr="00650534">
        <w:rPr>
          <w:rFonts w:asciiTheme="minorEastAsia" w:eastAsiaTheme="minorEastAsia" w:hAnsiTheme="minorEastAsia"/>
          <w:b w:val="0"/>
          <w:bCs w:val="0"/>
          <w:color w:val="000000" w:themeColor="text1"/>
          <w:sz w:val="21"/>
          <w:szCs w:val="21"/>
        </w:rPr>
        <w:t>)</w:t>
      </w:r>
    </w:p>
    <w:tbl>
      <w:tblPr>
        <w:tblW w:w="8220"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gridCol w:w="3360"/>
        <w:gridCol w:w="1620"/>
      </w:tblGrid>
      <w:tr w:rsidR="00650534" w:rsidRPr="00650534" w14:paraId="3D1CD79E" w14:textId="77777777" w:rsidTr="00296EEF">
        <w:trPr>
          <w:trHeight w:val="440"/>
        </w:trPr>
        <w:tc>
          <w:tcPr>
            <w:tcW w:w="1620" w:type="dxa"/>
            <w:noWrap/>
            <w:tcMar>
              <w:top w:w="15" w:type="dxa"/>
              <w:left w:w="15" w:type="dxa"/>
              <w:bottom w:w="0" w:type="dxa"/>
              <w:right w:w="15" w:type="dxa"/>
            </w:tcMar>
            <w:vAlign w:val="center"/>
            <w:hideMark/>
          </w:tcPr>
          <w:p w14:paraId="51BC782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E</w:t>
            </w:r>
            <w:r w:rsidRPr="00650534">
              <w:rPr>
                <w:rFonts w:asciiTheme="minorEastAsia" w:eastAsiaTheme="minorEastAsia" w:hAnsiTheme="minorEastAsia" w:hint="eastAsia"/>
                <w:color w:val="000000" w:themeColor="text1"/>
                <w:sz w:val="21"/>
                <w:szCs w:val="21"/>
                <w:vertAlign w:val="subscript"/>
              </w:rPr>
              <w:t>b2</w:t>
            </w:r>
            <w:r w:rsidRPr="00650534">
              <w:rPr>
                <w:rFonts w:asciiTheme="minorEastAsia" w:eastAsiaTheme="minorEastAsia" w:hAnsiTheme="minorEastAsia" w:hint="eastAsia"/>
                <w:color w:val="000000" w:themeColor="text1"/>
                <w:sz w:val="21"/>
                <w:szCs w:val="21"/>
              </w:rPr>
              <w:t>[V]</w:t>
            </w:r>
          </w:p>
        </w:tc>
        <w:tc>
          <w:tcPr>
            <w:tcW w:w="1620" w:type="dxa"/>
            <w:noWrap/>
            <w:tcMar>
              <w:top w:w="15" w:type="dxa"/>
              <w:left w:w="15" w:type="dxa"/>
              <w:bottom w:w="0" w:type="dxa"/>
              <w:right w:w="15" w:type="dxa"/>
            </w:tcMar>
            <w:vAlign w:val="center"/>
            <w:hideMark/>
          </w:tcPr>
          <w:p w14:paraId="465B5DAB"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3360" w:type="dxa"/>
            <w:noWrap/>
            <w:tcMar>
              <w:top w:w="15" w:type="dxa"/>
              <w:left w:w="15" w:type="dxa"/>
              <w:bottom w:w="0" w:type="dxa"/>
              <w:right w:w="15" w:type="dxa"/>
            </w:tcMar>
            <w:vAlign w:val="center"/>
            <w:hideMark/>
          </w:tcPr>
          <w:p w14:paraId="3A25449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620" w:type="dxa"/>
            <w:noWrap/>
            <w:tcMar>
              <w:top w:w="15" w:type="dxa"/>
              <w:left w:w="15" w:type="dxa"/>
              <w:bottom w:w="0" w:type="dxa"/>
              <w:right w:w="15" w:type="dxa"/>
            </w:tcMar>
            <w:vAlign w:val="center"/>
            <w:hideMark/>
          </w:tcPr>
          <w:p w14:paraId="42C5E632"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730171E4" w14:textId="77777777" w:rsidTr="00296EEF">
        <w:trPr>
          <w:trHeight w:val="440"/>
        </w:trPr>
        <w:tc>
          <w:tcPr>
            <w:tcW w:w="0" w:type="auto"/>
            <w:noWrap/>
            <w:tcMar>
              <w:top w:w="15" w:type="dxa"/>
              <w:left w:w="15" w:type="dxa"/>
              <w:bottom w:w="0" w:type="dxa"/>
              <w:right w:w="15" w:type="dxa"/>
            </w:tcMar>
            <w:vAlign w:val="center"/>
            <w:hideMark/>
          </w:tcPr>
          <w:p w14:paraId="16889ED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124375A8"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-7.876</w:t>
            </w:r>
          </w:p>
        </w:tc>
        <w:tc>
          <w:tcPr>
            <w:tcW w:w="0" w:type="auto"/>
            <w:noWrap/>
            <w:tcMar>
              <w:top w:w="15" w:type="dxa"/>
              <w:left w:w="15" w:type="dxa"/>
              <w:bottom w:w="0" w:type="dxa"/>
              <w:right w:w="15" w:type="dxa"/>
            </w:tcMar>
            <w:vAlign w:val="center"/>
            <w:hideMark/>
          </w:tcPr>
          <w:p w14:paraId="41055AB0"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#REF!</w:t>
            </w:r>
          </w:p>
        </w:tc>
        <w:tc>
          <w:tcPr>
            <w:tcW w:w="0" w:type="auto"/>
            <w:noWrap/>
            <w:tcMar>
              <w:top w:w="15" w:type="dxa"/>
              <w:left w:w="15" w:type="dxa"/>
              <w:bottom w:w="0" w:type="dxa"/>
              <w:right w:w="15" w:type="dxa"/>
            </w:tcMar>
            <w:vAlign w:val="center"/>
            <w:hideMark/>
          </w:tcPr>
          <w:p w14:paraId="0574F5A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0322345" w14:textId="77777777" w:rsidTr="00296EEF">
        <w:trPr>
          <w:trHeight w:val="400"/>
        </w:trPr>
        <w:tc>
          <w:tcPr>
            <w:tcW w:w="0" w:type="auto"/>
            <w:noWrap/>
            <w:tcMar>
              <w:top w:w="15" w:type="dxa"/>
              <w:left w:w="15" w:type="dxa"/>
              <w:bottom w:w="0" w:type="dxa"/>
              <w:right w:w="15" w:type="dxa"/>
            </w:tcMar>
            <w:vAlign w:val="center"/>
            <w:hideMark/>
          </w:tcPr>
          <w:p w14:paraId="197B30B1"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2607A95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-8.302</w:t>
            </w:r>
          </w:p>
        </w:tc>
        <w:tc>
          <w:tcPr>
            <w:tcW w:w="0" w:type="auto"/>
            <w:noWrap/>
            <w:tcMar>
              <w:top w:w="15" w:type="dxa"/>
              <w:left w:w="15" w:type="dxa"/>
              <w:bottom w:w="0" w:type="dxa"/>
              <w:right w:w="15" w:type="dxa"/>
            </w:tcMar>
            <w:vAlign w:val="center"/>
            <w:hideMark/>
          </w:tcPr>
          <w:p w14:paraId="0EF7C9B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-5.434</w:t>
            </w:r>
          </w:p>
        </w:tc>
        <w:tc>
          <w:tcPr>
            <w:tcW w:w="0" w:type="auto"/>
            <w:noWrap/>
            <w:tcMar>
              <w:top w:w="15" w:type="dxa"/>
              <w:left w:w="15" w:type="dxa"/>
              <w:bottom w:w="0" w:type="dxa"/>
              <w:right w:w="15" w:type="dxa"/>
            </w:tcMar>
            <w:vAlign w:val="center"/>
            <w:hideMark/>
          </w:tcPr>
          <w:p w14:paraId="530349C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D20EFA9" w14:textId="77777777" w:rsidTr="00296EEF">
        <w:trPr>
          <w:trHeight w:val="400"/>
        </w:trPr>
        <w:tc>
          <w:tcPr>
            <w:tcW w:w="0" w:type="auto"/>
            <w:noWrap/>
            <w:tcMar>
              <w:top w:w="15" w:type="dxa"/>
              <w:left w:w="15" w:type="dxa"/>
              <w:bottom w:w="0" w:type="dxa"/>
              <w:right w:w="15" w:type="dxa"/>
            </w:tcMar>
            <w:vAlign w:val="center"/>
            <w:hideMark/>
          </w:tcPr>
          <w:p w14:paraId="5E7FEEF2"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CFEB4CB"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-8.728</w:t>
            </w:r>
          </w:p>
        </w:tc>
        <w:tc>
          <w:tcPr>
            <w:tcW w:w="0" w:type="auto"/>
            <w:noWrap/>
            <w:tcMar>
              <w:top w:w="15" w:type="dxa"/>
              <w:left w:w="15" w:type="dxa"/>
              <w:bottom w:w="0" w:type="dxa"/>
              <w:right w:w="15" w:type="dxa"/>
            </w:tcMar>
            <w:vAlign w:val="center"/>
            <w:hideMark/>
          </w:tcPr>
          <w:p w14:paraId="026ACBC2"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-4.909333333</w:t>
            </w:r>
          </w:p>
        </w:tc>
        <w:tc>
          <w:tcPr>
            <w:tcW w:w="0" w:type="auto"/>
            <w:noWrap/>
            <w:tcMar>
              <w:top w:w="15" w:type="dxa"/>
              <w:left w:w="15" w:type="dxa"/>
              <w:bottom w:w="0" w:type="dxa"/>
              <w:right w:w="15" w:type="dxa"/>
            </w:tcMar>
            <w:vAlign w:val="center"/>
            <w:hideMark/>
          </w:tcPr>
          <w:p w14:paraId="5617764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9E86C14" w14:textId="77777777" w:rsidTr="00296EEF">
        <w:trPr>
          <w:trHeight w:val="400"/>
        </w:trPr>
        <w:tc>
          <w:tcPr>
            <w:tcW w:w="0" w:type="auto"/>
            <w:noWrap/>
            <w:tcMar>
              <w:top w:w="15" w:type="dxa"/>
              <w:left w:w="15" w:type="dxa"/>
              <w:bottom w:w="0" w:type="dxa"/>
              <w:right w:w="15" w:type="dxa"/>
            </w:tcMar>
            <w:vAlign w:val="center"/>
            <w:hideMark/>
          </w:tcPr>
          <w:p w14:paraId="539718E2"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66A284EB"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-9.154</w:t>
            </w:r>
          </w:p>
        </w:tc>
        <w:tc>
          <w:tcPr>
            <w:tcW w:w="0" w:type="auto"/>
            <w:noWrap/>
            <w:tcMar>
              <w:top w:w="15" w:type="dxa"/>
              <w:left w:w="15" w:type="dxa"/>
              <w:bottom w:w="0" w:type="dxa"/>
              <w:right w:w="15" w:type="dxa"/>
            </w:tcMar>
            <w:vAlign w:val="center"/>
            <w:hideMark/>
          </w:tcPr>
          <w:p w14:paraId="03D21E0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-4.384666667</w:t>
            </w:r>
          </w:p>
        </w:tc>
        <w:tc>
          <w:tcPr>
            <w:tcW w:w="0" w:type="auto"/>
            <w:noWrap/>
            <w:tcMar>
              <w:top w:w="15" w:type="dxa"/>
              <w:left w:w="15" w:type="dxa"/>
              <w:bottom w:w="0" w:type="dxa"/>
              <w:right w:w="15" w:type="dxa"/>
            </w:tcMar>
            <w:vAlign w:val="center"/>
            <w:hideMark/>
          </w:tcPr>
          <w:p w14:paraId="2ED62F7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80ADA62" w14:textId="77777777" w:rsidTr="00296EEF">
        <w:trPr>
          <w:trHeight w:val="400"/>
        </w:trPr>
        <w:tc>
          <w:tcPr>
            <w:tcW w:w="0" w:type="auto"/>
            <w:noWrap/>
            <w:tcMar>
              <w:top w:w="15" w:type="dxa"/>
              <w:left w:w="15" w:type="dxa"/>
              <w:bottom w:w="0" w:type="dxa"/>
              <w:right w:w="15" w:type="dxa"/>
            </w:tcMar>
            <w:vAlign w:val="center"/>
            <w:hideMark/>
          </w:tcPr>
          <w:p w14:paraId="148738C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299C0E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-9.58</w:t>
            </w:r>
          </w:p>
        </w:tc>
        <w:tc>
          <w:tcPr>
            <w:tcW w:w="0" w:type="auto"/>
            <w:noWrap/>
            <w:tcMar>
              <w:top w:w="15" w:type="dxa"/>
              <w:left w:w="15" w:type="dxa"/>
              <w:bottom w:w="0" w:type="dxa"/>
              <w:right w:w="15" w:type="dxa"/>
            </w:tcMar>
            <w:vAlign w:val="center"/>
            <w:hideMark/>
          </w:tcPr>
          <w:p w14:paraId="7F8AF20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-3.86</w:t>
            </w:r>
          </w:p>
        </w:tc>
        <w:tc>
          <w:tcPr>
            <w:tcW w:w="0" w:type="auto"/>
            <w:noWrap/>
            <w:tcMar>
              <w:top w:w="15" w:type="dxa"/>
              <w:left w:w="15" w:type="dxa"/>
              <w:bottom w:w="0" w:type="dxa"/>
              <w:right w:w="15" w:type="dxa"/>
            </w:tcMar>
            <w:vAlign w:val="center"/>
            <w:hideMark/>
          </w:tcPr>
          <w:p w14:paraId="1073DDA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4B4DD27" w14:textId="77777777" w:rsidTr="00296EEF">
        <w:trPr>
          <w:trHeight w:val="400"/>
        </w:trPr>
        <w:tc>
          <w:tcPr>
            <w:tcW w:w="0" w:type="auto"/>
            <w:noWrap/>
            <w:tcMar>
              <w:top w:w="15" w:type="dxa"/>
              <w:left w:w="15" w:type="dxa"/>
              <w:bottom w:w="0" w:type="dxa"/>
              <w:right w:w="15" w:type="dxa"/>
            </w:tcMar>
            <w:vAlign w:val="center"/>
            <w:hideMark/>
          </w:tcPr>
          <w:p w14:paraId="6368BA77"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43C65167"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-10.005</w:t>
            </w:r>
          </w:p>
        </w:tc>
        <w:tc>
          <w:tcPr>
            <w:tcW w:w="0" w:type="auto"/>
            <w:noWrap/>
            <w:tcMar>
              <w:top w:w="15" w:type="dxa"/>
              <w:left w:w="15" w:type="dxa"/>
              <w:bottom w:w="0" w:type="dxa"/>
              <w:right w:w="15" w:type="dxa"/>
            </w:tcMar>
            <w:vAlign w:val="center"/>
            <w:hideMark/>
          </w:tcPr>
          <w:p w14:paraId="2A2DC50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-3.335</w:t>
            </w:r>
          </w:p>
        </w:tc>
        <w:tc>
          <w:tcPr>
            <w:tcW w:w="0" w:type="auto"/>
            <w:noWrap/>
            <w:tcMar>
              <w:top w:w="15" w:type="dxa"/>
              <w:left w:w="15" w:type="dxa"/>
              <w:bottom w:w="0" w:type="dxa"/>
              <w:right w:w="15" w:type="dxa"/>
            </w:tcMar>
            <w:vAlign w:val="center"/>
            <w:hideMark/>
          </w:tcPr>
          <w:p w14:paraId="38EC1A2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0FE90AB" w14:textId="77777777" w:rsidTr="00296EEF">
        <w:trPr>
          <w:trHeight w:val="400"/>
        </w:trPr>
        <w:tc>
          <w:tcPr>
            <w:tcW w:w="0" w:type="auto"/>
            <w:noWrap/>
            <w:tcMar>
              <w:top w:w="15" w:type="dxa"/>
              <w:left w:w="15" w:type="dxa"/>
              <w:bottom w:w="0" w:type="dxa"/>
              <w:right w:w="15" w:type="dxa"/>
            </w:tcMar>
            <w:vAlign w:val="center"/>
            <w:hideMark/>
          </w:tcPr>
          <w:p w14:paraId="399512D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700644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-10.432</w:t>
            </w:r>
          </w:p>
        </w:tc>
        <w:tc>
          <w:tcPr>
            <w:tcW w:w="0" w:type="auto"/>
            <w:noWrap/>
            <w:tcMar>
              <w:top w:w="15" w:type="dxa"/>
              <w:left w:w="15" w:type="dxa"/>
              <w:bottom w:w="0" w:type="dxa"/>
              <w:right w:w="15" w:type="dxa"/>
            </w:tcMar>
            <w:vAlign w:val="center"/>
            <w:hideMark/>
          </w:tcPr>
          <w:p w14:paraId="5513A4AD"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-2.810666667</w:t>
            </w:r>
          </w:p>
        </w:tc>
        <w:tc>
          <w:tcPr>
            <w:tcW w:w="0" w:type="auto"/>
            <w:noWrap/>
            <w:tcMar>
              <w:top w:w="15" w:type="dxa"/>
              <w:left w:w="15" w:type="dxa"/>
              <w:bottom w:w="0" w:type="dxa"/>
              <w:right w:w="15" w:type="dxa"/>
            </w:tcMar>
            <w:vAlign w:val="center"/>
            <w:hideMark/>
          </w:tcPr>
          <w:p w14:paraId="6DA1531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F24EB34" w14:textId="77777777" w:rsidTr="00296EEF">
        <w:trPr>
          <w:trHeight w:val="400"/>
        </w:trPr>
        <w:tc>
          <w:tcPr>
            <w:tcW w:w="0" w:type="auto"/>
            <w:noWrap/>
            <w:tcMar>
              <w:top w:w="15" w:type="dxa"/>
              <w:left w:w="15" w:type="dxa"/>
              <w:bottom w:w="0" w:type="dxa"/>
              <w:right w:w="15" w:type="dxa"/>
            </w:tcMar>
            <w:vAlign w:val="center"/>
            <w:hideMark/>
          </w:tcPr>
          <w:p w14:paraId="2100EA2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3B24BC6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-10.858</w:t>
            </w:r>
          </w:p>
        </w:tc>
        <w:tc>
          <w:tcPr>
            <w:tcW w:w="0" w:type="auto"/>
            <w:noWrap/>
            <w:tcMar>
              <w:top w:w="15" w:type="dxa"/>
              <w:left w:w="15" w:type="dxa"/>
              <w:bottom w:w="0" w:type="dxa"/>
              <w:right w:w="15" w:type="dxa"/>
            </w:tcMar>
            <w:vAlign w:val="center"/>
            <w:hideMark/>
          </w:tcPr>
          <w:p w14:paraId="0B5D9A03"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-2.286</w:t>
            </w:r>
          </w:p>
        </w:tc>
        <w:tc>
          <w:tcPr>
            <w:tcW w:w="0" w:type="auto"/>
            <w:noWrap/>
            <w:tcMar>
              <w:top w:w="15" w:type="dxa"/>
              <w:left w:w="15" w:type="dxa"/>
              <w:bottom w:w="0" w:type="dxa"/>
              <w:right w:w="15" w:type="dxa"/>
            </w:tcMar>
            <w:vAlign w:val="center"/>
            <w:hideMark/>
          </w:tcPr>
          <w:p w14:paraId="20EA1499"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AAE7638" w14:textId="77777777" w:rsidTr="00296EEF">
        <w:trPr>
          <w:trHeight w:val="400"/>
        </w:trPr>
        <w:tc>
          <w:tcPr>
            <w:tcW w:w="0" w:type="auto"/>
            <w:noWrap/>
            <w:tcMar>
              <w:top w:w="15" w:type="dxa"/>
              <w:left w:w="15" w:type="dxa"/>
              <w:bottom w:w="0" w:type="dxa"/>
              <w:right w:w="15" w:type="dxa"/>
            </w:tcMar>
            <w:vAlign w:val="center"/>
            <w:hideMark/>
          </w:tcPr>
          <w:p w14:paraId="565FF78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3AA763B0"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-11.283</w:t>
            </w:r>
          </w:p>
        </w:tc>
        <w:tc>
          <w:tcPr>
            <w:tcW w:w="0" w:type="auto"/>
            <w:noWrap/>
            <w:tcMar>
              <w:top w:w="15" w:type="dxa"/>
              <w:left w:w="15" w:type="dxa"/>
              <w:bottom w:w="0" w:type="dxa"/>
              <w:right w:w="15" w:type="dxa"/>
            </w:tcMar>
            <w:vAlign w:val="center"/>
            <w:hideMark/>
          </w:tcPr>
          <w:p w14:paraId="42A81D8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-1.761</w:t>
            </w:r>
          </w:p>
        </w:tc>
        <w:tc>
          <w:tcPr>
            <w:tcW w:w="0" w:type="auto"/>
            <w:noWrap/>
            <w:tcMar>
              <w:top w:w="15" w:type="dxa"/>
              <w:left w:w="15" w:type="dxa"/>
              <w:bottom w:w="0" w:type="dxa"/>
              <w:right w:w="15" w:type="dxa"/>
            </w:tcMar>
            <w:vAlign w:val="center"/>
            <w:hideMark/>
          </w:tcPr>
          <w:p w14:paraId="4681553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08CFD7F" w14:textId="77777777" w:rsidTr="00296EEF">
        <w:trPr>
          <w:trHeight w:val="400"/>
        </w:trPr>
        <w:tc>
          <w:tcPr>
            <w:tcW w:w="0" w:type="auto"/>
            <w:noWrap/>
            <w:tcMar>
              <w:top w:w="15" w:type="dxa"/>
              <w:left w:w="15" w:type="dxa"/>
              <w:bottom w:w="0" w:type="dxa"/>
              <w:right w:w="15" w:type="dxa"/>
            </w:tcMar>
            <w:vAlign w:val="center"/>
            <w:hideMark/>
          </w:tcPr>
          <w:p w14:paraId="41FA2360"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342BFC5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-11.709</w:t>
            </w:r>
          </w:p>
        </w:tc>
        <w:tc>
          <w:tcPr>
            <w:tcW w:w="0" w:type="auto"/>
            <w:noWrap/>
            <w:tcMar>
              <w:top w:w="15" w:type="dxa"/>
              <w:left w:w="15" w:type="dxa"/>
              <w:bottom w:w="0" w:type="dxa"/>
              <w:right w:w="15" w:type="dxa"/>
            </w:tcMar>
            <w:vAlign w:val="center"/>
            <w:hideMark/>
          </w:tcPr>
          <w:p w14:paraId="167C1648"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-1.236333333</w:t>
            </w:r>
          </w:p>
        </w:tc>
        <w:tc>
          <w:tcPr>
            <w:tcW w:w="0" w:type="auto"/>
            <w:noWrap/>
            <w:tcMar>
              <w:top w:w="15" w:type="dxa"/>
              <w:left w:w="15" w:type="dxa"/>
              <w:bottom w:w="0" w:type="dxa"/>
              <w:right w:w="15" w:type="dxa"/>
            </w:tcMar>
            <w:vAlign w:val="center"/>
            <w:hideMark/>
          </w:tcPr>
          <w:p w14:paraId="316F93F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8ABAD44" w14:textId="77777777" w:rsidTr="00296EEF">
        <w:trPr>
          <w:trHeight w:val="400"/>
        </w:trPr>
        <w:tc>
          <w:tcPr>
            <w:tcW w:w="0" w:type="auto"/>
            <w:noWrap/>
            <w:tcMar>
              <w:top w:w="15" w:type="dxa"/>
              <w:left w:w="15" w:type="dxa"/>
              <w:bottom w:w="0" w:type="dxa"/>
              <w:right w:w="15" w:type="dxa"/>
            </w:tcMar>
            <w:vAlign w:val="center"/>
            <w:hideMark/>
          </w:tcPr>
          <w:p w14:paraId="5BE5A789"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145907AB"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-12.135</w:t>
            </w:r>
          </w:p>
        </w:tc>
        <w:tc>
          <w:tcPr>
            <w:tcW w:w="0" w:type="auto"/>
            <w:noWrap/>
            <w:tcMar>
              <w:top w:w="15" w:type="dxa"/>
              <w:left w:w="15" w:type="dxa"/>
              <w:bottom w:w="0" w:type="dxa"/>
              <w:right w:w="15" w:type="dxa"/>
            </w:tcMar>
            <w:vAlign w:val="center"/>
            <w:hideMark/>
          </w:tcPr>
          <w:p w14:paraId="3687D6E1"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-0.711666667</w:t>
            </w:r>
          </w:p>
        </w:tc>
        <w:tc>
          <w:tcPr>
            <w:tcW w:w="0" w:type="auto"/>
            <w:noWrap/>
            <w:tcMar>
              <w:top w:w="15" w:type="dxa"/>
              <w:left w:w="15" w:type="dxa"/>
              <w:bottom w:w="0" w:type="dxa"/>
              <w:right w:w="15" w:type="dxa"/>
            </w:tcMar>
            <w:vAlign w:val="center"/>
            <w:hideMark/>
          </w:tcPr>
          <w:p w14:paraId="144B529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bl>
    <w:p w14:paraId="1153C303" w14:textId="77777777" w:rsidR="00DA55F4" w:rsidRPr="00650534" w:rsidRDefault="00DA55F4" w:rsidP="004D49B3">
      <w:pPr>
        <w:pStyle w:val="Web"/>
        <w:rPr>
          <w:rFonts w:asciiTheme="minorEastAsia" w:eastAsiaTheme="minorEastAsia" w:hAnsiTheme="minorEastAsia"/>
          <w:color w:val="000000" w:themeColor="text1"/>
          <w:sz w:val="21"/>
          <w:szCs w:val="21"/>
        </w:rPr>
      </w:pPr>
    </w:p>
    <w:p w14:paraId="4B5469B7" w14:textId="77777777" w:rsidR="00206D3D" w:rsidRPr="00650534" w:rsidRDefault="00DA55F4"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A76C731" wp14:editId="33098791">
            <wp:extent cx="4876799" cy="2794000"/>
            <wp:effectExtent l="0" t="0" r="13335" b="12700"/>
            <wp:docPr id="1019747786" name="グラフ 1">
              <a:extLst xmlns:a="http://schemas.openxmlformats.org/drawingml/2006/main">
                <a:ext uri="{FF2B5EF4-FFF2-40B4-BE49-F238E27FC236}">
                  <a16:creationId xmlns:a16="http://schemas.microsoft.com/office/drawing/2014/main" id="{0AAE3E1C-DCA0-4683-8105-862FA40F8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DB8A189" w14:textId="601071DD" w:rsidR="00DA55F4"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23</w:t>
      </w:r>
      <w:r w:rsidRPr="00650534">
        <w:rPr>
          <w:rFonts w:asciiTheme="minorEastAsia" w:eastAsiaTheme="minorEastAsia" w:hAnsiTheme="minorEastAsia"/>
          <w:b w:val="0"/>
          <w:bCs w:val="0"/>
          <w:color w:val="000000" w:themeColor="text1"/>
          <w:sz w:val="21"/>
          <w:szCs w:val="21"/>
        </w:rPr>
        <w:fldChar w:fldCharType="end"/>
      </w:r>
      <w:r w:rsidR="00065B09" w:rsidRPr="00650534">
        <w:rPr>
          <w:rFonts w:asciiTheme="minorEastAsia" w:eastAsiaTheme="minorEastAsia" w:hAnsiTheme="minorEastAsia" w:hint="eastAsia"/>
          <w:b w:val="0"/>
          <w:bCs w:val="0"/>
          <w:color w:val="000000" w:themeColor="text1"/>
          <w:sz w:val="21"/>
          <w:szCs w:val="21"/>
        </w:rPr>
        <w:t>加算回路の</w:t>
      </w:r>
      <w:r w:rsidR="00065B09" w:rsidRPr="00650534">
        <w:rPr>
          <w:rFonts w:asciiTheme="minorEastAsia" w:eastAsiaTheme="minorEastAsia" w:hAnsiTheme="minorEastAsia"/>
          <w:b w:val="0"/>
          <w:bCs w:val="0"/>
          <w:color w:val="000000" w:themeColor="text1"/>
          <w:sz w:val="21"/>
          <w:szCs w:val="21"/>
        </w:rPr>
        <w:t>入力電圧と出力電圧の関係</w:t>
      </w:r>
      <w:r w:rsidR="00065B09" w:rsidRPr="00650534">
        <w:rPr>
          <w:rFonts w:asciiTheme="minorEastAsia" w:eastAsiaTheme="minorEastAsia" w:hAnsiTheme="minorEastAsia" w:hint="eastAsia"/>
          <w:b w:val="0"/>
          <w:bCs w:val="0"/>
          <w:color w:val="000000" w:themeColor="text1"/>
          <w:sz w:val="21"/>
          <w:szCs w:val="21"/>
        </w:rPr>
        <w:t>のグラフ</w:t>
      </w:r>
      <w:r w:rsidR="00631E60" w:rsidRPr="00650534">
        <w:rPr>
          <w:rFonts w:asciiTheme="minorEastAsia" w:eastAsiaTheme="minorEastAsia" w:hAnsiTheme="minorEastAsia"/>
          <w:b w:val="0"/>
          <w:bCs w:val="0"/>
          <w:color w:val="000000" w:themeColor="text1"/>
          <w:sz w:val="21"/>
          <w:szCs w:val="21"/>
        </w:rPr>
        <w:t>(E</w:t>
      </w:r>
      <w:r w:rsidR="008A4311" w:rsidRPr="00650534">
        <w:rPr>
          <w:rFonts w:asciiTheme="minorEastAsia" w:eastAsiaTheme="minorEastAsia" w:hAnsiTheme="minorEastAsia"/>
          <w:b w:val="0"/>
          <w:bCs w:val="0"/>
          <w:color w:val="000000" w:themeColor="text1"/>
          <w:sz w:val="21"/>
          <w:szCs w:val="21"/>
        </w:rPr>
        <w:t>b1</w:t>
      </w:r>
      <w:r w:rsidR="00631E60" w:rsidRPr="00650534">
        <w:rPr>
          <w:rFonts w:asciiTheme="minorEastAsia" w:eastAsiaTheme="minorEastAsia" w:hAnsiTheme="minorEastAsia"/>
          <w:b w:val="0"/>
          <w:bCs w:val="0"/>
          <w:color w:val="000000" w:themeColor="text1"/>
          <w:sz w:val="21"/>
          <w:szCs w:val="21"/>
        </w:rPr>
        <w:t>=5</w:t>
      </w:r>
      <w:r w:rsidR="00065B09" w:rsidRPr="00650534">
        <w:rPr>
          <w:rFonts w:asciiTheme="minorEastAsia" w:eastAsiaTheme="minorEastAsia" w:hAnsiTheme="minorEastAsia"/>
          <w:b w:val="0"/>
          <w:bCs w:val="0"/>
          <w:color w:val="000000" w:themeColor="text1"/>
          <w:sz w:val="21"/>
          <w:szCs w:val="21"/>
        </w:rPr>
        <w:t>)</w:t>
      </w:r>
    </w:p>
    <w:p w14:paraId="09AB3AE4" w14:textId="5622B80D" w:rsidR="004D49B3" w:rsidRPr="00650534" w:rsidRDefault="004D49B3">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0CFBAAB6" w14:textId="77777777" w:rsidR="00831D94" w:rsidRPr="00650534" w:rsidRDefault="00831D94" w:rsidP="00831D94">
      <w:pPr>
        <w:rPr>
          <w:rFonts w:asciiTheme="minorEastAsia" w:eastAsiaTheme="minorEastAsia" w:hAnsiTheme="minorEastAsia"/>
          <w:color w:val="000000" w:themeColor="text1"/>
          <w:sz w:val="21"/>
          <w:szCs w:val="21"/>
        </w:rPr>
      </w:pPr>
    </w:p>
    <w:p w14:paraId="4DCC1931" w14:textId="477AD180" w:rsidR="00DA55F4" w:rsidRPr="00650534" w:rsidRDefault="00DA55F4"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19</w:t>
      </w:r>
      <w:r w:rsidRPr="00650534">
        <w:rPr>
          <w:rFonts w:asciiTheme="minorEastAsia" w:eastAsiaTheme="minorEastAsia" w:hAnsiTheme="minorEastAsia"/>
          <w:b w:val="0"/>
          <w:bCs w:val="0"/>
          <w:color w:val="000000" w:themeColor="text1"/>
          <w:sz w:val="21"/>
          <w:szCs w:val="21"/>
        </w:rPr>
        <w:fldChar w:fldCharType="end"/>
      </w:r>
      <w:r w:rsidR="00065B09" w:rsidRPr="00650534">
        <w:rPr>
          <w:rFonts w:asciiTheme="minorEastAsia" w:eastAsiaTheme="minorEastAsia" w:hAnsiTheme="minorEastAsia" w:hint="eastAsia"/>
          <w:b w:val="0"/>
          <w:bCs w:val="0"/>
          <w:color w:val="000000" w:themeColor="text1"/>
          <w:sz w:val="21"/>
          <w:szCs w:val="21"/>
        </w:rPr>
        <w:t>加算回路の</w:t>
      </w:r>
      <w:r w:rsidR="00065B09" w:rsidRPr="00650534">
        <w:rPr>
          <w:rFonts w:asciiTheme="minorEastAsia" w:eastAsiaTheme="minorEastAsia" w:hAnsiTheme="minorEastAsia"/>
          <w:b w:val="0"/>
          <w:bCs w:val="0"/>
          <w:color w:val="000000" w:themeColor="text1"/>
          <w:sz w:val="21"/>
          <w:szCs w:val="21"/>
        </w:rPr>
        <w:t>入力電圧と出力電圧の関係(E</w:t>
      </w:r>
      <w:r w:rsidR="00631E60" w:rsidRPr="00650534">
        <w:rPr>
          <w:rFonts w:asciiTheme="minorEastAsia" w:eastAsiaTheme="minorEastAsia" w:hAnsiTheme="minorEastAsia"/>
          <w:b w:val="0"/>
          <w:bCs w:val="0"/>
          <w:color w:val="000000" w:themeColor="text1"/>
          <w:sz w:val="21"/>
          <w:szCs w:val="21"/>
        </w:rPr>
        <w:t>b</w:t>
      </w:r>
      <w:r w:rsidR="008A4311" w:rsidRPr="00650534">
        <w:rPr>
          <w:rFonts w:asciiTheme="minorEastAsia" w:eastAsiaTheme="minorEastAsia" w:hAnsiTheme="minorEastAsia"/>
          <w:b w:val="0"/>
          <w:bCs w:val="0"/>
          <w:color w:val="000000" w:themeColor="text1"/>
          <w:sz w:val="21"/>
          <w:szCs w:val="21"/>
        </w:rPr>
        <w:t>2</w:t>
      </w:r>
      <w:r w:rsidR="00065B09" w:rsidRPr="00650534">
        <w:rPr>
          <w:rFonts w:asciiTheme="minorEastAsia" w:eastAsiaTheme="minorEastAsia" w:hAnsiTheme="minorEastAsia"/>
          <w:b w:val="0"/>
          <w:bCs w:val="0"/>
          <w:color w:val="000000" w:themeColor="text1"/>
          <w:sz w:val="21"/>
          <w:szCs w:val="21"/>
        </w:rPr>
        <w:t>=5)</w:t>
      </w:r>
    </w:p>
    <w:tbl>
      <w:tblPr>
        <w:tblW w:w="3240" w:type="dxa"/>
        <w:tblInd w:w="2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tblGrid>
      <w:tr w:rsidR="00650534" w:rsidRPr="00650534" w14:paraId="4DADA4A2" w14:textId="77777777" w:rsidTr="00296EEF">
        <w:trPr>
          <w:trHeight w:val="440"/>
        </w:trPr>
        <w:tc>
          <w:tcPr>
            <w:tcW w:w="1620" w:type="dxa"/>
            <w:noWrap/>
            <w:tcMar>
              <w:top w:w="15" w:type="dxa"/>
              <w:left w:w="15" w:type="dxa"/>
              <w:bottom w:w="0" w:type="dxa"/>
              <w:right w:w="15" w:type="dxa"/>
            </w:tcMar>
            <w:vAlign w:val="center"/>
            <w:hideMark/>
          </w:tcPr>
          <w:p w14:paraId="2A45265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1620" w:type="dxa"/>
            <w:noWrap/>
            <w:tcMar>
              <w:top w:w="15" w:type="dxa"/>
              <w:left w:w="15" w:type="dxa"/>
              <w:bottom w:w="0" w:type="dxa"/>
              <w:right w:w="15" w:type="dxa"/>
            </w:tcMar>
            <w:vAlign w:val="center"/>
            <w:hideMark/>
          </w:tcPr>
          <w:p w14:paraId="39DC261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17894070" w14:textId="77777777" w:rsidTr="00296EEF">
        <w:trPr>
          <w:trHeight w:val="440"/>
        </w:trPr>
        <w:tc>
          <w:tcPr>
            <w:tcW w:w="0" w:type="auto"/>
            <w:noWrap/>
            <w:tcMar>
              <w:top w:w="15" w:type="dxa"/>
              <w:left w:w="15" w:type="dxa"/>
              <w:bottom w:w="0" w:type="dxa"/>
              <w:right w:w="15" w:type="dxa"/>
            </w:tcMar>
            <w:vAlign w:val="center"/>
            <w:hideMark/>
          </w:tcPr>
          <w:p w14:paraId="1991ACC0"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49D09AF"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7.880</w:t>
            </w:r>
          </w:p>
        </w:tc>
      </w:tr>
      <w:tr w:rsidR="00650534" w:rsidRPr="00650534" w14:paraId="50E884C9" w14:textId="77777777" w:rsidTr="00296EEF">
        <w:trPr>
          <w:trHeight w:val="400"/>
        </w:trPr>
        <w:tc>
          <w:tcPr>
            <w:tcW w:w="0" w:type="auto"/>
            <w:noWrap/>
            <w:tcMar>
              <w:top w:w="15" w:type="dxa"/>
              <w:left w:w="15" w:type="dxa"/>
              <w:bottom w:w="0" w:type="dxa"/>
              <w:right w:w="15" w:type="dxa"/>
            </w:tcMar>
            <w:vAlign w:val="center"/>
            <w:hideMark/>
          </w:tcPr>
          <w:p w14:paraId="0779D591"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6802DD1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5.878</w:t>
            </w:r>
          </w:p>
        </w:tc>
      </w:tr>
      <w:tr w:rsidR="00650534" w:rsidRPr="00650534" w14:paraId="1D34992D" w14:textId="77777777" w:rsidTr="00296EEF">
        <w:trPr>
          <w:trHeight w:val="400"/>
        </w:trPr>
        <w:tc>
          <w:tcPr>
            <w:tcW w:w="0" w:type="auto"/>
            <w:noWrap/>
            <w:tcMar>
              <w:top w:w="15" w:type="dxa"/>
              <w:left w:w="15" w:type="dxa"/>
              <w:bottom w:w="0" w:type="dxa"/>
              <w:right w:w="15" w:type="dxa"/>
            </w:tcMar>
            <w:vAlign w:val="center"/>
            <w:hideMark/>
          </w:tcPr>
          <w:p w14:paraId="033AED2A"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06A9051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3.877</w:t>
            </w:r>
          </w:p>
        </w:tc>
      </w:tr>
      <w:tr w:rsidR="00650534" w:rsidRPr="00650534" w14:paraId="5387E424" w14:textId="77777777" w:rsidTr="00296EEF">
        <w:trPr>
          <w:trHeight w:val="400"/>
        </w:trPr>
        <w:tc>
          <w:tcPr>
            <w:tcW w:w="0" w:type="auto"/>
            <w:noWrap/>
            <w:tcMar>
              <w:top w:w="15" w:type="dxa"/>
              <w:left w:w="15" w:type="dxa"/>
              <w:bottom w:w="0" w:type="dxa"/>
              <w:right w:w="15" w:type="dxa"/>
            </w:tcMar>
            <w:vAlign w:val="center"/>
            <w:hideMark/>
          </w:tcPr>
          <w:p w14:paraId="05E513B6"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4031DA13"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1.875</w:t>
            </w:r>
          </w:p>
        </w:tc>
      </w:tr>
      <w:tr w:rsidR="00650534" w:rsidRPr="00650534" w14:paraId="78C0A1B0" w14:textId="77777777" w:rsidTr="00296EEF">
        <w:trPr>
          <w:trHeight w:val="400"/>
        </w:trPr>
        <w:tc>
          <w:tcPr>
            <w:tcW w:w="0" w:type="auto"/>
            <w:noWrap/>
            <w:tcMar>
              <w:top w:w="15" w:type="dxa"/>
              <w:left w:w="15" w:type="dxa"/>
              <w:bottom w:w="0" w:type="dxa"/>
              <w:right w:w="15" w:type="dxa"/>
            </w:tcMar>
            <w:vAlign w:val="center"/>
            <w:hideMark/>
          </w:tcPr>
          <w:p w14:paraId="1F481FBB"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2CF61CE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-0.1264</w:t>
            </w:r>
          </w:p>
        </w:tc>
      </w:tr>
      <w:tr w:rsidR="00650534" w:rsidRPr="00650534" w14:paraId="24059D70" w14:textId="77777777" w:rsidTr="00296EEF">
        <w:trPr>
          <w:trHeight w:val="400"/>
        </w:trPr>
        <w:tc>
          <w:tcPr>
            <w:tcW w:w="0" w:type="auto"/>
            <w:noWrap/>
            <w:tcMar>
              <w:top w:w="15" w:type="dxa"/>
              <w:left w:w="15" w:type="dxa"/>
              <w:bottom w:w="0" w:type="dxa"/>
              <w:right w:w="15" w:type="dxa"/>
            </w:tcMar>
            <w:vAlign w:val="center"/>
            <w:hideMark/>
          </w:tcPr>
          <w:p w14:paraId="1107C4DE"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721829B9"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-2.129</w:t>
            </w:r>
          </w:p>
        </w:tc>
      </w:tr>
      <w:tr w:rsidR="00650534" w:rsidRPr="00650534" w14:paraId="3FB64904" w14:textId="77777777" w:rsidTr="00296EEF">
        <w:trPr>
          <w:trHeight w:val="400"/>
        </w:trPr>
        <w:tc>
          <w:tcPr>
            <w:tcW w:w="0" w:type="auto"/>
            <w:noWrap/>
            <w:tcMar>
              <w:top w:w="15" w:type="dxa"/>
              <w:left w:w="15" w:type="dxa"/>
              <w:bottom w:w="0" w:type="dxa"/>
              <w:right w:w="15" w:type="dxa"/>
            </w:tcMar>
            <w:vAlign w:val="center"/>
            <w:hideMark/>
          </w:tcPr>
          <w:p w14:paraId="06759580"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67F511B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-4.130</w:t>
            </w:r>
          </w:p>
        </w:tc>
      </w:tr>
      <w:tr w:rsidR="00650534" w:rsidRPr="00650534" w14:paraId="79940E7D" w14:textId="77777777" w:rsidTr="00296EEF">
        <w:trPr>
          <w:trHeight w:val="400"/>
        </w:trPr>
        <w:tc>
          <w:tcPr>
            <w:tcW w:w="0" w:type="auto"/>
            <w:noWrap/>
            <w:tcMar>
              <w:top w:w="15" w:type="dxa"/>
              <w:left w:w="15" w:type="dxa"/>
              <w:bottom w:w="0" w:type="dxa"/>
              <w:right w:w="15" w:type="dxa"/>
            </w:tcMar>
            <w:vAlign w:val="center"/>
            <w:hideMark/>
          </w:tcPr>
          <w:p w14:paraId="4F1BF19F"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7E11526D"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-6.131</w:t>
            </w:r>
          </w:p>
        </w:tc>
      </w:tr>
      <w:tr w:rsidR="00650534" w:rsidRPr="00650534" w14:paraId="470783A3" w14:textId="77777777" w:rsidTr="00296EEF">
        <w:trPr>
          <w:trHeight w:val="400"/>
        </w:trPr>
        <w:tc>
          <w:tcPr>
            <w:tcW w:w="0" w:type="auto"/>
            <w:noWrap/>
            <w:tcMar>
              <w:top w:w="15" w:type="dxa"/>
              <w:left w:w="15" w:type="dxa"/>
              <w:bottom w:w="0" w:type="dxa"/>
              <w:right w:w="15" w:type="dxa"/>
            </w:tcMar>
            <w:vAlign w:val="center"/>
            <w:hideMark/>
          </w:tcPr>
          <w:p w14:paraId="3FFCCB0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0055129"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-8.133</w:t>
            </w:r>
          </w:p>
        </w:tc>
      </w:tr>
      <w:tr w:rsidR="00650534" w:rsidRPr="00650534" w14:paraId="3D8926F4" w14:textId="77777777" w:rsidTr="00296EEF">
        <w:trPr>
          <w:trHeight w:val="400"/>
        </w:trPr>
        <w:tc>
          <w:tcPr>
            <w:tcW w:w="0" w:type="auto"/>
            <w:noWrap/>
            <w:tcMar>
              <w:top w:w="15" w:type="dxa"/>
              <w:left w:w="15" w:type="dxa"/>
              <w:bottom w:w="0" w:type="dxa"/>
              <w:right w:w="15" w:type="dxa"/>
            </w:tcMar>
            <w:vAlign w:val="center"/>
            <w:hideMark/>
          </w:tcPr>
          <w:p w14:paraId="0651D3B8"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0C33E29C"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-10.134</w:t>
            </w:r>
          </w:p>
        </w:tc>
      </w:tr>
      <w:tr w:rsidR="00650534" w:rsidRPr="00650534" w14:paraId="4A9CBEE0" w14:textId="77777777" w:rsidTr="00296EEF">
        <w:trPr>
          <w:trHeight w:val="400"/>
        </w:trPr>
        <w:tc>
          <w:tcPr>
            <w:tcW w:w="0" w:type="auto"/>
            <w:noWrap/>
            <w:tcMar>
              <w:top w:w="15" w:type="dxa"/>
              <w:left w:w="15" w:type="dxa"/>
              <w:bottom w:w="0" w:type="dxa"/>
              <w:right w:w="15" w:type="dxa"/>
            </w:tcMar>
            <w:vAlign w:val="center"/>
            <w:hideMark/>
          </w:tcPr>
          <w:p w14:paraId="51A845E4"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3F8E2135" w14:textId="77777777" w:rsidR="00DA55F4" w:rsidRPr="00650534" w:rsidRDefault="00DA55F4"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-12.135</w:t>
            </w:r>
          </w:p>
        </w:tc>
      </w:tr>
    </w:tbl>
    <w:p w14:paraId="4F9515D2" w14:textId="77777777" w:rsidR="00206D3D" w:rsidRPr="00650534" w:rsidRDefault="00DA55F4"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F2927A9" wp14:editId="18132F47">
            <wp:extent cx="4881540" cy="2772192"/>
            <wp:effectExtent l="0" t="0" r="8255" b="9525"/>
            <wp:docPr id="1423475592" name="グラフ 1">
              <a:extLst xmlns:a="http://schemas.openxmlformats.org/drawingml/2006/main">
                <a:ext uri="{FF2B5EF4-FFF2-40B4-BE49-F238E27FC236}">
                  <a16:creationId xmlns:a16="http://schemas.microsoft.com/office/drawing/2014/main" id="{C0D9F2D1-BC9F-441F-85E5-F895E577A4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5730869" w14:textId="05C5AA2D"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24</w:t>
      </w:r>
      <w:r w:rsidRPr="00650534">
        <w:rPr>
          <w:rFonts w:asciiTheme="minorEastAsia" w:eastAsiaTheme="minorEastAsia" w:hAnsiTheme="minorEastAsia"/>
          <w:b w:val="0"/>
          <w:bCs w:val="0"/>
          <w:color w:val="000000" w:themeColor="text1"/>
          <w:sz w:val="21"/>
          <w:szCs w:val="21"/>
        </w:rPr>
        <w:fldChar w:fldCharType="end"/>
      </w:r>
      <w:r w:rsidR="00631E60" w:rsidRPr="00650534">
        <w:rPr>
          <w:rFonts w:asciiTheme="minorEastAsia" w:eastAsiaTheme="minorEastAsia" w:hAnsiTheme="minorEastAsia" w:hint="eastAsia"/>
          <w:b w:val="0"/>
          <w:bCs w:val="0"/>
          <w:color w:val="000000" w:themeColor="text1"/>
          <w:sz w:val="21"/>
          <w:szCs w:val="21"/>
        </w:rPr>
        <w:t>加算回路の</w:t>
      </w:r>
      <w:r w:rsidR="00631E60" w:rsidRPr="00650534">
        <w:rPr>
          <w:rFonts w:asciiTheme="minorEastAsia" w:eastAsiaTheme="minorEastAsia" w:hAnsiTheme="minorEastAsia"/>
          <w:b w:val="0"/>
          <w:bCs w:val="0"/>
          <w:color w:val="000000" w:themeColor="text1"/>
          <w:sz w:val="21"/>
          <w:szCs w:val="21"/>
        </w:rPr>
        <w:t>入力電圧と出力電圧の関係</w:t>
      </w:r>
      <w:r w:rsidR="00631E60" w:rsidRPr="00650534">
        <w:rPr>
          <w:rFonts w:asciiTheme="minorEastAsia" w:eastAsiaTheme="minorEastAsia" w:hAnsiTheme="minorEastAsia" w:hint="eastAsia"/>
          <w:b w:val="0"/>
          <w:bCs w:val="0"/>
          <w:color w:val="000000" w:themeColor="text1"/>
          <w:sz w:val="21"/>
          <w:szCs w:val="21"/>
        </w:rPr>
        <w:t>のグラフ</w:t>
      </w:r>
      <w:r w:rsidR="00631E60" w:rsidRPr="00650534">
        <w:rPr>
          <w:rFonts w:asciiTheme="minorEastAsia" w:eastAsiaTheme="minorEastAsia" w:hAnsiTheme="minorEastAsia"/>
          <w:b w:val="0"/>
          <w:bCs w:val="0"/>
          <w:color w:val="000000" w:themeColor="text1"/>
          <w:sz w:val="21"/>
          <w:szCs w:val="21"/>
        </w:rPr>
        <w:t>(Eb</w:t>
      </w:r>
      <w:r w:rsidR="008A4311" w:rsidRPr="00650534">
        <w:rPr>
          <w:rFonts w:asciiTheme="minorEastAsia" w:eastAsiaTheme="minorEastAsia" w:hAnsiTheme="minorEastAsia"/>
          <w:b w:val="0"/>
          <w:bCs w:val="0"/>
          <w:color w:val="000000" w:themeColor="text1"/>
          <w:sz w:val="21"/>
          <w:szCs w:val="21"/>
        </w:rPr>
        <w:t>2</w:t>
      </w:r>
      <w:r w:rsidR="00631E60" w:rsidRPr="00650534">
        <w:rPr>
          <w:rFonts w:asciiTheme="minorEastAsia" w:eastAsiaTheme="minorEastAsia" w:hAnsiTheme="minorEastAsia"/>
          <w:b w:val="0"/>
          <w:bCs w:val="0"/>
          <w:color w:val="000000" w:themeColor="text1"/>
          <w:sz w:val="21"/>
          <w:szCs w:val="21"/>
        </w:rPr>
        <w:t>=5)</w:t>
      </w:r>
    </w:p>
    <w:p w14:paraId="0F3DA2C1" w14:textId="77777777" w:rsidR="00206D3D" w:rsidRPr="00650534" w:rsidRDefault="00DA55F4"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lastRenderedPageBreak/>
        <w:br/>
      </w:r>
      <w:r w:rsidRPr="00650534">
        <w:rPr>
          <w:rFonts w:asciiTheme="minorEastAsia" w:eastAsiaTheme="minorEastAsia" w:hAnsiTheme="minorEastAsia"/>
          <w:noProof/>
          <w:color w:val="000000" w:themeColor="text1"/>
          <w:sz w:val="21"/>
          <w:szCs w:val="21"/>
        </w:rPr>
        <w:drawing>
          <wp:inline distT="0" distB="0" distL="0" distR="0" wp14:anchorId="6E259ED5" wp14:editId="604A28FC">
            <wp:extent cx="4876800" cy="2777067"/>
            <wp:effectExtent l="0" t="0" r="12700" b="17145"/>
            <wp:docPr id="448851077" name="グラフ 1">
              <a:extLst xmlns:a="http://schemas.openxmlformats.org/drawingml/2006/main">
                <a:ext uri="{FF2B5EF4-FFF2-40B4-BE49-F238E27FC236}">
                  <a16:creationId xmlns:a16="http://schemas.microsoft.com/office/drawing/2014/main" id="{B88AD84A-A49F-47D4-9E51-F7EB47CE9C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A63035B" w14:textId="2A13E54E" w:rsidR="00631E60" w:rsidRPr="00650534" w:rsidRDefault="00206D3D" w:rsidP="00631E60">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25</w:t>
      </w:r>
      <w:r w:rsidRPr="00650534">
        <w:rPr>
          <w:rFonts w:asciiTheme="minorEastAsia" w:eastAsiaTheme="minorEastAsia" w:hAnsiTheme="minorEastAsia"/>
          <w:b w:val="0"/>
          <w:bCs w:val="0"/>
          <w:color w:val="000000" w:themeColor="text1"/>
          <w:sz w:val="21"/>
          <w:szCs w:val="21"/>
        </w:rPr>
        <w:fldChar w:fldCharType="end"/>
      </w:r>
      <w:r w:rsidR="00631E60" w:rsidRPr="00650534">
        <w:rPr>
          <w:rFonts w:asciiTheme="minorEastAsia" w:eastAsiaTheme="minorEastAsia" w:hAnsiTheme="minorEastAsia" w:hint="eastAsia"/>
          <w:b w:val="0"/>
          <w:bCs w:val="0"/>
          <w:color w:val="000000" w:themeColor="text1"/>
          <w:sz w:val="21"/>
          <w:szCs w:val="21"/>
        </w:rPr>
        <w:t>加算回路の</w:t>
      </w:r>
      <w:r w:rsidR="00631E60" w:rsidRPr="00650534">
        <w:rPr>
          <w:rFonts w:asciiTheme="minorEastAsia" w:eastAsiaTheme="minorEastAsia" w:hAnsiTheme="minorEastAsia"/>
          <w:b w:val="0"/>
          <w:bCs w:val="0"/>
          <w:color w:val="000000" w:themeColor="text1"/>
          <w:sz w:val="21"/>
          <w:szCs w:val="21"/>
        </w:rPr>
        <w:t>入力電圧と出力電圧の関係</w:t>
      </w:r>
      <w:r w:rsidR="00631E60" w:rsidRPr="00650534">
        <w:rPr>
          <w:rFonts w:asciiTheme="minorEastAsia" w:eastAsiaTheme="minorEastAsia" w:hAnsiTheme="minorEastAsia" w:hint="eastAsia"/>
          <w:b w:val="0"/>
          <w:bCs w:val="0"/>
          <w:color w:val="000000" w:themeColor="text1"/>
          <w:sz w:val="21"/>
          <w:szCs w:val="21"/>
        </w:rPr>
        <w:t>のグラフ</w:t>
      </w:r>
      <w:r w:rsidR="00631E60" w:rsidRPr="00650534">
        <w:rPr>
          <w:rFonts w:asciiTheme="minorEastAsia" w:eastAsiaTheme="minorEastAsia" w:hAnsiTheme="minorEastAsia"/>
          <w:b w:val="0"/>
          <w:bCs w:val="0"/>
          <w:color w:val="000000" w:themeColor="text1"/>
          <w:sz w:val="21"/>
          <w:szCs w:val="21"/>
        </w:rPr>
        <w:t>(</w:t>
      </w:r>
      <w:r w:rsidR="00631E60" w:rsidRPr="00650534">
        <w:rPr>
          <w:rFonts w:asciiTheme="minorEastAsia" w:eastAsiaTheme="minorEastAsia" w:hAnsiTheme="minorEastAsia" w:hint="eastAsia"/>
          <w:b w:val="0"/>
          <w:bCs w:val="0"/>
          <w:color w:val="000000" w:themeColor="text1"/>
          <w:sz w:val="21"/>
          <w:szCs w:val="21"/>
        </w:rPr>
        <w:t>全体</w:t>
      </w:r>
      <w:r w:rsidR="00631E60" w:rsidRPr="00650534">
        <w:rPr>
          <w:rFonts w:asciiTheme="minorEastAsia" w:eastAsiaTheme="minorEastAsia" w:hAnsiTheme="minorEastAsia"/>
          <w:b w:val="0"/>
          <w:bCs w:val="0"/>
          <w:color w:val="000000" w:themeColor="text1"/>
          <w:sz w:val="21"/>
          <w:szCs w:val="21"/>
        </w:rPr>
        <w:t>)</w:t>
      </w:r>
    </w:p>
    <w:p w14:paraId="0FD3C7A7" w14:textId="4384B95D" w:rsidR="00DA55F4" w:rsidRPr="00650534" w:rsidRDefault="00DA55F4" w:rsidP="005F64B5">
      <w:pPr>
        <w:pStyle w:val="af7"/>
        <w:rPr>
          <w:rFonts w:asciiTheme="minorEastAsia" w:eastAsiaTheme="minorEastAsia" w:hAnsiTheme="minorEastAsia"/>
          <w:b w:val="0"/>
          <w:bCs w:val="0"/>
          <w:color w:val="000000" w:themeColor="text1"/>
          <w:sz w:val="21"/>
          <w:szCs w:val="21"/>
        </w:rPr>
      </w:pPr>
    </w:p>
    <w:p w14:paraId="0E26D1C4" w14:textId="7B7B048D"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加算回路（反転加算，＋端子接地）の理論は二入力に対して次で与える。理想では各入力の重みは抵抗比で決まり，切片は</w:t>
      </w:r>
      <w:r w:rsidRPr="00650534">
        <w:rPr>
          <w:rFonts w:asciiTheme="minorEastAsia" w:eastAsiaTheme="minorEastAsia" w:hAnsiTheme="minorEastAsia" w:cs="Georgia"/>
          <w:color w:val="000000" w:themeColor="text1"/>
          <w:sz w:val="21"/>
          <w:szCs w:val="21"/>
        </w:rPr>
        <w:t xml:space="preserve"> 0 </w:t>
      </w:r>
      <w:r w:rsidRPr="00650534">
        <w:rPr>
          <w:rFonts w:asciiTheme="minorEastAsia" w:eastAsiaTheme="minorEastAsia" w:hAnsiTheme="minorEastAsia" w:cs="ＭＳ 明朝" w:hint="eastAsia"/>
          <w:color w:val="000000" w:themeColor="text1"/>
          <w:sz w:val="21"/>
          <w:szCs w:val="21"/>
        </w:rPr>
        <w:t>になる。</w:t>
      </w:r>
    </w:p>
    <w:p w14:paraId="0249FB1D" w14:textId="505556FE" w:rsidR="005F64B5" w:rsidRPr="00650534" w:rsidRDefault="00000000" w:rsidP="005F64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2,th</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den>
          </m:f>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6B332FC5" w14:textId="7977FD3C"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18</w:t>
      </w:r>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固定で</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掃引）と表</w:t>
      </w:r>
      <w:r w:rsidRPr="00650534">
        <w:rPr>
          <w:rFonts w:asciiTheme="minorEastAsia" w:eastAsiaTheme="minorEastAsia" w:hAnsiTheme="minorEastAsia" w:cs="Georgia"/>
          <w:color w:val="000000" w:themeColor="text1"/>
          <w:sz w:val="21"/>
          <w:szCs w:val="21"/>
        </w:rPr>
        <w:t>19</w:t>
      </w:r>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固定で</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掃引）から二点法で傾きを求めると，</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の係数は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≃(-12.135-7.880)/10=-2.0015</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の係数は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≃(-12.135-(-7.876))/10=-0.4259</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になった。表</w:t>
      </w:r>
      <w:r w:rsidRPr="00650534">
        <w:rPr>
          <w:rFonts w:asciiTheme="minorEastAsia" w:eastAsiaTheme="minorEastAsia" w:hAnsiTheme="minorEastAsia" w:cs="Georgia"/>
          <w:color w:val="000000" w:themeColor="text1"/>
          <w:sz w:val="21"/>
          <w:szCs w:val="21"/>
        </w:rPr>
        <w:t>19</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に対する出力</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≃-2.129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を用いると切片は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≃-2.129-5</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≈+0.0005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と求まり，等価入力オフセットは</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未満である。</w:t>
      </w:r>
    </w:p>
    <w:p w14:paraId="25BC872A" w14:textId="3EE59B76" w:rsidR="005F64B5" w:rsidRPr="00650534" w:rsidRDefault="00000000" w:rsidP="005F64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=-2.0015,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 xml:space="preserve">=-0.4259,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≈+0.0005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4C9A248F" w14:textId="0C054034"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実験で用いた抵抗は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kΩ:47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とみなせるので，理論係数は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=-2.0000,</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2,th</m:t>
            </m:r>
          </m:sub>
        </m:sSub>
        <m:r>
          <m:rPr>
            <m:sty m:val="p"/>
          </m:rPr>
          <w:rPr>
            <w:rFonts w:ascii="Cambria Math" w:eastAsiaTheme="minorEastAsia" w:hAnsi="Cambria Math"/>
            <w:color w:val="000000" w:themeColor="text1"/>
            <w:sz w:val="21"/>
            <w:szCs w:val="21"/>
          </w:rPr>
          <m:t>=-20/47=-0.4255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である。よって係数の相対誤差は</w:t>
      </w:r>
    </w:p>
    <w:p w14:paraId="507954AB" w14:textId="00BB386F" w:rsidR="005F64B5" w:rsidRPr="00650534" w:rsidRDefault="00000000" w:rsidP="005F64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|-2.0015-(-2.0000)|</m:t>
              </m:r>
            </m:num>
            <m:den>
              <m:r>
                <m:rPr>
                  <m:sty m:val="p"/>
                </m:rPr>
                <w:rPr>
                  <w:rFonts w:ascii="Cambria Math" w:eastAsiaTheme="minorEastAsia" w:hAnsi="Cambria Math"/>
                  <w:color w:val="000000" w:themeColor="text1"/>
                  <w:sz w:val="21"/>
                  <w:szCs w:val="21"/>
                </w:rPr>
                <m:t>2.0000</m:t>
              </m:r>
            </m:den>
          </m:f>
          <m:r>
            <m:rPr>
              <m:sty m:val="p"/>
            </m:rPr>
            <w:rPr>
              <w:rFonts w:ascii="Cambria Math" w:eastAsiaTheme="minorEastAsia" w:hAnsi="Cambria Math"/>
              <w:color w:val="000000" w:themeColor="text1"/>
              <w:sz w:val="21"/>
              <w:szCs w:val="21"/>
            </w:rPr>
            <m:t xml:space="preserve">×100=0.075%,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|-0.4259-(-0.4255)|</m:t>
              </m:r>
            </m:num>
            <m:den>
              <m:r>
                <m:rPr>
                  <m:sty m:val="p"/>
                </m:rPr>
                <w:rPr>
                  <w:rFonts w:ascii="Cambria Math" w:eastAsiaTheme="minorEastAsia" w:hAnsi="Cambria Math"/>
                  <w:color w:val="000000" w:themeColor="text1"/>
                  <w:sz w:val="21"/>
                  <w:szCs w:val="21"/>
                </w:rPr>
                <m:t>0.4255</m:t>
              </m:r>
            </m:den>
          </m:f>
          <m:r>
            <m:rPr>
              <m:sty m:val="p"/>
            </m:rPr>
            <w:rPr>
              <w:rFonts w:ascii="Cambria Math" w:eastAsiaTheme="minorEastAsia" w:hAnsi="Cambria Math"/>
              <w:color w:val="000000" w:themeColor="text1"/>
              <w:sz w:val="21"/>
              <w:szCs w:val="21"/>
            </w:rPr>
            <m:t>×100≈0.09%</m:t>
          </m:r>
        </m:oMath>
      </m:oMathPara>
    </w:p>
    <w:p w14:paraId="59B21257" w14:textId="4E69C971"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となり，両入力とも抵抗比で決まる理論と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程度の差で一致した。重みの比は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|≈4.70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=47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k=4.7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と完全に対応している。切片</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は実質ゼロであり，ノイズゲイン</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NG</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≈8.25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ＭＳ 明朝" w:hint="eastAsia"/>
          <w:color w:val="000000" w:themeColor="text1"/>
          <w:sz w:val="21"/>
          <w:szCs w:val="21"/>
        </w:rPr>
        <w:t>）から入力等価オフセットは</w:t>
      </w:r>
    </w:p>
    <w:p w14:paraId="1F7674DD" w14:textId="0794FE30" w:rsidR="005F64B5" w:rsidRPr="00650534" w:rsidRDefault="00000000" w:rsidP="005F64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w:rPr>
                  <w:rFonts w:ascii="Cambria Math" w:eastAsiaTheme="minorEastAsia" w:hAnsi="Cambria Math"/>
                  <w:color w:val="000000" w:themeColor="text1"/>
                  <w:sz w:val="21"/>
                  <w:szCs w:val="21"/>
                </w:rPr>
                <m:t>NG</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0.0005</m:t>
              </m:r>
            </m:num>
            <m:den>
              <m:r>
                <m:rPr>
                  <m:sty m:val="p"/>
                </m:rPr>
                <w:rPr>
                  <w:rFonts w:ascii="Cambria Math" w:eastAsiaTheme="minorEastAsia" w:hAnsi="Cambria Math"/>
                  <w:color w:val="000000" w:themeColor="text1"/>
                  <w:sz w:val="21"/>
                  <w:szCs w:val="21"/>
                </w:rPr>
                <m:t>1+20/8.25</m:t>
              </m:r>
            </m:den>
          </m:f>
          <m:r>
            <m:rPr>
              <m:sty m:val="p"/>
            </m:rPr>
            <w:rPr>
              <w:rFonts w:ascii="Cambria Math" w:eastAsiaTheme="minorEastAsia" w:hAnsi="Cambria Math"/>
              <w:color w:val="000000" w:themeColor="text1"/>
              <w:sz w:val="21"/>
              <w:szCs w:val="21"/>
            </w:rPr>
            <m:t>≈0.15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1E6E1349" w14:textId="4D12C3C1"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と見積もれ，仮想接地の精度は十分に高い。有限オープンループ利得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による係数の共通縮小は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k</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Aβ</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)≈0.292</m:t>
        </m:r>
      </m:oMath>
      <w:r w:rsidRPr="00650534">
        <w:rPr>
          <w:rFonts w:asciiTheme="minorEastAsia" w:eastAsiaTheme="minorEastAsia" w:hAnsiTheme="minorEastAsia" w:cs="ＭＳ 明朝" w:hint="eastAsia"/>
          <w:color w:val="000000" w:themeColor="text1"/>
          <w:sz w:val="21"/>
          <w:szCs w:val="21"/>
        </w:rPr>
        <w:t>）で与えられるので，平均的な係数誤差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∼0.08%</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を用いると</w:t>
      </w:r>
    </w:p>
    <w:p w14:paraId="7FE6988E" w14:textId="33FE3C7E" w:rsidR="005F64B5" w:rsidRPr="00650534" w:rsidRDefault="00FF226B" w:rsidP="005F64B5">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w:lastRenderedPageBreak/>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0.292×8×</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den>
          </m:f>
          <m:r>
            <m:rPr>
              <m:sty m:val="p"/>
            </m:rPr>
            <w:rPr>
              <w:rFonts w:ascii="Cambria Math" w:eastAsiaTheme="minorEastAsia" w:hAnsi="Cambria Math"/>
              <w:color w:val="000000" w:themeColor="text1"/>
              <w:sz w:val="21"/>
              <w:szCs w:val="21"/>
            </w:rPr>
            <m:t>≈4.3×</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m:oMathPara>
    </w:p>
    <w:p w14:paraId="4C7772E6" w14:textId="236E899E" w:rsidR="005F64B5" w:rsidRPr="00650534" w:rsidRDefault="005F64B5" w:rsidP="005F64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となり，直流域での有効利得は数千倍規模と推定できる。以上より，無負荷で一方の入力を固定して他方を掃引した両系列は，</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=-2.0015,</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=-0.4259,</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を与え，理論</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と高精度に一致した。残差は主として抵抗実値のわずかなずれと入力オフセット（</w:t>
      </w:r>
      <m:oMath>
        <m:r>
          <m:rPr>
            <m:sty m:val="p"/>
          </m:rPr>
          <w:rPr>
            <w:rFonts w:ascii="Cambria Math" w:eastAsiaTheme="minorEastAsia" w:hAnsi="Cambria Math"/>
            <w:color w:val="000000" w:themeColor="text1"/>
            <w:sz w:val="21"/>
            <w:szCs w:val="21"/>
          </w:rPr>
          <m:t>∼0.15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入力相当）で説明できる。</w:t>
      </w:r>
    </w:p>
    <w:p w14:paraId="5EFFC4B5" w14:textId="77777777" w:rsidR="005F64B5" w:rsidRPr="00650534" w:rsidRDefault="005F64B5" w:rsidP="005F64B5">
      <w:pPr>
        <w:rPr>
          <w:rFonts w:asciiTheme="minorEastAsia" w:eastAsiaTheme="minorEastAsia" w:hAnsiTheme="minorEastAsia"/>
          <w:color w:val="000000" w:themeColor="text1"/>
          <w:sz w:val="21"/>
          <w:szCs w:val="21"/>
        </w:rPr>
      </w:pPr>
    </w:p>
    <w:p w14:paraId="47205C2D" w14:textId="1E2C3912" w:rsidR="00DA55F4" w:rsidRPr="00650534" w:rsidRDefault="00761D39" w:rsidP="00DA55F4">
      <w:pPr>
        <w:pStyle w:val="Web"/>
        <w:numPr>
          <w:ilvl w:val="1"/>
          <w:numId w:val="14"/>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測定結果を一次関数で近似し、理論値および反転増幅回路の近似結果と比較した（直線近似が不適切な測定点は除外した）</w:t>
      </w:r>
      <w:r w:rsidR="00DA55F4" w:rsidRPr="00650534">
        <w:rPr>
          <w:rFonts w:asciiTheme="minorEastAsia" w:eastAsiaTheme="minorEastAsia" w:hAnsiTheme="minorEastAsia"/>
          <w:color w:val="000000" w:themeColor="text1"/>
          <w:sz w:val="21"/>
          <w:szCs w:val="21"/>
        </w:rPr>
        <w:t>。</w:t>
      </w:r>
    </w:p>
    <w:p w14:paraId="2B0E63EE" w14:textId="77777777" w:rsidR="00C6493B" w:rsidRPr="00650534" w:rsidRDefault="00C6493B" w:rsidP="00C6493B">
      <w:pPr>
        <w:pStyle w:val="Web"/>
        <w:rPr>
          <w:rFonts w:asciiTheme="minorEastAsia" w:eastAsiaTheme="minorEastAsia" w:hAnsiTheme="minorEastAsia"/>
          <w:color w:val="000000" w:themeColor="text1"/>
          <w:sz w:val="21"/>
          <w:szCs w:val="21"/>
        </w:rPr>
      </w:pPr>
    </w:p>
    <w:p w14:paraId="65D0F204" w14:textId="77777777" w:rsidR="00B61E5C" w:rsidRPr="00650534" w:rsidRDefault="00B61E5C" w:rsidP="00C6493B">
      <w:pPr>
        <w:pStyle w:val="Web"/>
        <w:rPr>
          <w:rFonts w:asciiTheme="minorEastAsia" w:eastAsiaTheme="minorEastAsia" w:hAnsiTheme="minorEastAsia"/>
          <w:color w:val="000000" w:themeColor="text1"/>
          <w:sz w:val="21"/>
          <w:szCs w:val="21"/>
        </w:rPr>
      </w:pPr>
    </w:p>
    <w:p w14:paraId="5405C36A" w14:textId="3C7AD041" w:rsidR="00AC7D1D" w:rsidRPr="00650534" w:rsidRDefault="00AC7D1D"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20</w:t>
      </w:r>
      <w:r w:rsidRPr="00650534">
        <w:rPr>
          <w:rFonts w:asciiTheme="minorEastAsia" w:eastAsiaTheme="minorEastAsia" w:hAnsiTheme="minorEastAsia"/>
          <w:b w:val="0"/>
          <w:bCs w:val="0"/>
          <w:color w:val="000000" w:themeColor="text1"/>
          <w:sz w:val="21"/>
          <w:szCs w:val="21"/>
        </w:rPr>
        <w:fldChar w:fldCharType="end"/>
      </w:r>
      <w:r w:rsidR="00C6493B" w:rsidRPr="00650534">
        <w:rPr>
          <w:rFonts w:asciiTheme="minorEastAsia" w:eastAsiaTheme="minorEastAsia" w:hAnsiTheme="minorEastAsia" w:hint="eastAsia"/>
          <w:b w:val="0"/>
          <w:bCs w:val="0"/>
          <w:color w:val="000000" w:themeColor="text1"/>
          <w:sz w:val="21"/>
          <w:szCs w:val="21"/>
        </w:rPr>
        <w:t>加算回路の測定値と理論値</w:t>
      </w:r>
      <w:r w:rsidR="00C6493B" w:rsidRPr="00650534">
        <w:rPr>
          <w:rFonts w:asciiTheme="minorEastAsia" w:eastAsiaTheme="minorEastAsia" w:hAnsiTheme="minorEastAsia"/>
          <w:b w:val="0"/>
          <w:bCs w:val="0"/>
          <w:color w:val="000000" w:themeColor="text1"/>
          <w:sz w:val="21"/>
          <w:szCs w:val="21"/>
        </w:rPr>
        <w:t>(Eb1=5)</w:t>
      </w:r>
    </w:p>
    <w:tbl>
      <w:tblPr>
        <w:tblW w:w="8628" w:type="dxa"/>
        <w:tblInd w:w="41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438"/>
        <w:gridCol w:w="1438"/>
        <w:gridCol w:w="1438"/>
        <w:gridCol w:w="1438"/>
        <w:gridCol w:w="1438"/>
        <w:gridCol w:w="1438"/>
      </w:tblGrid>
      <w:tr w:rsidR="00650534" w:rsidRPr="00650534" w14:paraId="66FDFA12" w14:textId="77777777" w:rsidTr="00296EEF">
        <w:trPr>
          <w:trHeight w:val="424"/>
        </w:trPr>
        <w:tc>
          <w:tcPr>
            <w:tcW w:w="1438" w:type="dxa"/>
            <w:noWrap/>
            <w:tcMar>
              <w:top w:w="15" w:type="dxa"/>
              <w:left w:w="15" w:type="dxa"/>
              <w:bottom w:w="0" w:type="dxa"/>
              <w:right w:w="15" w:type="dxa"/>
            </w:tcMar>
            <w:vAlign w:val="center"/>
            <w:hideMark/>
          </w:tcPr>
          <w:p w14:paraId="7010FE3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測定値傾きa</w:t>
            </w:r>
          </w:p>
        </w:tc>
        <w:tc>
          <w:tcPr>
            <w:tcW w:w="1438" w:type="dxa"/>
            <w:noWrap/>
            <w:tcMar>
              <w:top w:w="15" w:type="dxa"/>
              <w:left w:w="15" w:type="dxa"/>
              <w:bottom w:w="0" w:type="dxa"/>
              <w:right w:w="15" w:type="dxa"/>
            </w:tcMar>
            <w:vAlign w:val="center"/>
            <w:hideMark/>
          </w:tcPr>
          <w:p w14:paraId="56F508B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理論値傾きa</w:t>
            </w:r>
          </w:p>
        </w:tc>
        <w:tc>
          <w:tcPr>
            <w:tcW w:w="1438" w:type="dxa"/>
            <w:noWrap/>
            <w:tcMar>
              <w:top w:w="15" w:type="dxa"/>
              <w:left w:w="15" w:type="dxa"/>
              <w:bottom w:w="0" w:type="dxa"/>
              <w:right w:w="15" w:type="dxa"/>
            </w:tcMar>
            <w:vAlign w:val="center"/>
            <w:hideMark/>
          </w:tcPr>
          <w:p w14:paraId="115BA5F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傾き相対誤差[%]</w:t>
            </w:r>
          </w:p>
        </w:tc>
        <w:tc>
          <w:tcPr>
            <w:tcW w:w="1438" w:type="dxa"/>
            <w:noWrap/>
            <w:tcMar>
              <w:top w:w="15" w:type="dxa"/>
              <w:left w:w="15" w:type="dxa"/>
              <w:bottom w:w="0" w:type="dxa"/>
              <w:right w:w="15" w:type="dxa"/>
            </w:tcMar>
            <w:vAlign w:val="center"/>
            <w:hideMark/>
          </w:tcPr>
          <w:p w14:paraId="03FA3CD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測定値切片b</w:t>
            </w:r>
          </w:p>
        </w:tc>
        <w:tc>
          <w:tcPr>
            <w:tcW w:w="1438" w:type="dxa"/>
            <w:noWrap/>
            <w:tcMar>
              <w:top w:w="15" w:type="dxa"/>
              <w:left w:w="15" w:type="dxa"/>
              <w:bottom w:w="0" w:type="dxa"/>
              <w:right w:w="15" w:type="dxa"/>
            </w:tcMar>
            <w:vAlign w:val="center"/>
            <w:hideMark/>
          </w:tcPr>
          <w:p w14:paraId="31FCA44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理論値切片b</w:t>
            </w:r>
          </w:p>
        </w:tc>
        <w:tc>
          <w:tcPr>
            <w:tcW w:w="1438" w:type="dxa"/>
            <w:noWrap/>
            <w:tcMar>
              <w:top w:w="15" w:type="dxa"/>
              <w:left w:w="15" w:type="dxa"/>
              <w:bottom w:w="0" w:type="dxa"/>
              <w:right w:w="15" w:type="dxa"/>
            </w:tcMar>
            <w:vAlign w:val="center"/>
            <w:hideMark/>
          </w:tcPr>
          <w:p w14:paraId="4436022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切片相対誤差[%]</w:t>
            </w:r>
          </w:p>
        </w:tc>
      </w:tr>
      <w:tr w:rsidR="00650534" w:rsidRPr="00650534" w14:paraId="40275DD9" w14:textId="77777777" w:rsidTr="00296EEF">
        <w:trPr>
          <w:trHeight w:val="424"/>
        </w:trPr>
        <w:tc>
          <w:tcPr>
            <w:tcW w:w="0" w:type="auto"/>
            <w:noWrap/>
            <w:tcMar>
              <w:top w:w="15" w:type="dxa"/>
              <w:left w:w="15" w:type="dxa"/>
              <w:bottom w:w="0" w:type="dxa"/>
              <w:right w:w="15" w:type="dxa"/>
            </w:tcMar>
            <w:vAlign w:val="center"/>
            <w:hideMark/>
          </w:tcPr>
          <w:p w14:paraId="386F653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-2.00153273</w:t>
            </w:r>
          </w:p>
        </w:tc>
        <w:tc>
          <w:tcPr>
            <w:tcW w:w="0" w:type="auto"/>
            <w:noWrap/>
            <w:tcMar>
              <w:top w:w="15" w:type="dxa"/>
              <w:left w:w="15" w:type="dxa"/>
              <w:bottom w:w="0" w:type="dxa"/>
              <w:right w:w="15" w:type="dxa"/>
            </w:tcMar>
            <w:vAlign w:val="center"/>
            <w:hideMark/>
          </w:tcPr>
          <w:p w14:paraId="248A152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6059E81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-0.07663636</w:t>
            </w:r>
          </w:p>
        </w:tc>
        <w:tc>
          <w:tcPr>
            <w:tcW w:w="0" w:type="auto"/>
            <w:noWrap/>
            <w:tcMar>
              <w:top w:w="15" w:type="dxa"/>
              <w:left w:w="15" w:type="dxa"/>
              <w:bottom w:w="0" w:type="dxa"/>
              <w:right w:w="15" w:type="dxa"/>
            </w:tcMar>
            <w:vAlign w:val="center"/>
            <w:hideMark/>
          </w:tcPr>
          <w:p w14:paraId="74295DF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-2.12803636</w:t>
            </w:r>
          </w:p>
        </w:tc>
        <w:tc>
          <w:tcPr>
            <w:tcW w:w="0" w:type="auto"/>
            <w:noWrap/>
            <w:tcMar>
              <w:top w:w="15" w:type="dxa"/>
              <w:left w:w="15" w:type="dxa"/>
              <w:bottom w:w="0" w:type="dxa"/>
              <w:right w:w="15" w:type="dxa"/>
            </w:tcMar>
            <w:vAlign w:val="center"/>
            <w:hideMark/>
          </w:tcPr>
          <w:p w14:paraId="7205F17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-2.12765957</w:t>
            </w:r>
          </w:p>
        </w:tc>
        <w:tc>
          <w:tcPr>
            <w:tcW w:w="0" w:type="auto"/>
            <w:noWrap/>
            <w:tcMar>
              <w:top w:w="15" w:type="dxa"/>
              <w:left w:w="15" w:type="dxa"/>
              <w:bottom w:w="0" w:type="dxa"/>
              <w:right w:w="15" w:type="dxa"/>
            </w:tcMar>
            <w:vAlign w:val="center"/>
            <w:hideMark/>
          </w:tcPr>
          <w:p w14:paraId="690D594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0.00017709</w:t>
            </w:r>
          </w:p>
        </w:tc>
      </w:tr>
    </w:tbl>
    <w:p w14:paraId="253A9F01" w14:textId="77777777" w:rsidR="00DA55F4" w:rsidRPr="00650534" w:rsidRDefault="00DA55F4" w:rsidP="00DA55F4">
      <w:pPr>
        <w:pStyle w:val="Web"/>
        <w:rPr>
          <w:rFonts w:asciiTheme="minorEastAsia" w:eastAsiaTheme="minorEastAsia" w:hAnsiTheme="minorEastAsia"/>
          <w:color w:val="000000" w:themeColor="text1"/>
          <w:sz w:val="21"/>
          <w:szCs w:val="21"/>
        </w:rPr>
      </w:pPr>
    </w:p>
    <w:p w14:paraId="0883CB15" w14:textId="096720D5" w:rsidR="00C21605" w:rsidRPr="00650534" w:rsidRDefault="00C21605" w:rsidP="00C21605">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21</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hint="eastAsia"/>
          <w:b w:val="0"/>
          <w:bCs w:val="0"/>
          <w:color w:val="000000" w:themeColor="text1"/>
          <w:sz w:val="21"/>
          <w:szCs w:val="21"/>
        </w:rPr>
        <w:t>加算回路の測定値と理論値</w:t>
      </w:r>
      <w:r w:rsidRPr="00650534">
        <w:rPr>
          <w:rFonts w:asciiTheme="minorEastAsia" w:eastAsiaTheme="minorEastAsia" w:hAnsiTheme="minorEastAsia"/>
          <w:b w:val="0"/>
          <w:bCs w:val="0"/>
          <w:color w:val="000000" w:themeColor="text1"/>
          <w:sz w:val="21"/>
          <w:szCs w:val="21"/>
        </w:rPr>
        <w:t>(Eb2=5)</w:t>
      </w:r>
    </w:p>
    <w:tbl>
      <w:tblPr>
        <w:tblW w:w="8694"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49"/>
        <w:gridCol w:w="1449"/>
        <w:gridCol w:w="1449"/>
        <w:gridCol w:w="1449"/>
        <w:gridCol w:w="1449"/>
        <w:gridCol w:w="1449"/>
      </w:tblGrid>
      <w:tr w:rsidR="00650534" w:rsidRPr="00650534" w14:paraId="6A397FFD" w14:textId="77777777" w:rsidTr="00296EEF">
        <w:trPr>
          <w:trHeight w:val="400"/>
        </w:trPr>
        <w:tc>
          <w:tcPr>
            <w:tcW w:w="1449" w:type="dxa"/>
            <w:noWrap/>
            <w:tcMar>
              <w:top w:w="15" w:type="dxa"/>
              <w:left w:w="15" w:type="dxa"/>
              <w:bottom w:w="0" w:type="dxa"/>
              <w:right w:w="15" w:type="dxa"/>
            </w:tcMar>
            <w:vAlign w:val="center"/>
            <w:hideMark/>
          </w:tcPr>
          <w:p w14:paraId="6550636E"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測定値傾きa</w:t>
            </w:r>
          </w:p>
        </w:tc>
        <w:tc>
          <w:tcPr>
            <w:tcW w:w="1449" w:type="dxa"/>
            <w:noWrap/>
            <w:tcMar>
              <w:top w:w="15" w:type="dxa"/>
              <w:left w:w="15" w:type="dxa"/>
              <w:bottom w:w="0" w:type="dxa"/>
              <w:right w:w="15" w:type="dxa"/>
            </w:tcMar>
            <w:vAlign w:val="center"/>
            <w:hideMark/>
          </w:tcPr>
          <w:p w14:paraId="58035E42"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理論値傾きa</w:t>
            </w:r>
          </w:p>
        </w:tc>
        <w:tc>
          <w:tcPr>
            <w:tcW w:w="1449" w:type="dxa"/>
            <w:noWrap/>
            <w:tcMar>
              <w:top w:w="15" w:type="dxa"/>
              <w:left w:w="15" w:type="dxa"/>
              <w:bottom w:w="0" w:type="dxa"/>
              <w:right w:w="15" w:type="dxa"/>
            </w:tcMar>
            <w:vAlign w:val="center"/>
            <w:hideMark/>
          </w:tcPr>
          <w:p w14:paraId="1443E804"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傾き相対誤差[%]</w:t>
            </w:r>
          </w:p>
        </w:tc>
        <w:tc>
          <w:tcPr>
            <w:tcW w:w="1449" w:type="dxa"/>
            <w:noWrap/>
            <w:tcMar>
              <w:top w:w="15" w:type="dxa"/>
              <w:left w:w="15" w:type="dxa"/>
              <w:bottom w:w="0" w:type="dxa"/>
              <w:right w:w="15" w:type="dxa"/>
            </w:tcMar>
            <w:vAlign w:val="center"/>
            <w:hideMark/>
          </w:tcPr>
          <w:p w14:paraId="0C28935C"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測定値切片b</w:t>
            </w:r>
          </w:p>
        </w:tc>
        <w:tc>
          <w:tcPr>
            <w:tcW w:w="1449" w:type="dxa"/>
            <w:noWrap/>
            <w:tcMar>
              <w:top w:w="15" w:type="dxa"/>
              <w:left w:w="15" w:type="dxa"/>
              <w:bottom w:w="0" w:type="dxa"/>
              <w:right w:w="15" w:type="dxa"/>
            </w:tcMar>
            <w:vAlign w:val="center"/>
            <w:hideMark/>
          </w:tcPr>
          <w:p w14:paraId="0BA9E2DA"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理論値切片b</w:t>
            </w:r>
          </w:p>
        </w:tc>
        <w:tc>
          <w:tcPr>
            <w:tcW w:w="1449" w:type="dxa"/>
            <w:noWrap/>
            <w:tcMar>
              <w:top w:w="15" w:type="dxa"/>
              <w:left w:w="15" w:type="dxa"/>
              <w:bottom w:w="0" w:type="dxa"/>
              <w:right w:w="15" w:type="dxa"/>
            </w:tcMar>
            <w:vAlign w:val="center"/>
            <w:hideMark/>
          </w:tcPr>
          <w:p w14:paraId="0F70820A"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切片相対誤差[%]</w:t>
            </w:r>
          </w:p>
        </w:tc>
      </w:tr>
      <w:tr w:rsidR="00650534" w:rsidRPr="00650534" w14:paraId="36BFFD53" w14:textId="77777777" w:rsidTr="00296EEF">
        <w:trPr>
          <w:trHeight w:val="400"/>
        </w:trPr>
        <w:tc>
          <w:tcPr>
            <w:tcW w:w="0" w:type="auto"/>
            <w:noWrap/>
            <w:tcMar>
              <w:top w:w="15" w:type="dxa"/>
              <w:left w:w="15" w:type="dxa"/>
              <w:bottom w:w="0" w:type="dxa"/>
              <w:right w:w="15" w:type="dxa"/>
            </w:tcMar>
            <w:vAlign w:val="center"/>
            <w:hideMark/>
          </w:tcPr>
          <w:p w14:paraId="3AEFFC41"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-0.42589091</w:t>
            </w:r>
          </w:p>
        </w:tc>
        <w:tc>
          <w:tcPr>
            <w:tcW w:w="0" w:type="auto"/>
            <w:noWrap/>
            <w:tcMar>
              <w:top w:w="15" w:type="dxa"/>
              <w:left w:w="15" w:type="dxa"/>
              <w:bottom w:w="0" w:type="dxa"/>
              <w:right w:w="15" w:type="dxa"/>
            </w:tcMar>
            <w:vAlign w:val="center"/>
            <w:hideMark/>
          </w:tcPr>
          <w:p w14:paraId="23AD204F"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-0.42553191</w:t>
            </w:r>
          </w:p>
        </w:tc>
        <w:tc>
          <w:tcPr>
            <w:tcW w:w="0" w:type="auto"/>
            <w:noWrap/>
            <w:tcMar>
              <w:top w:w="15" w:type="dxa"/>
              <w:left w:w="15" w:type="dxa"/>
              <w:bottom w:w="0" w:type="dxa"/>
              <w:right w:w="15" w:type="dxa"/>
            </w:tcMar>
            <w:vAlign w:val="center"/>
            <w:hideMark/>
          </w:tcPr>
          <w:p w14:paraId="43BD303F"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-0.08436364</w:t>
            </w:r>
          </w:p>
        </w:tc>
        <w:tc>
          <w:tcPr>
            <w:tcW w:w="0" w:type="auto"/>
            <w:noWrap/>
            <w:tcMar>
              <w:top w:w="15" w:type="dxa"/>
              <w:left w:w="15" w:type="dxa"/>
              <w:bottom w:w="0" w:type="dxa"/>
              <w:right w:w="15" w:type="dxa"/>
            </w:tcMar>
            <w:vAlign w:val="center"/>
            <w:hideMark/>
          </w:tcPr>
          <w:p w14:paraId="4BF0A78B"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-10.0056364</w:t>
            </w:r>
          </w:p>
        </w:tc>
        <w:tc>
          <w:tcPr>
            <w:tcW w:w="0" w:type="auto"/>
            <w:noWrap/>
            <w:tcMar>
              <w:top w:w="15" w:type="dxa"/>
              <w:left w:w="15" w:type="dxa"/>
              <w:bottom w:w="0" w:type="dxa"/>
              <w:right w:w="15" w:type="dxa"/>
            </w:tcMar>
            <w:vAlign w:val="center"/>
            <w:hideMark/>
          </w:tcPr>
          <w:p w14:paraId="6A586459"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5C0E96E7" w14:textId="77777777" w:rsidR="00C21605" w:rsidRPr="00650534" w:rsidRDefault="00C21605" w:rsidP="00C21605">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0.00056364</w:t>
            </w:r>
          </w:p>
        </w:tc>
      </w:tr>
    </w:tbl>
    <w:p w14:paraId="50116D23"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20</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Eb1=+5 V</w:t>
      </w:r>
      <w:r w:rsidRPr="00650534">
        <w:rPr>
          <w:rFonts w:asciiTheme="minorEastAsia" w:eastAsiaTheme="minorEastAsia" w:hAnsiTheme="minorEastAsia" w:cs="ＭＳ 明朝" w:hint="eastAsia"/>
          <w:color w:val="000000" w:themeColor="text1"/>
          <w:sz w:val="21"/>
          <w:szCs w:val="21"/>
        </w:rPr>
        <w:t>固定で</w:t>
      </w:r>
      <w:r w:rsidRPr="00650534">
        <w:rPr>
          <w:rFonts w:asciiTheme="minorEastAsia" w:eastAsiaTheme="minorEastAsia" w:hAnsiTheme="minorEastAsia" w:cs="Georgia"/>
          <w:color w:val="000000" w:themeColor="text1"/>
          <w:sz w:val="21"/>
          <w:szCs w:val="21"/>
        </w:rPr>
        <w:t xml:space="preserve"> Eb2 </w:t>
      </w:r>
      <w:r w:rsidRPr="00650534">
        <w:rPr>
          <w:rFonts w:asciiTheme="minorEastAsia" w:eastAsiaTheme="minorEastAsia" w:hAnsiTheme="minorEastAsia" w:cs="ＭＳ 明朝" w:hint="eastAsia"/>
          <w:color w:val="000000" w:themeColor="text1"/>
          <w:sz w:val="21"/>
          <w:szCs w:val="21"/>
        </w:rPr>
        <w:t>を掃引）の回帰は次になった。</w:t>
      </w:r>
    </w:p>
    <w:p w14:paraId="4794A63D" w14:textId="274CEEE3"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 xml:space="preserve">≃(-2.00153273)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+(-2.12803636)</m:t>
          </m:r>
          <m:r>
            <m:rPr>
              <m:nor/>
            </m:rPr>
            <w:rPr>
              <w:rFonts w:asciiTheme="minorEastAsia" w:eastAsiaTheme="minorEastAsia" w:hAnsiTheme="minorEastAsia"/>
              <w:color w:val="000000" w:themeColor="text1"/>
              <w:sz w:val="21"/>
              <w:szCs w:val="21"/>
            </w:rPr>
            <m:t xml:space="preserve"> [V]</m:t>
          </m:r>
        </m:oMath>
      </m:oMathPara>
    </w:p>
    <w:p w14:paraId="2CBA59CA" w14:textId="6626F09A"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2,th</m:t>
            </m:r>
          </m:sub>
        </m:sSub>
        <m:r>
          <m:rPr>
            <m:sty m:val="p"/>
          </m:rPr>
          <w:rPr>
            <w:rFonts w:ascii="Cambria Math" w:eastAsiaTheme="minorEastAsia" w:hAnsi="Cambria Math"/>
            <w:color w:val="000000" w:themeColor="text1"/>
            <w:sz w:val="21"/>
            <w:szCs w:val="21"/>
          </w:rPr>
          <m:t>=-2.0000,</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=(-0.4255319)×5=-2.12765957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なので，傾き・切片の相対誤差は</w:t>
      </w:r>
    </w:p>
    <w:p w14:paraId="041355E1" w14:textId="2E469D50"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|-2.00153273-(-2.0000)|</m:t>
              </m:r>
            </m:num>
            <m:den>
              <m:r>
                <m:rPr>
                  <m:sty m:val="p"/>
                </m:rPr>
                <w:rPr>
                  <w:rFonts w:ascii="Cambria Math" w:eastAsiaTheme="minorEastAsia" w:hAnsi="Cambria Math"/>
                  <w:color w:val="000000" w:themeColor="text1"/>
                  <w:sz w:val="21"/>
                  <w:szCs w:val="21"/>
                </w:rPr>
                <m:t>2.0000</m:t>
              </m:r>
            </m:den>
          </m:f>
          <m:r>
            <m:rPr>
              <m:sty m:val="p"/>
            </m:rPr>
            <w:rPr>
              <w:rFonts w:ascii="Cambria Math" w:eastAsiaTheme="minorEastAsia" w:hAnsi="Cambria Math"/>
              <w:color w:val="000000" w:themeColor="text1"/>
              <w:sz w:val="21"/>
              <w:szCs w:val="21"/>
            </w:rPr>
            <m:t>×100=0.07664%</m:t>
          </m:r>
        </m:oMath>
      </m:oMathPara>
    </w:p>
    <w:p w14:paraId="74D254C1" w14:textId="07F2AF60"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|-2.12803636-(-2.12765957)|</m:t>
              </m:r>
            </m:num>
            <m:den>
              <m:r>
                <m:rPr>
                  <m:sty m:val="p"/>
                </m:rPr>
                <w:rPr>
                  <w:rFonts w:ascii="Cambria Math" w:eastAsiaTheme="minorEastAsia" w:hAnsi="Cambria Math"/>
                  <w:color w:val="000000" w:themeColor="text1"/>
                  <w:sz w:val="21"/>
                  <w:szCs w:val="21"/>
                </w:rPr>
                <m:t>2.12765957</m:t>
              </m:r>
            </m:den>
          </m:f>
          <m:r>
            <m:rPr>
              <m:sty m:val="p"/>
            </m:rPr>
            <w:rPr>
              <w:rFonts w:ascii="Cambria Math" w:eastAsiaTheme="minorEastAsia" w:hAnsi="Cambria Math"/>
              <w:color w:val="000000" w:themeColor="text1"/>
              <w:sz w:val="21"/>
              <w:szCs w:val="21"/>
            </w:rPr>
            <m:t>×100=0.01771%</m:t>
          </m:r>
        </m:oMath>
      </m:oMathPara>
    </w:p>
    <w:p w14:paraId="440A5CE9" w14:textId="2A2BC79C"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となる。すなわち可変入力の係数は理論</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0.077%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の差で一致し，固定入力由来の切片も</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0.018%</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の一致である。切片のズレ</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=-0.377</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をノイズゲイン</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NG</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≈8.246</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NG</m:t>
        </m:r>
        <m:r>
          <m:rPr>
            <m:sty m:val="p"/>
          </m:rPr>
          <w:rPr>
            <w:rFonts w:ascii="Cambria Math" w:eastAsiaTheme="minorEastAsia" w:hAnsi="Cambria Math"/>
            <w:color w:val="000000" w:themeColor="text1"/>
            <w:sz w:val="21"/>
            <w:szCs w:val="21"/>
          </w:rPr>
          <m:t>≈3.425</m:t>
        </m:r>
      </m:oMath>
      <w:r w:rsidRPr="00650534">
        <w:rPr>
          <w:rFonts w:asciiTheme="minorEastAsia" w:eastAsiaTheme="minorEastAsia" w:hAnsiTheme="minorEastAsia" w:cs="ＭＳ 明朝" w:hint="eastAsia"/>
          <w:color w:val="000000" w:themeColor="text1"/>
          <w:sz w:val="21"/>
          <w:szCs w:val="21"/>
        </w:rPr>
        <w:t>）で等価入力に換算すると</w:t>
      </w:r>
    </w:p>
    <w:p w14:paraId="5C9B2697" w14:textId="370B72AC"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num>
            <m:den>
              <m:r>
                <w:rPr>
                  <w:rFonts w:ascii="Cambria Math" w:eastAsiaTheme="minorEastAsia" w:hAnsi="Cambria Math"/>
                  <w:color w:val="000000" w:themeColor="text1"/>
                  <w:sz w:val="21"/>
                  <w:szCs w:val="21"/>
                </w:rPr>
                <m:t>NG</m:t>
              </m:r>
            </m:den>
          </m:f>
          <m:r>
            <m:rPr>
              <m:sty m:val="p"/>
            </m:rPr>
            <w:rPr>
              <w:rFonts w:ascii="Cambria Math" w:eastAsiaTheme="minorEastAsia" w:hAnsi="Cambria Math"/>
              <w:color w:val="000000" w:themeColor="text1"/>
              <w:sz w:val="21"/>
              <w:szCs w:val="21"/>
            </w:rPr>
            <m:t>≈0.110</m:t>
          </m:r>
          <m:r>
            <m:rPr>
              <m:nor/>
            </m:rPr>
            <w:rPr>
              <w:rFonts w:asciiTheme="minorEastAsia" w:eastAsiaTheme="minorEastAsia" w:hAnsiTheme="minorEastAsia"/>
              <w:color w:val="000000" w:themeColor="text1"/>
              <w:sz w:val="21"/>
              <w:szCs w:val="21"/>
            </w:rPr>
            <m:t xml:space="preserve"> mV</m:t>
          </m:r>
        </m:oMath>
      </m:oMathPara>
    </w:p>
    <w:p w14:paraId="472467CA"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となり，仮想接地は</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以内に保たれている。</w:t>
      </w:r>
    </w:p>
    <w:p w14:paraId="5AAE90AA"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21</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Eb2=+5 V</w:t>
      </w:r>
      <w:r w:rsidRPr="00650534">
        <w:rPr>
          <w:rFonts w:asciiTheme="minorEastAsia" w:eastAsiaTheme="minorEastAsia" w:hAnsiTheme="minorEastAsia" w:cs="ＭＳ 明朝" w:hint="eastAsia"/>
          <w:color w:val="000000" w:themeColor="text1"/>
          <w:sz w:val="21"/>
          <w:szCs w:val="21"/>
        </w:rPr>
        <w:t>固定で</w:t>
      </w:r>
      <w:r w:rsidRPr="00650534">
        <w:rPr>
          <w:rFonts w:asciiTheme="minorEastAsia" w:eastAsiaTheme="minorEastAsia" w:hAnsiTheme="minorEastAsia" w:cs="Georgia"/>
          <w:color w:val="000000" w:themeColor="text1"/>
          <w:sz w:val="21"/>
          <w:szCs w:val="21"/>
        </w:rPr>
        <w:t xml:space="preserve"> Eb1 </w:t>
      </w:r>
      <w:r w:rsidRPr="00650534">
        <w:rPr>
          <w:rFonts w:asciiTheme="minorEastAsia" w:eastAsiaTheme="minorEastAsia" w:hAnsiTheme="minorEastAsia" w:cs="ＭＳ 明朝" w:hint="eastAsia"/>
          <w:color w:val="000000" w:themeColor="text1"/>
          <w:sz w:val="21"/>
          <w:szCs w:val="21"/>
        </w:rPr>
        <w:t>を掃引）の回帰は次になった。</w:t>
      </w:r>
    </w:p>
    <w:p w14:paraId="75F0B341" w14:textId="195BC5EC"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 xml:space="preserve">≃(-0.42589091)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+(-10.0056364)</m:t>
          </m:r>
          <m:r>
            <m:rPr>
              <m:nor/>
            </m:rPr>
            <w:rPr>
              <w:rFonts w:asciiTheme="minorEastAsia" w:eastAsiaTheme="minorEastAsia" w:hAnsiTheme="minorEastAsia"/>
              <w:color w:val="000000" w:themeColor="text1"/>
              <w:sz w:val="21"/>
              <w:szCs w:val="21"/>
            </w:rPr>
            <m:t xml:space="preserve"> [V]</m:t>
          </m:r>
        </m:oMath>
      </m:oMathPara>
    </w:p>
    <w:p w14:paraId="2E19BB3A" w14:textId="52F421D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=-20/47=-0.4255319,</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=(-2.0000)×5=-10.0000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w:t>
      </w:r>
    </w:p>
    <w:p w14:paraId="2C30683A" w14:textId="70E32612"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|-0.42589091-(-0.4255319)|</m:t>
              </m:r>
            </m:num>
            <m:den>
              <m:r>
                <m:rPr>
                  <m:sty m:val="p"/>
                </m:rPr>
                <w:rPr>
                  <w:rFonts w:ascii="Cambria Math" w:eastAsiaTheme="minorEastAsia" w:hAnsi="Cambria Math"/>
                  <w:color w:val="000000" w:themeColor="text1"/>
                  <w:sz w:val="21"/>
                  <w:szCs w:val="21"/>
                </w:rPr>
                <m:t>0.4255319</m:t>
              </m:r>
            </m:den>
          </m:f>
          <m:r>
            <m:rPr>
              <m:sty m:val="p"/>
            </m:rPr>
            <w:rPr>
              <w:rFonts w:ascii="Cambria Math" w:eastAsiaTheme="minorEastAsia" w:hAnsi="Cambria Math"/>
              <w:color w:val="000000" w:themeColor="text1"/>
              <w:sz w:val="21"/>
              <w:szCs w:val="21"/>
            </w:rPr>
            <m:t>×100=0.08436%</m:t>
          </m:r>
        </m:oMath>
      </m:oMathPara>
    </w:p>
    <w:p w14:paraId="581B4FD6" w14:textId="5EB569A8"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|-10.0056364-(-10.0000)|</m:t>
              </m:r>
            </m:num>
            <m:den>
              <m:r>
                <m:rPr>
                  <m:sty m:val="p"/>
                </m:rPr>
                <w:rPr>
                  <w:rFonts w:ascii="Cambria Math" w:eastAsiaTheme="minorEastAsia" w:hAnsi="Cambria Math"/>
                  <w:color w:val="000000" w:themeColor="text1"/>
                  <w:sz w:val="21"/>
                  <w:szCs w:val="21"/>
                </w:rPr>
                <m:t>10.0000</m:t>
              </m:r>
            </m:den>
          </m:f>
          <m:r>
            <m:rPr>
              <m:sty m:val="p"/>
            </m:rPr>
            <w:rPr>
              <w:rFonts w:ascii="Cambria Math" w:eastAsiaTheme="minorEastAsia" w:hAnsi="Cambria Math"/>
              <w:color w:val="000000" w:themeColor="text1"/>
              <w:sz w:val="21"/>
              <w:szCs w:val="21"/>
            </w:rPr>
            <m:t>×100=0.05636%</m:t>
          </m:r>
        </m:oMath>
      </m:oMathPara>
    </w:p>
    <w:p w14:paraId="2AD2AB9F" w14:textId="599CDD78"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となる。切片のズレ</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=-5.636</m:t>
        </m:r>
        <m:r>
          <m:rPr>
            <m:nor/>
          </m:rPr>
          <w:rPr>
            <w:rFonts w:asciiTheme="minorEastAsia" w:eastAsiaTheme="minorEastAsia" w:hAnsiTheme="minorEastAsia"/>
            <w:color w:val="000000" w:themeColor="text1"/>
            <w:sz w:val="21"/>
            <w:szCs w:val="21"/>
          </w:rPr>
          <m:t xml:space="preserve"> 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の等価入力は</w:t>
      </w:r>
    </w:p>
    <w:p w14:paraId="6F0EB54C" w14:textId="3A370954"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5.636</m:t>
              </m:r>
              <m:r>
                <m:rPr>
                  <m:nor/>
                </m:rPr>
                <w:rPr>
                  <w:rFonts w:asciiTheme="minorEastAsia" w:eastAsiaTheme="minorEastAsia" w:hAnsiTheme="minorEastAsia"/>
                  <w:color w:val="000000" w:themeColor="text1"/>
                  <w:sz w:val="21"/>
                  <w:szCs w:val="21"/>
                </w:rPr>
                <m:t xml:space="preserve"> mV</m:t>
              </m:r>
            </m:num>
            <m:den>
              <m:r>
                <m:rPr>
                  <m:sty m:val="p"/>
                </m:rPr>
                <w:rPr>
                  <w:rFonts w:ascii="Cambria Math" w:eastAsiaTheme="minorEastAsia" w:hAnsi="Cambria Math"/>
                  <w:color w:val="000000" w:themeColor="text1"/>
                  <w:sz w:val="21"/>
                  <w:szCs w:val="21"/>
                </w:rPr>
                <m:t>3.425</m:t>
              </m:r>
            </m:den>
          </m:f>
          <m:r>
            <m:rPr>
              <m:sty m:val="p"/>
            </m:rPr>
            <w:rPr>
              <w:rFonts w:ascii="Cambria Math" w:eastAsiaTheme="minorEastAsia" w:hAnsi="Cambria Math"/>
              <w:color w:val="000000" w:themeColor="text1"/>
              <w:sz w:val="21"/>
              <w:szCs w:val="21"/>
            </w:rPr>
            <m:t>≈1.65</m:t>
          </m:r>
          <m:r>
            <m:rPr>
              <m:nor/>
            </m:rPr>
            <w:rPr>
              <w:rFonts w:asciiTheme="minorEastAsia" w:eastAsiaTheme="minorEastAsia" w:hAnsiTheme="minorEastAsia"/>
              <w:color w:val="000000" w:themeColor="text1"/>
              <w:sz w:val="21"/>
              <w:szCs w:val="21"/>
            </w:rPr>
            <m:t xml:space="preserve"> mV</m:t>
          </m:r>
        </m:oMath>
      </m:oMathPara>
    </w:p>
    <w:p w14:paraId="224E09D7" w14:textId="65F8DDDC"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で，小さいながら表</w:t>
      </w:r>
      <w:r w:rsidRPr="00650534">
        <w:rPr>
          <w:rFonts w:asciiTheme="minorEastAsia" w:eastAsiaTheme="minorEastAsia" w:hAnsiTheme="minorEastAsia" w:cs="Georgia"/>
          <w:color w:val="000000" w:themeColor="text1"/>
          <w:sz w:val="21"/>
          <w:szCs w:val="21"/>
        </w:rPr>
        <w:t>20</w:t>
      </w:r>
      <w:r w:rsidRPr="00650534">
        <w:rPr>
          <w:rFonts w:asciiTheme="minorEastAsia" w:eastAsiaTheme="minorEastAsia" w:hAnsiTheme="minorEastAsia" w:cs="ＭＳ 明朝" w:hint="eastAsia"/>
          <w:color w:val="000000" w:themeColor="text1"/>
          <w:sz w:val="21"/>
          <w:szCs w:val="21"/>
        </w:rPr>
        <w:t>よりやや大きい。これは固定入力の寄与が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と大きく，わずかなオフセット・バイアス電流が出力側で拡大されるためと解釈できる。</w:t>
      </w:r>
    </w:p>
    <w:p w14:paraId="26DC3FDE"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両ケースの係数比は</w:t>
      </w:r>
    </w:p>
    <w:p w14:paraId="6A8AFB6A" w14:textId="0360F59F" w:rsidR="00FE584D" w:rsidRPr="00650534" w:rsidRDefault="00000000" w:rsidP="00FE584D">
      <w:pPr>
        <w:spacing w:after="220"/>
        <w:rPr>
          <w:rFonts w:asciiTheme="minorEastAsia" w:eastAsiaTheme="minorEastAsia" w:hAnsiTheme="minorEastAsia"/>
          <w:color w:val="000000" w:themeColor="text1"/>
          <w:sz w:val="21"/>
          <w:szCs w:val="21"/>
        </w:rPr>
      </w:pPr>
      <m:oMathPara>
        <m:oMath>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den>
              </m:f>
            </m:e>
          </m:d>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2.0015</m:t>
              </m:r>
            </m:num>
            <m:den>
              <m:r>
                <m:rPr>
                  <m:sty m:val="p"/>
                </m:rPr>
                <w:rPr>
                  <w:rFonts w:ascii="Cambria Math" w:eastAsiaTheme="minorEastAsia" w:hAnsi="Cambria Math"/>
                  <w:color w:val="000000" w:themeColor="text1"/>
                  <w:sz w:val="21"/>
                  <w:szCs w:val="21"/>
                </w:rPr>
                <m:t>0.42589</m:t>
              </m:r>
            </m:den>
          </m:f>
          <m:r>
            <m:rPr>
              <m:sty m:val="p"/>
            </m:rPr>
            <w:rPr>
              <w:rFonts w:ascii="Cambria Math" w:eastAsiaTheme="minorEastAsia" w:hAnsi="Cambria Math"/>
              <w:color w:val="000000" w:themeColor="text1"/>
              <w:sz w:val="21"/>
              <w:szCs w:val="21"/>
            </w:rPr>
            <m:t>≈4.6996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47</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num>
            <m:den>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k</m:t>
              </m:r>
              <m:r>
                <m:rPr>
                  <m:sty m:val="p"/>
                </m:rPr>
                <w:rPr>
                  <w:rFonts w:ascii="Cambria Math" w:eastAsiaTheme="minorEastAsia" w:hAnsi="Cambria Math"/>
                  <w:color w:val="000000" w:themeColor="text1"/>
                  <w:sz w:val="21"/>
                  <w:szCs w:val="21"/>
                </w:rPr>
                <m:t>Ω</m:t>
              </m:r>
            </m:den>
          </m:f>
          <m:r>
            <m:rPr>
              <m:sty m:val="p"/>
            </m:rPr>
            <w:rPr>
              <w:rFonts w:ascii="Cambria Math" w:eastAsiaTheme="minorEastAsia" w:hAnsi="Cambria Math"/>
              <w:color w:val="000000" w:themeColor="text1"/>
              <w:sz w:val="21"/>
              <w:szCs w:val="21"/>
            </w:rPr>
            <m:t>=4.7</m:t>
          </m:r>
        </m:oMath>
      </m:oMathPara>
    </w:p>
    <w:p w14:paraId="70DC148E"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となり，抵抗比で決まる重み付けが定量的に確認できる。</w:t>
      </w:r>
    </w:p>
    <w:p w14:paraId="460D7FE0" w14:textId="19446DD3"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有限オープンループ利得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による係数の共通縮小を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≃1/(1+</m:t>
        </m:r>
        <m:r>
          <w:rPr>
            <w:rFonts w:ascii="Cambria Math" w:eastAsiaTheme="minorEastAsia" w:hAnsi="Cambria Math"/>
            <w:color w:val="000000" w:themeColor="text1"/>
            <w:sz w:val="21"/>
            <w:szCs w:val="21"/>
          </w:rPr>
          <m:t>Aβ</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)≈0.292</m:t>
        </m:r>
      </m:oMath>
      <w:r w:rsidRPr="00650534">
        <w:rPr>
          <w:rFonts w:asciiTheme="minorEastAsia" w:eastAsiaTheme="minorEastAsia" w:hAnsiTheme="minorEastAsia" w:cs="ＭＳ 明朝" w:hint="eastAsia"/>
          <w:color w:val="000000" w:themeColor="text1"/>
          <w:sz w:val="21"/>
          <w:szCs w:val="21"/>
        </w:rPr>
        <w:t>）で近似し，代表値</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≈0.08%</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を代入すると</w:t>
      </w:r>
    </w:p>
    <w:p w14:paraId="0EEF8A9F" w14:textId="6DF645DE" w:rsidR="00FE584D" w:rsidRPr="00650534" w:rsidRDefault="00FF226B" w:rsidP="00FE584D">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ε</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0.292×8.0×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den>
          </m:f>
          <m:r>
            <m:rPr>
              <m:sty m:val="p"/>
            </m:rPr>
            <w:rPr>
              <w:rFonts w:ascii="Cambria Math" w:eastAsiaTheme="minorEastAsia" w:hAnsi="Cambria Math"/>
              <w:color w:val="000000" w:themeColor="text1"/>
              <w:sz w:val="21"/>
              <w:szCs w:val="21"/>
            </w:rPr>
            <m:t>≈4.3×</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oMath>
      </m:oMathPara>
    </w:p>
    <w:p w14:paraId="16A5ABDD" w14:textId="77777777"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となる。したがって直流域でのループ利得は十分大きく，実測のズレは主として抵抗実値のわずかな差と</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級のオフセットで説明できる。以上より，加算回路の二条件（</w:t>
      </w:r>
      <w:r w:rsidRPr="00650534">
        <w:rPr>
          <w:rFonts w:asciiTheme="minorEastAsia" w:eastAsiaTheme="minorEastAsia" w:hAnsiTheme="minorEastAsia" w:cs="Georgia"/>
          <w:color w:val="000000" w:themeColor="text1"/>
          <w:sz w:val="21"/>
          <w:szCs w:val="21"/>
        </w:rPr>
        <w:t xml:space="preserve">Eb1=5 </w:t>
      </w:r>
      <w:r w:rsidRPr="00650534">
        <w:rPr>
          <w:rFonts w:asciiTheme="minorEastAsia" w:eastAsiaTheme="minorEastAsia" w:hAnsiTheme="minorEastAsia" w:cs="ＭＳ 明朝" w:hint="eastAsia"/>
          <w:color w:val="000000" w:themeColor="text1"/>
          <w:sz w:val="21"/>
          <w:szCs w:val="21"/>
        </w:rPr>
        <w:t>固定，</w:t>
      </w:r>
      <w:r w:rsidRPr="00650534">
        <w:rPr>
          <w:rFonts w:asciiTheme="minorEastAsia" w:eastAsiaTheme="minorEastAsia" w:hAnsiTheme="minorEastAsia" w:cs="Georgia"/>
          <w:color w:val="000000" w:themeColor="text1"/>
          <w:sz w:val="21"/>
          <w:szCs w:val="21"/>
        </w:rPr>
        <w:t xml:space="preserve">Eb2=5 </w:t>
      </w:r>
      <w:r w:rsidRPr="00650534">
        <w:rPr>
          <w:rFonts w:asciiTheme="minorEastAsia" w:eastAsiaTheme="minorEastAsia" w:hAnsiTheme="minorEastAsia" w:cs="ＭＳ 明朝" w:hint="eastAsia"/>
          <w:color w:val="000000" w:themeColor="text1"/>
          <w:sz w:val="21"/>
          <w:szCs w:val="21"/>
        </w:rPr>
        <w:t>固定）とも理論式</w:t>
      </w:r>
    </w:p>
    <w:p w14:paraId="6CBEF64E" w14:textId="40093D8F" w:rsidR="00FE584D" w:rsidRPr="00650534" w:rsidRDefault="00000000" w:rsidP="00FE584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2</m:t>
              </m:r>
            </m:sub>
          </m:sSub>
        </m:oMath>
      </m:oMathPara>
    </w:p>
    <w:p w14:paraId="74FBF0F0" w14:textId="775232F9" w:rsidR="00FE584D" w:rsidRPr="00650534" w:rsidRDefault="00FE584D" w:rsidP="00FE584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に対し，傾きは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0.08%</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前後，切片は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0.018%</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0.056%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の精度で一致した。</w:t>
      </w:r>
    </w:p>
    <w:p w14:paraId="7751AF0F" w14:textId="77777777" w:rsidR="00C21605" w:rsidRPr="00650534" w:rsidRDefault="00C21605" w:rsidP="00DA55F4">
      <w:pPr>
        <w:pStyle w:val="Web"/>
        <w:rPr>
          <w:rFonts w:asciiTheme="minorEastAsia" w:eastAsiaTheme="minorEastAsia" w:hAnsiTheme="minorEastAsia"/>
          <w:color w:val="000000" w:themeColor="text1"/>
          <w:sz w:val="21"/>
          <w:szCs w:val="21"/>
        </w:rPr>
      </w:pPr>
    </w:p>
    <w:p w14:paraId="674092A3" w14:textId="77777777" w:rsidR="00C21605" w:rsidRPr="00B60FA5" w:rsidRDefault="000A5023" w:rsidP="00C21605">
      <w:pPr>
        <w:rPr>
          <w:rFonts w:asciiTheme="minorEastAsia" w:eastAsiaTheme="minorEastAsia" w:hAnsiTheme="minorEastAsia"/>
          <w:color w:val="000000" w:themeColor="text1"/>
          <w:sz w:val="26"/>
          <w:szCs w:val="26"/>
        </w:rPr>
      </w:pPr>
      <w:r w:rsidRPr="00B60FA5">
        <w:rPr>
          <w:rFonts w:asciiTheme="minorEastAsia" w:eastAsiaTheme="minorEastAsia" w:hAnsiTheme="minorEastAsia"/>
          <w:color w:val="000000" w:themeColor="text1"/>
          <w:sz w:val="26"/>
          <w:szCs w:val="26"/>
        </w:rPr>
        <w:t>1-2-5 減算回路</w:t>
      </w:r>
    </w:p>
    <w:p w14:paraId="5F8B3C2F" w14:textId="26EAE9F2" w:rsidR="00C21605" w:rsidRPr="00650534" w:rsidRDefault="00C21605" w:rsidP="00C21605">
      <w:pPr>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w:t>
      </w:r>
      <w:r w:rsidRPr="00650534">
        <w:rPr>
          <w:rFonts w:asciiTheme="minorEastAsia" w:eastAsiaTheme="minorEastAsia" w:hAnsiTheme="minorEastAsia"/>
          <w:color w:val="000000" w:themeColor="text1"/>
          <w:sz w:val="21"/>
          <w:szCs w:val="21"/>
        </w:rPr>
        <w:t>26</w:t>
      </w:r>
      <w:r w:rsidRPr="00650534">
        <w:rPr>
          <w:rFonts w:asciiTheme="minorEastAsia" w:eastAsiaTheme="minorEastAsia" w:hAnsiTheme="minorEastAsia" w:hint="eastAsia"/>
          <w:color w:val="000000" w:themeColor="text1"/>
          <w:sz w:val="21"/>
          <w:szCs w:val="21"/>
        </w:rPr>
        <w:t>の減算回路を制作した。</w:t>
      </w:r>
    </w:p>
    <w:p w14:paraId="013F62D0" w14:textId="7B90B0FC" w:rsidR="00206D3D" w:rsidRPr="00650534" w:rsidRDefault="00206D3D" w:rsidP="00206D3D">
      <w:pPr>
        <w:keepNext/>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320768C3" wp14:editId="46053A6B">
            <wp:extent cx="5731510" cy="2860040"/>
            <wp:effectExtent l="0" t="0" r="0" b="0"/>
            <wp:docPr id="41604928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9288" name="図 1" descr="ダイアグラム&#10;&#10;AI 生成コンテンツは誤りを含む可能性があります。"/>
                    <pic:cNvPicPr/>
                  </pic:nvPicPr>
                  <pic:blipFill>
                    <a:blip r:embed="rId34"/>
                    <a:stretch>
                      <a:fillRect/>
                    </a:stretch>
                  </pic:blipFill>
                  <pic:spPr>
                    <a:xfrm>
                      <a:off x="0" y="0"/>
                      <a:ext cx="5731510" cy="2860040"/>
                    </a:xfrm>
                    <a:prstGeom prst="rect">
                      <a:avLst/>
                    </a:prstGeom>
                  </pic:spPr>
                </pic:pic>
              </a:graphicData>
            </a:graphic>
          </wp:inline>
        </w:drawing>
      </w:r>
    </w:p>
    <w:p w14:paraId="6DF62779" w14:textId="7E977C24" w:rsidR="000A5023"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26</w:t>
      </w:r>
      <w:r w:rsidRPr="00650534">
        <w:rPr>
          <w:rFonts w:asciiTheme="minorEastAsia" w:eastAsiaTheme="minorEastAsia" w:hAnsiTheme="minorEastAsia"/>
          <w:b w:val="0"/>
          <w:bCs w:val="0"/>
          <w:color w:val="000000" w:themeColor="text1"/>
          <w:sz w:val="21"/>
          <w:szCs w:val="21"/>
        </w:rPr>
        <w:fldChar w:fldCharType="end"/>
      </w:r>
      <w:r w:rsidR="00C21605" w:rsidRPr="00650534">
        <w:rPr>
          <w:rFonts w:asciiTheme="minorEastAsia" w:eastAsiaTheme="minorEastAsia" w:hAnsiTheme="minorEastAsia" w:hint="eastAsia"/>
          <w:b w:val="0"/>
          <w:bCs w:val="0"/>
          <w:color w:val="000000" w:themeColor="text1"/>
          <w:sz w:val="21"/>
          <w:szCs w:val="21"/>
        </w:rPr>
        <w:t>減算回路</w:t>
      </w:r>
      <w:r w:rsidR="007442B3" w:rsidRPr="007442B3">
        <w:rPr>
          <w:rFonts w:ascii="ＭＳ 明朝" w:eastAsia="ＭＳ 明朝" w:hAnsi="ＭＳ 明朝"/>
          <w:b w:val="0"/>
          <w:bCs w:val="0"/>
          <w:color w:val="000000" w:themeColor="text1"/>
          <w:sz w:val="21"/>
          <w:szCs w:val="21"/>
        </w:rPr>
        <w:t>[1]</w:t>
      </w:r>
    </w:p>
    <w:p w14:paraId="12D6B10C" w14:textId="3D2C3E8E" w:rsidR="00136952" w:rsidRPr="00650534" w:rsidRDefault="00ED7BA8" w:rsidP="00AC7D1D">
      <w:pPr>
        <w:pStyle w:val="Web"/>
        <w:numPr>
          <w:ilvl w:val="1"/>
          <w:numId w:val="15"/>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無負荷状態で、入力EaとEb1の一方の電圧を固定し、もう一方を−5〜＋5 Vで変化させて入出力関係を測定し、両方の固定条件についてグラフを作成し</w:t>
      </w:r>
      <w:r w:rsidRPr="00650534">
        <w:rPr>
          <w:rFonts w:asciiTheme="minorEastAsia" w:eastAsiaTheme="minorEastAsia" w:hAnsiTheme="minorEastAsia" w:hint="eastAsia"/>
          <w:color w:val="000000" w:themeColor="text1"/>
          <w:sz w:val="21"/>
          <w:szCs w:val="21"/>
        </w:rPr>
        <w:t>た</w:t>
      </w:r>
      <w:r w:rsidR="00AC7D1D" w:rsidRPr="00650534">
        <w:rPr>
          <w:rFonts w:asciiTheme="minorEastAsia" w:eastAsiaTheme="minorEastAsia" w:hAnsiTheme="minorEastAsia"/>
          <w:color w:val="000000" w:themeColor="text1"/>
          <w:sz w:val="21"/>
          <w:szCs w:val="21"/>
        </w:rPr>
        <w:t>。</w:t>
      </w:r>
      <w:r w:rsidR="00AC7D1D" w:rsidRPr="00650534">
        <w:rPr>
          <w:rFonts w:asciiTheme="minorEastAsia" w:eastAsiaTheme="minorEastAsia" w:hAnsiTheme="minorEastAsia"/>
          <w:color w:val="000000" w:themeColor="text1"/>
          <w:sz w:val="21"/>
          <w:szCs w:val="21"/>
        </w:rPr>
        <w:br/>
      </w:r>
    </w:p>
    <w:p w14:paraId="4C4DDD16" w14:textId="77777777" w:rsidR="00136952" w:rsidRPr="00650534" w:rsidRDefault="00136952">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472711E2" w14:textId="77777777" w:rsidR="00AC7D1D" w:rsidRPr="00650534" w:rsidRDefault="00AC7D1D" w:rsidP="00136952">
      <w:pPr>
        <w:pStyle w:val="Web"/>
        <w:rPr>
          <w:rFonts w:asciiTheme="minorEastAsia" w:eastAsiaTheme="minorEastAsia" w:hAnsiTheme="minorEastAsia"/>
          <w:color w:val="000000" w:themeColor="text1"/>
          <w:sz w:val="21"/>
          <w:szCs w:val="21"/>
        </w:rPr>
      </w:pPr>
    </w:p>
    <w:p w14:paraId="0BCBEAE2" w14:textId="73E40A5B" w:rsidR="00AC7D1D" w:rsidRPr="00650534" w:rsidRDefault="00AC7D1D"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22</w:t>
      </w:r>
      <w:r w:rsidRPr="00650534">
        <w:rPr>
          <w:rFonts w:asciiTheme="minorEastAsia" w:eastAsiaTheme="minorEastAsia" w:hAnsiTheme="minorEastAsia"/>
          <w:b w:val="0"/>
          <w:bCs w:val="0"/>
          <w:color w:val="000000" w:themeColor="text1"/>
          <w:sz w:val="21"/>
          <w:szCs w:val="21"/>
        </w:rPr>
        <w:fldChar w:fldCharType="end"/>
      </w:r>
      <w:r w:rsidR="002939F2" w:rsidRPr="00650534">
        <w:rPr>
          <w:rFonts w:asciiTheme="minorEastAsia" w:eastAsiaTheme="minorEastAsia" w:hAnsiTheme="minorEastAsia" w:cs="Apple Color Emoji" w:hint="eastAsia"/>
          <w:b w:val="0"/>
          <w:bCs w:val="0"/>
          <w:color w:val="000000" w:themeColor="text1"/>
          <w:sz w:val="21"/>
          <w:szCs w:val="21"/>
        </w:rPr>
        <w:t>減</w:t>
      </w:r>
      <w:r w:rsidR="002939F2" w:rsidRPr="00650534">
        <w:rPr>
          <w:rFonts w:asciiTheme="minorEastAsia" w:eastAsiaTheme="minorEastAsia" w:hAnsiTheme="minorEastAsia" w:hint="eastAsia"/>
          <w:b w:val="0"/>
          <w:bCs w:val="0"/>
          <w:color w:val="000000" w:themeColor="text1"/>
          <w:sz w:val="21"/>
          <w:szCs w:val="21"/>
        </w:rPr>
        <w:t>算回路の</w:t>
      </w:r>
      <w:r w:rsidR="002939F2" w:rsidRPr="00650534">
        <w:rPr>
          <w:rFonts w:asciiTheme="minorEastAsia" w:eastAsiaTheme="minorEastAsia" w:hAnsiTheme="minorEastAsia"/>
          <w:b w:val="0"/>
          <w:bCs w:val="0"/>
          <w:color w:val="000000" w:themeColor="text1"/>
          <w:sz w:val="21"/>
          <w:szCs w:val="21"/>
        </w:rPr>
        <w:t>入力電圧と出力電圧の関係(Ea=5)</w:t>
      </w:r>
    </w:p>
    <w:tbl>
      <w:tblPr>
        <w:tblW w:w="8220"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1620"/>
        <w:gridCol w:w="3360"/>
        <w:gridCol w:w="1620"/>
      </w:tblGrid>
      <w:tr w:rsidR="00650534" w:rsidRPr="00650534" w14:paraId="5527F92F" w14:textId="77777777" w:rsidTr="00296EEF">
        <w:trPr>
          <w:trHeight w:val="440"/>
        </w:trPr>
        <w:tc>
          <w:tcPr>
            <w:tcW w:w="1620" w:type="dxa"/>
            <w:noWrap/>
            <w:tcMar>
              <w:top w:w="15" w:type="dxa"/>
              <w:left w:w="15" w:type="dxa"/>
              <w:bottom w:w="0" w:type="dxa"/>
              <w:right w:w="15" w:type="dxa"/>
            </w:tcMar>
            <w:vAlign w:val="center"/>
            <w:hideMark/>
          </w:tcPr>
          <w:p w14:paraId="5152CE0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E</w:t>
            </w:r>
            <w:r w:rsidRPr="00650534">
              <w:rPr>
                <w:rFonts w:asciiTheme="minorEastAsia" w:eastAsiaTheme="minorEastAsia" w:hAnsiTheme="minorEastAsia" w:hint="eastAsia"/>
                <w:color w:val="000000" w:themeColor="text1"/>
                <w:sz w:val="21"/>
                <w:szCs w:val="21"/>
                <w:vertAlign w:val="subscript"/>
              </w:rPr>
              <w:t>b2</w:t>
            </w:r>
            <w:r w:rsidRPr="00650534">
              <w:rPr>
                <w:rFonts w:asciiTheme="minorEastAsia" w:eastAsiaTheme="minorEastAsia" w:hAnsiTheme="minorEastAsia" w:hint="eastAsia"/>
                <w:color w:val="000000" w:themeColor="text1"/>
                <w:sz w:val="21"/>
                <w:szCs w:val="21"/>
              </w:rPr>
              <w:t>[V]</w:t>
            </w:r>
          </w:p>
        </w:tc>
        <w:tc>
          <w:tcPr>
            <w:tcW w:w="1620" w:type="dxa"/>
            <w:noWrap/>
            <w:tcMar>
              <w:top w:w="15" w:type="dxa"/>
              <w:left w:w="15" w:type="dxa"/>
              <w:bottom w:w="0" w:type="dxa"/>
              <w:right w:w="15" w:type="dxa"/>
            </w:tcMar>
            <w:vAlign w:val="center"/>
            <w:hideMark/>
          </w:tcPr>
          <w:p w14:paraId="70B6FD58"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c>
          <w:tcPr>
            <w:tcW w:w="3360" w:type="dxa"/>
            <w:noWrap/>
            <w:tcMar>
              <w:top w:w="15" w:type="dxa"/>
              <w:left w:w="15" w:type="dxa"/>
              <w:bottom w:w="0" w:type="dxa"/>
              <w:right w:w="15" w:type="dxa"/>
            </w:tcMar>
            <w:vAlign w:val="center"/>
            <w:hideMark/>
          </w:tcPr>
          <w:p w14:paraId="3721FD2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反転入力端子電圧計算値[V]</w:t>
            </w:r>
          </w:p>
        </w:tc>
        <w:tc>
          <w:tcPr>
            <w:tcW w:w="1620" w:type="dxa"/>
            <w:noWrap/>
            <w:tcMar>
              <w:top w:w="15" w:type="dxa"/>
              <w:left w:w="15" w:type="dxa"/>
              <w:bottom w:w="0" w:type="dxa"/>
              <w:right w:w="15" w:type="dxa"/>
            </w:tcMar>
            <w:vAlign w:val="center"/>
            <w:hideMark/>
          </w:tcPr>
          <w:p w14:paraId="2DF96F1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理論値[V]</w:t>
            </w:r>
          </w:p>
        </w:tc>
      </w:tr>
      <w:tr w:rsidR="00650534" w:rsidRPr="00650534" w14:paraId="59AEF0EE" w14:textId="77777777" w:rsidTr="00296EEF">
        <w:trPr>
          <w:trHeight w:val="440"/>
        </w:trPr>
        <w:tc>
          <w:tcPr>
            <w:tcW w:w="0" w:type="auto"/>
            <w:noWrap/>
            <w:tcMar>
              <w:top w:w="15" w:type="dxa"/>
              <w:left w:w="15" w:type="dxa"/>
              <w:bottom w:w="0" w:type="dxa"/>
              <w:right w:w="15" w:type="dxa"/>
            </w:tcMar>
            <w:vAlign w:val="center"/>
            <w:hideMark/>
          </w:tcPr>
          <w:p w14:paraId="798F578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0B1D3BD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13.418</w:t>
            </w:r>
          </w:p>
        </w:tc>
        <w:tc>
          <w:tcPr>
            <w:tcW w:w="0" w:type="auto"/>
            <w:noWrap/>
            <w:tcMar>
              <w:top w:w="15" w:type="dxa"/>
              <w:left w:w="15" w:type="dxa"/>
              <w:bottom w:w="0" w:type="dxa"/>
              <w:right w:w="15" w:type="dxa"/>
            </w:tcMar>
            <w:vAlign w:val="center"/>
            <w:hideMark/>
          </w:tcPr>
          <w:p w14:paraId="7B8CAB1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1.139333333</w:t>
            </w:r>
          </w:p>
        </w:tc>
        <w:tc>
          <w:tcPr>
            <w:tcW w:w="0" w:type="auto"/>
            <w:noWrap/>
            <w:tcMar>
              <w:top w:w="15" w:type="dxa"/>
              <w:left w:w="15" w:type="dxa"/>
              <w:bottom w:w="0" w:type="dxa"/>
              <w:right w:w="15" w:type="dxa"/>
            </w:tcMar>
            <w:vAlign w:val="center"/>
            <w:hideMark/>
          </w:tcPr>
          <w:p w14:paraId="5E8CC6A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1949CB9" w14:textId="77777777" w:rsidTr="00296EEF">
        <w:trPr>
          <w:trHeight w:val="400"/>
        </w:trPr>
        <w:tc>
          <w:tcPr>
            <w:tcW w:w="0" w:type="auto"/>
            <w:noWrap/>
            <w:tcMar>
              <w:top w:w="15" w:type="dxa"/>
              <w:left w:w="15" w:type="dxa"/>
              <w:bottom w:w="0" w:type="dxa"/>
              <w:right w:w="15" w:type="dxa"/>
            </w:tcMar>
            <w:vAlign w:val="center"/>
            <w:hideMark/>
          </w:tcPr>
          <w:p w14:paraId="275DADA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4FDAEB2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w:t>
            </w:r>
          </w:p>
        </w:tc>
        <w:tc>
          <w:tcPr>
            <w:tcW w:w="0" w:type="auto"/>
            <w:noWrap/>
            <w:tcMar>
              <w:top w:w="15" w:type="dxa"/>
              <w:left w:w="15" w:type="dxa"/>
              <w:bottom w:w="0" w:type="dxa"/>
              <w:right w:w="15" w:type="dxa"/>
            </w:tcMar>
            <w:vAlign w:val="center"/>
            <w:hideMark/>
          </w:tcPr>
          <w:p w14:paraId="1C7C261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1.806666667</w:t>
            </w:r>
          </w:p>
        </w:tc>
        <w:tc>
          <w:tcPr>
            <w:tcW w:w="0" w:type="auto"/>
            <w:noWrap/>
            <w:tcMar>
              <w:top w:w="15" w:type="dxa"/>
              <w:left w:w="15" w:type="dxa"/>
              <w:bottom w:w="0" w:type="dxa"/>
              <w:right w:w="15" w:type="dxa"/>
            </w:tcMar>
            <w:vAlign w:val="center"/>
            <w:hideMark/>
          </w:tcPr>
          <w:p w14:paraId="61CD070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091FFF7" w14:textId="77777777" w:rsidTr="00296EEF">
        <w:trPr>
          <w:trHeight w:val="400"/>
        </w:trPr>
        <w:tc>
          <w:tcPr>
            <w:tcW w:w="0" w:type="auto"/>
            <w:noWrap/>
            <w:tcMar>
              <w:top w:w="15" w:type="dxa"/>
              <w:left w:w="15" w:type="dxa"/>
              <w:bottom w:w="0" w:type="dxa"/>
              <w:right w:w="15" w:type="dxa"/>
            </w:tcMar>
            <w:vAlign w:val="center"/>
            <w:hideMark/>
          </w:tcPr>
          <w:p w14:paraId="0D4D299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442660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13.422</w:t>
            </w:r>
          </w:p>
        </w:tc>
        <w:tc>
          <w:tcPr>
            <w:tcW w:w="0" w:type="auto"/>
            <w:noWrap/>
            <w:tcMar>
              <w:top w:w="15" w:type="dxa"/>
              <w:left w:w="15" w:type="dxa"/>
              <w:bottom w:w="0" w:type="dxa"/>
              <w:right w:w="15" w:type="dxa"/>
            </w:tcMar>
            <w:vAlign w:val="center"/>
            <w:hideMark/>
          </w:tcPr>
          <w:p w14:paraId="62509C9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2.474</w:t>
            </w:r>
          </w:p>
        </w:tc>
        <w:tc>
          <w:tcPr>
            <w:tcW w:w="0" w:type="auto"/>
            <w:noWrap/>
            <w:tcMar>
              <w:top w:w="15" w:type="dxa"/>
              <w:left w:w="15" w:type="dxa"/>
              <w:bottom w:w="0" w:type="dxa"/>
              <w:right w:w="15" w:type="dxa"/>
            </w:tcMar>
            <w:vAlign w:val="center"/>
            <w:hideMark/>
          </w:tcPr>
          <w:p w14:paraId="49933CD8"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3813776" w14:textId="77777777" w:rsidTr="00296EEF">
        <w:trPr>
          <w:trHeight w:val="400"/>
        </w:trPr>
        <w:tc>
          <w:tcPr>
            <w:tcW w:w="0" w:type="auto"/>
            <w:noWrap/>
            <w:tcMar>
              <w:top w:w="15" w:type="dxa"/>
              <w:left w:w="15" w:type="dxa"/>
              <w:bottom w:w="0" w:type="dxa"/>
              <w:right w:w="15" w:type="dxa"/>
            </w:tcMar>
            <w:vAlign w:val="center"/>
            <w:hideMark/>
          </w:tcPr>
          <w:p w14:paraId="6C1563D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0BA5443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13.423</w:t>
            </w:r>
          </w:p>
        </w:tc>
        <w:tc>
          <w:tcPr>
            <w:tcW w:w="0" w:type="auto"/>
            <w:noWrap/>
            <w:tcMar>
              <w:top w:w="15" w:type="dxa"/>
              <w:left w:w="15" w:type="dxa"/>
              <w:bottom w:w="0" w:type="dxa"/>
              <w:right w:w="15" w:type="dxa"/>
            </w:tcMar>
            <w:vAlign w:val="center"/>
            <w:hideMark/>
          </w:tcPr>
          <w:p w14:paraId="5E37DD7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3.141</w:t>
            </w:r>
          </w:p>
        </w:tc>
        <w:tc>
          <w:tcPr>
            <w:tcW w:w="0" w:type="auto"/>
            <w:noWrap/>
            <w:tcMar>
              <w:top w:w="15" w:type="dxa"/>
              <w:left w:w="15" w:type="dxa"/>
              <w:bottom w:w="0" w:type="dxa"/>
              <w:right w:w="15" w:type="dxa"/>
            </w:tcMar>
            <w:vAlign w:val="center"/>
            <w:hideMark/>
          </w:tcPr>
          <w:p w14:paraId="2037B0A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53F38ECE" w14:textId="77777777" w:rsidTr="00296EEF">
        <w:trPr>
          <w:trHeight w:val="400"/>
        </w:trPr>
        <w:tc>
          <w:tcPr>
            <w:tcW w:w="0" w:type="auto"/>
            <w:noWrap/>
            <w:tcMar>
              <w:top w:w="15" w:type="dxa"/>
              <w:left w:w="15" w:type="dxa"/>
              <w:bottom w:w="0" w:type="dxa"/>
              <w:right w:w="15" w:type="dxa"/>
            </w:tcMar>
            <w:vAlign w:val="center"/>
            <w:hideMark/>
          </w:tcPr>
          <w:p w14:paraId="5F396B3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w:t>
            </w:r>
          </w:p>
        </w:tc>
        <w:tc>
          <w:tcPr>
            <w:tcW w:w="0" w:type="auto"/>
            <w:noWrap/>
            <w:tcMar>
              <w:top w:w="15" w:type="dxa"/>
              <w:left w:w="15" w:type="dxa"/>
              <w:bottom w:w="0" w:type="dxa"/>
              <w:right w:w="15" w:type="dxa"/>
            </w:tcMar>
            <w:vAlign w:val="center"/>
            <w:hideMark/>
          </w:tcPr>
          <w:p w14:paraId="38D292B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13.424</w:t>
            </w:r>
          </w:p>
        </w:tc>
        <w:tc>
          <w:tcPr>
            <w:tcW w:w="0" w:type="auto"/>
            <w:noWrap/>
            <w:tcMar>
              <w:top w:w="15" w:type="dxa"/>
              <w:left w:w="15" w:type="dxa"/>
              <w:bottom w:w="0" w:type="dxa"/>
              <w:right w:w="15" w:type="dxa"/>
            </w:tcMar>
            <w:vAlign w:val="center"/>
            <w:hideMark/>
          </w:tcPr>
          <w:p w14:paraId="015354B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3.325666667</w:t>
            </w:r>
          </w:p>
        </w:tc>
        <w:tc>
          <w:tcPr>
            <w:tcW w:w="0" w:type="auto"/>
            <w:noWrap/>
            <w:tcMar>
              <w:top w:w="15" w:type="dxa"/>
              <w:left w:w="15" w:type="dxa"/>
              <w:bottom w:w="0" w:type="dxa"/>
              <w:right w:w="15" w:type="dxa"/>
            </w:tcMar>
            <w:vAlign w:val="center"/>
            <w:hideMark/>
          </w:tcPr>
          <w:p w14:paraId="74E6C3D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3FED7B6C" w14:textId="77777777" w:rsidTr="00296EEF">
        <w:trPr>
          <w:trHeight w:val="400"/>
        </w:trPr>
        <w:tc>
          <w:tcPr>
            <w:tcW w:w="0" w:type="auto"/>
            <w:noWrap/>
            <w:tcMar>
              <w:top w:w="15" w:type="dxa"/>
              <w:left w:w="15" w:type="dxa"/>
              <w:bottom w:w="0" w:type="dxa"/>
              <w:right w:w="15" w:type="dxa"/>
            </w:tcMar>
            <w:vAlign w:val="center"/>
            <w:hideMark/>
          </w:tcPr>
          <w:p w14:paraId="41BA64B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w:t>
            </w:r>
          </w:p>
        </w:tc>
        <w:tc>
          <w:tcPr>
            <w:tcW w:w="0" w:type="auto"/>
            <w:noWrap/>
            <w:tcMar>
              <w:top w:w="15" w:type="dxa"/>
              <w:left w:w="15" w:type="dxa"/>
              <w:bottom w:w="0" w:type="dxa"/>
              <w:right w:w="15" w:type="dxa"/>
            </w:tcMar>
            <w:vAlign w:val="center"/>
            <w:hideMark/>
          </w:tcPr>
          <w:p w14:paraId="26B62E8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13.176</w:t>
            </w:r>
          </w:p>
        </w:tc>
        <w:tc>
          <w:tcPr>
            <w:tcW w:w="0" w:type="auto"/>
            <w:noWrap/>
            <w:tcMar>
              <w:top w:w="15" w:type="dxa"/>
              <w:left w:w="15" w:type="dxa"/>
              <w:bottom w:w="0" w:type="dxa"/>
              <w:right w:w="15" w:type="dxa"/>
            </w:tcMar>
            <w:vAlign w:val="center"/>
            <w:hideMark/>
          </w:tcPr>
          <w:p w14:paraId="3622A79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3.325333333</w:t>
            </w:r>
          </w:p>
        </w:tc>
        <w:tc>
          <w:tcPr>
            <w:tcW w:w="0" w:type="auto"/>
            <w:noWrap/>
            <w:tcMar>
              <w:top w:w="15" w:type="dxa"/>
              <w:left w:w="15" w:type="dxa"/>
              <w:bottom w:w="0" w:type="dxa"/>
              <w:right w:w="15" w:type="dxa"/>
            </w:tcMar>
            <w:vAlign w:val="center"/>
            <w:hideMark/>
          </w:tcPr>
          <w:p w14:paraId="6A83089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B694AFE" w14:textId="77777777" w:rsidTr="00296EEF">
        <w:trPr>
          <w:trHeight w:val="400"/>
        </w:trPr>
        <w:tc>
          <w:tcPr>
            <w:tcW w:w="0" w:type="auto"/>
            <w:noWrap/>
            <w:tcMar>
              <w:top w:w="15" w:type="dxa"/>
              <w:left w:w="15" w:type="dxa"/>
              <w:bottom w:w="0" w:type="dxa"/>
              <w:right w:w="15" w:type="dxa"/>
            </w:tcMar>
            <w:vAlign w:val="center"/>
            <w:hideMark/>
          </w:tcPr>
          <w:p w14:paraId="14A4ADA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w:t>
            </w:r>
          </w:p>
        </w:tc>
        <w:tc>
          <w:tcPr>
            <w:tcW w:w="0" w:type="auto"/>
            <w:noWrap/>
            <w:tcMar>
              <w:top w:w="15" w:type="dxa"/>
              <w:left w:w="15" w:type="dxa"/>
              <w:bottom w:w="0" w:type="dxa"/>
              <w:right w:w="15" w:type="dxa"/>
            </w:tcMar>
            <w:vAlign w:val="center"/>
            <w:hideMark/>
          </w:tcPr>
          <w:p w14:paraId="0CA6F48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12.776</w:t>
            </w:r>
          </w:p>
        </w:tc>
        <w:tc>
          <w:tcPr>
            <w:tcW w:w="0" w:type="auto"/>
            <w:noWrap/>
            <w:tcMar>
              <w:top w:w="15" w:type="dxa"/>
              <w:left w:w="15" w:type="dxa"/>
              <w:bottom w:w="0" w:type="dxa"/>
              <w:right w:w="15" w:type="dxa"/>
            </w:tcMar>
            <w:vAlign w:val="center"/>
            <w:hideMark/>
          </w:tcPr>
          <w:p w14:paraId="7C009BF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3.324666667</w:t>
            </w:r>
          </w:p>
        </w:tc>
        <w:tc>
          <w:tcPr>
            <w:tcW w:w="0" w:type="auto"/>
            <w:noWrap/>
            <w:tcMar>
              <w:top w:w="15" w:type="dxa"/>
              <w:left w:w="15" w:type="dxa"/>
              <w:bottom w:w="0" w:type="dxa"/>
              <w:right w:w="15" w:type="dxa"/>
            </w:tcMar>
            <w:vAlign w:val="center"/>
            <w:hideMark/>
          </w:tcPr>
          <w:p w14:paraId="3E6D1FC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1F6BAC8" w14:textId="77777777" w:rsidTr="00296EEF">
        <w:trPr>
          <w:trHeight w:val="400"/>
        </w:trPr>
        <w:tc>
          <w:tcPr>
            <w:tcW w:w="0" w:type="auto"/>
            <w:noWrap/>
            <w:tcMar>
              <w:top w:w="15" w:type="dxa"/>
              <w:left w:w="15" w:type="dxa"/>
              <w:bottom w:w="0" w:type="dxa"/>
              <w:right w:w="15" w:type="dxa"/>
            </w:tcMar>
            <w:vAlign w:val="center"/>
            <w:hideMark/>
          </w:tcPr>
          <w:p w14:paraId="116EDE7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w:t>
            </w:r>
          </w:p>
        </w:tc>
        <w:tc>
          <w:tcPr>
            <w:tcW w:w="0" w:type="auto"/>
            <w:noWrap/>
            <w:tcMar>
              <w:top w:w="15" w:type="dxa"/>
              <w:left w:w="15" w:type="dxa"/>
              <w:bottom w:w="0" w:type="dxa"/>
              <w:right w:w="15" w:type="dxa"/>
            </w:tcMar>
            <w:vAlign w:val="center"/>
            <w:hideMark/>
          </w:tcPr>
          <w:p w14:paraId="6559868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12.376</w:t>
            </w:r>
          </w:p>
        </w:tc>
        <w:tc>
          <w:tcPr>
            <w:tcW w:w="0" w:type="auto"/>
            <w:noWrap/>
            <w:tcMar>
              <w:top w:w="15" w:type="dxa"/>
              <w:left w:w="15" w:type="dxa"/>
              <w:bottom w:w="0" w:type="dxa"/>
              <w:right w:w="15" w:type="dxa"/>
            </w:tcMar>
            <w:vAlign w:val="center"/>
            <w:hideMark/>
          </w:tcPr>
          <w:p w14:paraId="368A8FD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3.324</w:t>
            </w:r>
          </w:p>
        </w:tc>
        <w:tc>
          <w:tcPr>
            <w:tcW w:w="0" w:type="auto"/>
            <w:noWrap/>
            <w:tcMar>
              <w:top w:w="15" w:type="dxa"/>
              <w:left w:w="15" w:type="dxa"/>
              <w:bottom w:w="0" w:type="dxa"/>
              <w:right w:w="15" w:type="dxa"/>
            </w:tcMar>
            <w:vAlign w:val="center"/>
            <w:hideMark/>
          </w:tcPr>
          <w:p w14:paraId="7CBDA1D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1BC2E751" w14:textId="77777777" w:rsidTr="00296EEF">
        <w:trPr>
          <w:trHeight w:val="400"/>
        </w:trPr>
        <w:tc>
          <w:tcPr>
            <w:tcW w:w="0" w:type="auto"/>
            <w:noWrap/>
            <w:tcMar>
              <w:top w:w="15" w:type="dxa"/>
              <w:left w:w="15" w:type="dxa"/>
              <w:bottom w:w="0" w:type="dxa"/>
              <w:right w:w="15" w:type="dxa"/>
            </w:tcMar>
            <w:vAlign w:val="center"/>
            <w:hideMark/>
          </w:tcPr>
          <w:p w14:paraId="41683FE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7696CE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11.977</w:t>
            </w:r>
          </w:p>
        </w:tc>
        <w:tc>
          <w:tcPr>
            <w:tcW w:w="0" w:type="auto"/>
            <w:noWrap/>
            <w:tcMar>
              <w:top w:w="15" w:type="dxa"/>
              <w:left w:w="15" w:type="dxa"/>
              <w:bottom w:w="0" w:type="dxa"/>
              <w:right w:w="15" w:type="dxa"/>
            </w:tcMar>
            <w:vAlign w:val="center"/>
            <w:hideMark/>
          </w:tcPr>
          <w:p w14:paraId="02845CF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3.323333333</w:t>
            </w:r>
          </w:p>
        </w:tc>
        <w:tc>
          <w:tcPr>
            <w:tcW w:w="0" w:type="auto"/>
            <w:noWrap/>
            <w:tcMar>
              <w:top w:w="15" w:type="dxa"/>
              <w:left w:w="15" w:type="dxa"/>
              <w:bottom w:w="0" w:type="dxa"/>
              <w:right w:w="15" w:type="dxa"/>
            </w:tcMar>
            <w:vAlign w:val="center"/>
            <w:hideMark/>
          </w:tcPr>
          <w:p w14:paraId="2AEE872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295C4CF8" w14:textId="77777777" w:rsidTr="00296EEF">
        <w:trPr>
          <w:trHeight w:val="400"/>
        </w:trPr>
        <w:tc>
          <w:tcPr>
            <w:tcW w:w="0" w:type="auto"/>
            <w:noWrap/>
            <w:tcMar>
              <w:top w:w="15" w:type="dxa"/>
              <w:left w:w="15" w:type="dxa"/>
              <w:bottom w:w="0" w:type="dxa"/>
              <w:right w:w="15" w:type="dxa"/>
            </w:tcMar>
            <w:vAlign w:val="center"/>
            <w:hideMark/>
          </w:tcPr>
          <w:p w14:paraId="1F30CF3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2E8B359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9.976</w:t>
            </w:r>
          </w:p>
        </w:tc>
        <w:tc>
          <w:tcPr>
            <w:tcW w:w="0" w:type="auto"/>
            <w:noWrap/>
            <w:tcMar>
              <w:top w:w="15" w:type="dxa"/>
              <w:left w:w="15" w:type="dxa"/>
              <w:bottom w:w="0" w:type="dxa"/>
              <w:right w:w="15" w:type="dxa"/>
            </w:tcMar>
            <w:vAlign w:val="center"/>
            <w:hideMark/>
          </w:tcPr>
          <w:p w14:paraId="2D92F6C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3.323</w:t>
            </w:r>
          </w:p>
        </w:tc>
        <w:tc>
          <w:tcPr>
            <w:tcW w:w="0" w:type="auto"/>
            <w:noWrap/>
            <w:tcMar>
              <w:top w:w="15" w:type="dxa"/>
              <w:left w:w="15" w:type="dxa"/>
              <w:bottom w:w="0" w:type="dxa"/>
              <w:right w:w="15" w:type="dxa"/>
            </w:tcMar>
            <w:vAlign w:val="center"/>
            <w:hideMark/>
          </w:tcPr>
          <w:p w14:paraId="7A12413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02B02E77" w14:textId="77777777" w:rsidTr="00296EEF">
        <w:trPr>
          <w:trHeight w:val="400"/>
        </w:trPr>
        <w:tc>
          <w:tcPr>
            <w:tcW w:w="0" w:type="auto"/>
            <w:noWrap/>
            <w:tcMar>
              <w:top w:w="15" w:type="dxa"/>
              <w:left w:w="15" w:type="dxa"/>
              <w:bottom w:w="0" w:type="dxa"/>
              <w:right w:w="15" w:type="dxa"/>
            </w:tcMar>
            <w:vAlign w:val="center"/>
            <w:hideMark/>
          </w:tcPr>
          <w:p w14:paraId="5501A148"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3A95232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7.974</w:t>
            </w:r>
          </w:p>
        </w:tc>
        <w:tc>
          <w:tcPr>
            <w:tcW w:w="0" w:type="auto"/>
            <w:noWrap/>
            <w:tcMar>
              <w:top w:w="15" w:type="dxa"/>
              <w:left w:w="15" w:type="dxa"/>
              <w:bottom w:w="0" w:type="dxa"/>
              <w:right w:w="15" w:type="dxa"/>
            </w:tcMar>
            <w:vAlign w:val="center"/>
            <w:hideMark/>
          </w:tcPr>
          <w:p w14:paraId="0673049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3.322473333</w:t>
            </w:r>
          </w:p>
        </w:tc>
        <w:tc>
          <w:tcPr>
            <w:tcW w:w="0" w:type="auto"/>
            <w:noWrap/>
            <w:tcMar>
              <w:top w:w="15" w:type="dxa"/>
              <w:left w:w="15" w:type="dxa"/>
              <w:bottom w:w="0" w:type="dxa"/>
              <w:right w:w="15" w:type="dxa"/>
            </w:tcMar>
            <w:vAlign w:val="center"/>
            <w:hideMark/>
          </w:tcPr>
          <w:p w14:paraId="0582B6E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744C913C" w14:textId="77777777" w:rsidTr="00296EEF">
        <w:trPr>
          <w:trHeight w:val="400"/>
        </w:trPr>
        <w:tc>
          <w:tcPr>
            <w:tcW w:w="0" w:type="auto"/>
            <w:noWrap/>
            <w:tcMar>
              <w:top w:w="15" w:type="dxa"/>
              <w:left w:w="15" w:type="dxa"/>
              <w:bottom w:w="0" w:type="dxa"/>
              <w:right w:w="15" w:type="dxa"/>
            </w:tcMar>
            <w:vAlign w:val="center"/>
            <w:hideMark/>
          </w:tcPr>
          <w:p w14:paraId="3BF33D9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7D8E595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5.972</w:t>
            </w:r>
          </w:p>
        </w:tc>
        <w:tc>
          <w:tcPr>
            <w:tcW w:w="0" w:type="auto"/>
            <w:noWrap/>
            <w:tcMar>
              <w:top w:w="15" w:type="dxa"/>
              <w:left w:w="15" w:type="dxa"/>
              <w:bottom w:w="0" w:type="dxa"/>
              <w:right w:w="15" w:type="dxa"/>
            </w:tcMar>
            <w:vAlign w:val="center"/>
            <w:hideMark/>
          </w:tcPr>
          <w:p w14:paraId="59074CA1"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0813A278"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FF2DFAC" w14:textId="77777777" w:rsidTr="00296EEF">
        <w:trPr>
          <w:trHeight w:val="400"/>
        </w:trPr>
        <w:tc>
          <w:tcPr>
            <w:tcW w:w="0" w:type="auto"/>
            <w:noWrap/>
            <w:tcMar>
              <w:top w:w="15" w:type="dxa"/>
              <w:left w:w="15" w:type="dxa"/>
              <w:bottom w:w="0" w:type="dxa"/>
              <w:right w:w="15" w:type="dxa"/>
            </w:tcMar>
            <w:vAlign w:val="center"/>
            <w:hideMark/>
          </w:tcPr>
          <w:p w14:paraId="386C9B1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39878C2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3.97</w:t>
            </w:r>
          </w:p>
        </w:tc>
        <w:tc>
          <w:tcPr>
            <w:tcW w:w="0" w:type="auto"/>
            <w:noWrap/>
            <w:tcMar>
              <w:top w:w="15" w:type="dxa"/>
              <w:left w:w="15" w:type="dxa"/>
              <w:bottom w:w="0" w:type="dxa"/>
              <w:right w:w="15" w:type="dxa"/>
            </w:tcMar>
            <w:vAlign w:val="center"/>
            <w:hideMark/>
          </w:tcPr>
          <w:p w14:paraId="2018FEE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79F8918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400D64B0" w14:textId="77777777" w:rsidTr="00296EEF">
        <w:trPr>
          <w:trHeight w:val="400"/>
        </w:trPr>
        <w:tc>
          <w:tcPr>
            <w:tcW w:w="0" w:type="auto"/>
            <w:noWrap/>
            <w:tcMar>
              <w:top w:w="15" w:type="dxa"/>
              <w:left w:w="15" w:type="dxa"/>
              <w:bottom w:w="0" w:type="dxa"/>
              <w:right w:w="15" w:type="dxa"/>
            </w:tcMar>
            <w:vAlign w:val="center"/>
            <w:hideMark/>
          </w:tcPr>
          <w:p w14:paraId="337BB33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2B96DD6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1.969</w:t>
            </w:r>
          </w:p>
        </w:tc>
        <w:tc>
          <w:tcPr>
            <w:tcW w:w="0" w:type="auto"/>
            <w:noWrap/>
            <w:tcMar>
              <w:top w:w="15" w:type="dxa"/>
              <w:left w:w="15" w:type="dxa"/>
              <w:bottom w:w="0" w:type="dxa"/>
              <w:right w:w="15" w:type="dxa"/>
            </w:tcMar>
            <w:vAlign w:val="center"/>
            <w:hideMark/>
          </w:tcPr>
          <w:p w14:paraId="55B8C0D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2BCBAF3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r w:rsidR="00650534" w:rsidRPr="00650534" w14:paraId="6A4CB0FD" w14:textId="77777777" w:rsidTr="00296EEF">
        <w:trPr>
          <w:trHeight w:val="400"/>
        </w:trPr>
        <w:tc>
          <w:tcPr>
            <w:tcW w:w="0" w:type="auto"/>
            <w:noWrap/>
            <w:tcMar>
              <w:top w:w="15" w:type="dxa"/>
              <w:left w:w="15" w:type="dxa"/>
              <w:bottom w:w="0" w:type="dxa"/>
              <w:right w:w="15" w:type="dxa"/>
            </w:tcMar>
            <w:vAlign w:val="center"/>
            <w:hideMark/>
          </w:tcPr>
          <w:p w14:paraId="5CDC850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12E78C1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-0.03258</w:t>
            </w:r>
          </w:p>
        </w:tc>
        <w:tc>
          <w:tcPr>
            <w:tcW w:w="0" w:type="auto"/>
            <w:noWrap/>
            <w:tcMar>
              <w:top w:w="15" w:type="dxa"/>
              <w:left w:w="15" w:type="dxa"/>
              <w:bottom w:w="0" w:type="dxa"/>
              <w:right w:w="15" w:type="dxa"/>
            </w:tcMar>
            <w:vAlign w:val="center"/>
            <w:hideMark/>
          </w:tcPr>
          <w:p w14:paraId="57F663E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2263D0C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r>
    </w:tbl>
    <w:p w14:paraId="052A9E88" w14:textId="77777777" w:rsidR="00206D3D" w:rsidRPr="00650534" w:rsidRDefault="00AC7D1D"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1A4C9684" wp14:editId="5A008063">
            <wp:extent cx="4876799" cy="2794000"/>
            <wp:effectExtent l="0" t="0" r="13335" b="12700"/>
            <wp:docPr id="880853676" name="グラフ 1">
              <a:extLst xmlns:a="http://schemas.openxmlformats.org/drawingml/2006/main">
                <a:ext uri="{FF2B5EF4-FFF2-40B4-BE49-F238E27FC236}">
                  <a16:creationId xmlns:a16="http://schemas.microsoft.com/office/drawing/2014/main" id="{A116322D-116A-4DD9-BD43-28AB0DDECC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8F7C37D" w14:textId="4EC81C02" w:rsidR="00AC7D1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27</w:t>
      </w:r>
      <w:r w:rsidRPr="00650534">
        <w:rPr>
          <w:rFonts w:asciiTheme="minorEastAsia" w:eastAsiaTheme="minorEastAsia" w:hAnsiTheme="minorEastAsia"/>
          <w:b w:val="0"/>
          <w:bCs w:val="0"/>
          <w:color w:val="000000" w:themeColor="text1"/>
          <w:sz w:val="21"/>
          <w:szCs w:val="21"/>
        </w:rPr>
        <w:fldChar w:fldCharType="end"/>
      </w:r>
      <w:r w:rsidR="002939F2" w:rsidRPr="00650534">
        <w:rPr>
          <w:rFonts w:asciiTheme="minorEastAsia" w:eastAsiaTheme="minorEastAsia" w:hAnsiTheme="minorEastAsia" w:cs="Apple Color Emoji" w:hint="eastAsia"/>
          <w:b w:val="0"/>
          <w:bCs w:val="0"/>
          <w:color w:val="000000" w:themeColor="text1"/>
          <w:sz w:val="21"/>
          <w:szCs w:val="21"/>
        </w:rPr>
        <w:t>減</w:t>
      </w:r>
      <w:r w:rsidR="002939F2" w:rsidRPr="00650534">
        <w:rPr>
          <w:rFonts w:asciiTheme="minorEastAsia" w:eastAsiaTheme="minorEastAsia" w:hAnsiTheme="minorEastAsia" w:hint="eastAsia"/>
          <w:b w:val="0"/>
          <w:bCs w:val="0"/>
          <w:color w:val="000000" w:themeColor="text1"/>
          <w:sz w:val="21"/>
          <w:szCs w:val="21"/>
        </w:rPr>
        <w:t>算回路の</w:t>
      </w:r>
      <w:r w:rsidR="002939F2" w:rsidRPr="00650534">
        <w:rPr>
          <w:rFonts w:asciiTheme="minorEastAsia" w:eastAsiaTheme="minorEastAsia" w:hAnsiTheme="minorEastAsia"/>
          <w:b w:val="0"/>
          <w:bCs w:val="0"/>
          <w:color w:val="000000" w:themeColor="text1"/>
          <w:sz w:val="21"/>
          <w:szCs w:val="21"/>
        </w:rPr>
        <w:t>入力電圧と出力電圧の関係</w:t>
      </w:r>
      <w:r w:rsidR="002939F2" w:rsidRPr="00650534">
        <w:rPr>
          <w:rFonts w:asciiTheme="minorEastAsia" w:eastAsiaTheme="minorEastAsia" w:hAnsiTheme="minorEastAsia" w:hint="eastAsia"/>
          <w:b w:val="0"/>
          <w:bCs w:val="0"/>
          <w:color w:val="000000" w:themeColor="text1"/>
          <w:sz w:val="21"/>
          <w:szCs w:val="21"/>
        </w:rPr>
        <w:t>のグラフ</w:t>
      </w:r>
      <w:r w:rsidR="002939F2" w:rsidRPr="00650534">
        <w:rPr>
          <w:rFonts w:asciiTheme="minorEastAsia" w:eastAsiaTheme="minorEastAsia" w:hAnsiTheme="minorEastAsia"/>
          <w:b w:val="0"/>
          <w:bCs w:val="0"/>
          <w:color w:val="000000" w:themeColor="text1"/>
          <w:sz w:val="21"/>
          <w:szCs w:val="21"/>
        </w:rPr>
        <w:t>(Ea=5)</w:t>
      </w:r>
    </w:p>
    <w:p w14:paraId="4DEF4DB5" w14:textId="3D43E37E" w:rsidR="00831D94" w:rsidRPr="00650534" w:rsidRDefault="00831D94">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707B3887" w14:textId="77777777" w:rsidR="00831D94" w:rsidRPr="00650534" w:rsidRDefault="00831D94" w:rsidP="00831D94">
      <w:pPr>
        <w:rPr>
          <w:rFonts w:asciiTheme="minorEastAsia" w:eastAsiaTheme="minorEastAsia" w:hAnsiTheme="minorEastAsia"/>
          <w:color w:val="000000" w:themeColor="text1"/>
          <w:sz w:val="21"/>
          <w:szCs w:val="21"/>
        </w:rPr>
      </w:pPr>
    </w:p>
    <w:p w14:paraId="46AB82C3" w14:textId="21F7E0C4" w:rsidR="00AC7D1D" w:rsidRPr="00650534" w:rsidRDefault="00AC7D1D"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23</w:t>
      </w:r>
      <w:r w:rsidRPr="00650534">
        <w:rPr>
          <w:rFonts w:asciiTheme="minorEastAsia" w:eastAsiaTheme="minorEastAsia" w:hAnsiTheme="minorEastAsia"/>
          <w:b w:val="0"/>
          <w:bCs w:val="0"/>
          <w:color w:val="000000" w:themeColor="text1"/>
          <w:sz w:val="21"/>
          <w:szCs w:val="21"/>
        </w:rPr>
        <w:fldChar w:fldCharType="end"/>
      </w:r>
      <w:r w:rsidR="002939F2" w:rsidRPr="00650534">
        <w:rPr>
          <w:rFonts w:asciiTheme="minorEastAsia" w:eastAsiaTheme="minorEastAsia" w:hAnsiTheme="minorEastAsia" w:cs="Apple Color Emoji" w:hint="eastAsia"/>
          <w:b w:val="0"/>
          <w:bCs w:val="0"/>
          <w:color w:val="000000" w:themeColor="text1"/>
          <w:sz w:val="21"/>
          <w:szCs w:val="21"/>
        </w:rPr>
        <w:t>減</w:t>
      </w:r>
      <w:r w:rsidR="002939F2" w:rsidRPr="00650534">
        <w:rPr>
          <w:rFonts w:asciiTheme="minorEastAsia" w:eastAsiaTheme="minorEastAsia" w:hAnsiTheme="minorEastAsia" w:hint="eastAsia"/>
          <w:b w:val="0"/>
          <w:bCs w:val="0"/>
          <w:color w:val="000000" w:themeColor="text1"/>
          <w:sz w:val="21"/>
          <w:szCs w:val="21"/>
        </w:rPr>
        <w:t>算回路の</w:t>
      </w:r>
      <w:r w:rsidR="002939F2" w:rsidRPr="00650534">
        <w:rPr>
          <w:rFonts w:asciiTheme="minorEastAsia" w:eastAsiaTheme="minorEastAsia" w:hAnsiTheme="minorEastAsia"/>
          <w:b w:val="0"/>
          <w:bCs w:val="0"/>
          <w:color w:val="000000" w:themeColor="text1"/>
          <w:sz w:val="21"/>
          <w:szCs w:val="21"/>
        </w:rPr>
        <w:t>入力電圧と出力電圧の関係(Eb1=5)</w:t>
      </w:r>
    </w:p>
    <w:tbl>
      <w:tblPr>
        <w:tblW w:w="4994" w:type="dxa"/>
        <w:tblInd w:w="2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97"/>
        <w:gridCol w:w="2497"/>
      </w:tblGrid>
      <w:tr w:rsidR="00650534" w:rsidRPr="00650534" w14:paraId="31905B5E" w14:textId="77777777" w:rsidTr="00296EEF">
        <w:trPr>
          <w:trHeight w:val="382"/>
        </w:trPr>
        <w:tc>
          <w:tcPr>
            <w:tcW w:w="2497" w:type="dxa"/>
            <w:noWrap/>
            <w:tcMar>
              <w:top w:w="15" w:type="dxa"/>
              <w:left w:w="15" w:type="dxa"/>
              <w:bottom w:w="0" w:type="dxa"/>
              <w:right w:w="15" w:type="dxa"/>
            </w:tcMar>
            <w:vAlign w:val="center"/>
            <w:hideMark/>
          </w:tcPr>
          <w:p w14:paraId="5D50184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入力電圧[V]</w:t>
            </w:r>
          </w:p>
        </w:tc>
        <w:tc>
          <w:tcPr>
            <w:tcW w:w="2497" w:type="dxa"/>
            <w:noWrap/>
            <w:tcMar>
              <w:top w:w="15" w:type="dxa"/>
              <w:left w:w="15" w:type="dxa"/>
              <w:bottom w:w="0" w:type="dxa"/>
              <w:right w:w="15" w:type="dxa"/>
            </w:tcMar>
            <w:vAlign w:val="center"/>
            <w:hideMark/>
          </w:tcPr>
          <w:p w14:paraId="64BFEA6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出力電圧[V]</w:t>
            </w:r>
          </w:p>
        </w:tc>
      </w:tr>
      <w:tr w:rsidR="00650534" w:rsidRPr="00650534" w14:paraId="6D479F7B" w14:textId="77777777" w:rsidTr="00296EEF">
        <w:trPr>
          <w:trHeight w:val="382"/>
        </w:trPr>
        <w:tc>
          <w:tcPr>
            <w:tcW w:w="0" w:type="auto"/>
            <w:noWrap/>
            <w:tcMar>
              <w:top w:w="15" w:type="dxa"/>
              <w:left w:w="15" w:type="dxa"/>
              <w:bottom w:w="0" w:type="dxa"/>
              <w:right w:w="15" w:type="dxa"/>
            </w:tcMar>
            <w:vAlign w:val="center"/>
            <w:hideMark/>
          </w:tcPr>
          <w:p w14:paraId="0A0DF8D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55104C3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-14.256</w:t>
            </w:r>
          </w:p>
        </w:tc>
      </w:tr>
      <w:tr w:rsidR="00650534" w:rsidRPr="00650534" w14:paraId="4FC762F9" w14:textId="77777777" w:rsidTr="00296EEF">
        <w:trPr>
          <w:trHeight w:val="347"/>
        </w:trPr>
        <w:tc>
          <w:tcPr>
            <w:tcW w:w="0" w:type="auto"/>
            <w:noWrap/>
            <w:tcMar>
              <w:top w:w="15" w:type="dxa"/>
              <w:left w:w="15" w:type="dxa"/>
              <w:bottom w:w="0" w:type="dxa"/>
              <w:right w:w="15" w:type="dxa"/>
            </w:tcMar>
            <w:vAlign w:val="center"/>
            <w:hideMark/>
          </w:tcPr>
          <w:p w14:paraId="6FBE2DE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6DF449F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-14.254</w:t>
            </w:r>
          </w:p>
        </w:tc>
      </w:tr>
      <w:tr w:rsidR="00650534" w:rsidRPr="00650534" w14:paraId="7CC3B835" w14:textId="77777777" w:rsidTr="00296EEF">
        <w:trPr>
          <w:trHeight w:val="347"/>
        </w:trPr>
        <w:tc>
          <w:tcPr>
            <w:tcW w:w="0" w:type="auto"/>
            <w:noWrap/>
            <w:tcMar>
              <w:top w:w="15" w:type="dxa"/>
              <w:left w:w="15" w:type="dxa"/>
              <w:bottom w:w="0" w:type="dxa"/>
              <w:right w:w="15" w:type="dxa"/>
            </w:tcMar>
            <w:vAlign w:val="center"/>
            <w:hideMark/>
          </w:tcPr>
          <w:p w14:paraId="2F2CD23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658A113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-14.253</w:t>
            </w:r>
          </w:p>
        </w:tc>
      </w:tr>
      <w:tr w:rsidR="00650534" w:rsidRPr="00650534" w14:paraId="3BEA1C0A" w14:textId="77777777" w:rsidTr="00296EEF">
        <w:trPr>
          <w:trHeight w:val="347"/>
        </w:trPr>
        <w:tc>
          <w:tcPr>
            <w:tcW w:w="0" w:type="auto"/>
            <w:noWrap/>
            <w:tcMar>
              <w:top w:w="15" w:type="dxa"/>
              <w:left w:w="15" w:type="dxa"/>
              <w:bottom w:w="0" w:type="dxa"/>
              <w:right w:w="15" w:type="dxa"/>
            </w:tcMar>
            <w:vAlign w:val="center"/>
            <w:hideMark/>
          </w:tcPr>
          <w:p w14:paraId="7B7EB6C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-2.8</w:t>
            </w:r>
          </w:p>
        </w:tc>
        <w:tc>
          <w:tcPr>
            <w:tcW w:w="0" w:type="auto"/>
            <w:noWrap/>
            <w:tcMar>
              <w:top w:w="15" w:type="dxa"/>
              <w:left w:w="15" w:type="dxa"/>
              <w:bottom w:w="0" w:type="dxa"/>
              <w:right w:w="15" w:type="dxa"/>
            </w:tcMar>
            <w:vAlign w:val="center"/>
            <w:hideMark/>
          </w:tcPr>
          <w:p w14:paraId="47379F61"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-14.248</w:t>
            </w:r>
          </w:p>
        </w:tc>
      </w:tr>
      <w:tr w:rsidR="00650534" w:rsidRPr="00650534" w14:paraId="08099ED3" w14:textId="77777777" w:rsidTr="00296EEF">
        <w:trPr>
          <w:trHeight w:val="347"/>
        </w:trPr>
        <w:tc>
          <w:tcPr>
            <w:tcW w:w="0" w:type="auto"/>
            <w:noWrap/>
            <w:tcMar>
              <w:top w:w="15" w:type="dxa"/>
              <w:left w:w="15" w:type="dxa"/>
              <w:bottom w:w="0" w:type="dxa"/>
              <w:right w:w="15" w:type="dxa"/>
            </w:tcMar>
            <w:vAlign w:val="center"/>
            <w:hideMark/>
          </w:tcPr>
          <w:p w14:paraId="1F42704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-2.6</w:t>
            </w:r>
          </w:p>
        </w:tc>
        <w:tc>
          <w:tcPr>
            <w:tcW w:w="0" w:type="auto"/>
            <w:noWrap/>
            <w:tcMar>
              <w:top w:w="15" w:type="dxa"/>
              <w:left w:w="15" w:type="dxa"/>
              <w:bottom w:w="0" w:type="dxa"/>
              <w:right w:w="15" w:type="dxa"/>
            </w:tcMar>
            <w:vAlign w:val="center"/>
            <w:hideMark/>
          </w:tcPr>
          <w:p w14:paraId="52D9C93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-14.205</w:t>
            </w:r>
          </w:p>
        </w:tc>
      </w:tr>
      <w:tr w:rsidR="00650534" w:rsidRPr="00650534" w14:paraId="10286B81" w14:textId="77777777" w:rsidTr="00296EEF">
        <w:trPr>
          <w:trHeight w:val="347"/>
        </w:trPr>
        <w:tc>
          <w:tcPr>
            <w:tcW w:w="0" w:type="auto"/>
            <w:noWrap/>
            <w:tcMar>
              <w:top w:w="15" w:type="dxa"/>
              <w:left w:w="15" w:type="dxa"/>
              <w:bottom w:w="0" w:type="dxa"/>
              <w:right w:w="15" w:type="dxa"/>
            </w:tcMar>
            <w:vAlign w:val="center"/>
            <w:hideMark/>
          </w:tcPr>
          <w:p w14:paraId="741EB59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w:t>
            </w:r>
          </w:p>
        </w:tc>
        <w:tc>
          <w:tcPr>
            <w:tcW w:w="0" w:type="auto"/>
            <w:noWrap/>
            <w:tcMar>
              <w:top w:w="15" w:type="dxa"/>
              <w:left w:w="15" w:type="dxa"/>
              <w:bottom w:w="0" w:type="dxa"/>
              <w:right w:w="15" w:type="dxa"/>
            </w:tcMar>
            <w:vAlign w:val="center"/>
            <w:hideMark/>
          </w:tcPr>
          <w:p w14:paraId="5928E00E"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-14.149</w:t>
            </w:r>
          </w:p>
        </w:tc>
      </w:tr>
      <w:tr w:rsidR="00650534" w:rsidRPr="00650534" w14:paraId="56DDC4CF" w14:textId="77777777" w:rsidTr="00296EEF">
        <w:trPr>
          <w:trHeight w:val="347"/>
        </w:trPr>
        <w:tc>
          <w:tcPr>
            <w:tcW w:w="0" w:type="auto"/>
            <w:noWrap/>
            <w:tcMar>
              <w:top w:w="15" w:type="dxa"/>
              <w:left w:w="15" w:type="dxa"/>
              <w:bottom w:w="0" w:type="dxa"/>
              <w:right w:w="15" w:type="dxa"/>
            </w:tcMar>
            <w:vAlign w:val="center"/>
            <w:hideMark/>
          </w:tcPr>
          <w:p w14:paraId="79B0F55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-2.2</w:t>
            </w:r>
          </w:p>
        </w:tc>
        <w:tc>
          <w:tcPr>
            <w:tcW w:w="0" w:type="auto"/>
            <w:noWrap/>
            <w:tcMar>
              <w:top w:w="15" w:type="dxa"/>
              <w:left w:w="15" w:type="dxa"/>
              <w:bottom w:w="0" w:type="dxa"/>
              <w:right w:w="15" w:type="dxa"/>
            </w:tcMar>
            <w:vAlign w:val="center"/>
            <w:hideMark/>
          </w:tcPr>
          <w:p w14:paraId="14C14E19"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-14.079</w:t>
            </w:r>
          </w:p>
        </w:tc>
      </w:tr>
      <w:tr w:rsidR="00650534" w:rsidRPr="00650534" w14:paraId="2A273442" w14:textId="77777777" w:rsidTr="00296EEF">
        <w:trPr>
          <w:trHeight w:val="347"/>
        </w:trPr>
        <w:tc>
          <w:tcPr>
            <w:tcW w:w="0" w:type="auto"/>
            <w:noWrap/>
            <w:tcMar>
              <w:top w:w="15" w:type="dxa"/>
              <w:left w:w="15" w:type="dxa"/>
              <w:bottom w:w="0" w:type="dxa"/>
              <w:right w:w="15" w:type="dxa"/>
            </w:tcMar>
            <w:vAlign w:val="center"/>
            <w:hideMark/>
          </w:tcPr>
          <w:p w14:paraId="14D42E1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2AF8E99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-13.966</w:t>
            </w:r>
          </w:p>
        </w:tc>
      </w:tr>
      <w:tr w:rsidR="00650534" w:rsidRPr="00650534" w14:paraId="76AD467C" w14:textId="77777777" w:rsidTr="00296EEF">
        <w:trPr>
          <w:trHeight w:val="347"/>
        </w:trPr>
        <w:tc>
          <w:tcPr>
            <w:tcW w:w="0" w:type="auto"/>
            <w:noWrap/>
            <w:tcMar>
              <w:top w:w="15" w:type="dxa"/>
              <w:left w:w="15" w:type="dxa"/>
              <w:bottom w:w="0" w:type="dxa"/>
              <w:right w:w="15" w:type="dxa"/>
            </w:tcMar>
            <w:vAlign w:val="center"/>
            <w:hideMark/>
          </w:tcPr>
          <w:p w14:paraId="3D0C83F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w:t>
            </w:r>
          </w:p>
        </w:tc>
        <w:tc>
          <w:tcPr>
            <w:tcW w:w="0" w:type="auto"/>
            <w:noWrap/>
            <w:tcMar>
              <w:top w:w="15" w:type="dxa"/>
              <w:left w:w="15" w:type="dxa"/>
              <w:bottom w:w="0" w:type="dxa"/>
              <w:right w:w="15" w:type="dxa"/>
            </w:tcMar>
            <w:vAlign w:val="center"/>
            <w:hideMark/>
          </w:tcPr>
          <w:p w14:paraId="2430941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-13.598</w:t>
            </w:r>
          </w:p>
        </w:tc>
      </w:tr>
      <w:tr w:rsidR="00650534" w:rsidRPr="00650534" w14:paraId="26F53ACE" w14:textId="77777777" w:rsidTr="00296EEF">
        <w:trPr>
          <w:trHeight w:val="347"/>
        </w:trPr>
        <w:tc>
          <w:tcPr>
            <w:tcW w:w="0" w:type="auto"/>
            <w:noWrap/>
            <w:tcMar>
              <w:top w:w="15" w:type="dxa"/>
              <w:left w:w="15" w:type="dxa"/>
              <w:bottom w:w="0" w:type="dxa"/>
              <w:right w:w="15" w:type="dxa"/>
            </w:tcMar>
            <w:vAlign w:val="center"/>
            <w:hideMark/>
          </w:tcPr>
          <w:p w14:paraId="7075FBF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w:t>
            </w:r>
          </w:p>
        </w:tc>
        <w:tc>
          <w:tcPr>
            <w:tcW w:w="0" w:type="auto"/>
            <w:noWrap/>
            <w:tcMar>
              <w:top w:w="15" w:type="dxa"/>
              <w:left w:w="15" w:type="dxa"/>
              <w:bottom w:w="0" w:type="dxa"/>
              <w:right w:w="15" w:type="dxa"/>
            </w:tcMar>
            <w:vAlign w:val="center"/>
            <w:hideMark/>
          </w:tcPr>
          <w:p w14:paraId="7950AC7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-13.199</w:t>
            </w:r>
          </w:p>
        </w:tc>
      </w:tr>
      <w:tr w:rsidR="00650534" w:rsidRPr="00650534" w14:paraId="1D53576D" w14:textId="77777777" w:rsidTr="00296EEF">
        <w:trPr>
          <w:trHeight w:val="347"/>
        </w:trPr>
        <w:tc>
          <w:tcPr>
            <w:tcW w:w="0" w:type="auto"/>
            <w:noWrap/>
            <w:tcMar>
              <w:top w:w="15" w:type="dxa"/>
              <w:left w:w="15" w:type="dxa"/>
              <w:bottom w:w="0" w:type="dxa"/>
              <w:right w:w="15" w:type="dxa"/>
            </w:tcMar>
            <w:vAlign w:val="center"/>
            <w:hideMark/>
          </w:tcPr>
          <w:p w14:paraId="28DDC821"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w:t>
            </w:r>
          </w:p>
        </w:tc>
        <w:tc>
          <w:tcPr>
            <w:tcW w:w="0" w:type="auto"/>
            <w:noWrap/>
            <w:tcMar>
              <w:top w:w="15" w:type="dxa"/>
              <w:left w:w="15" w:type="dxa"/>
              <w:bottom w:w="0" w:type="dxa"/>
              <w:right w:w="15" w:type="dxa"/>
            </w:tcMar>
            <w:vAlign w:val="center"/>
            <w:hideMark/>
          </w:tcPr>
          <w:p w14:paraId="5F5364E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-12.8</w:t>
            </w:r>
          </w:p>
        </w:tc>
      </w:tr>
      <w:tr w:rsidR="00650534" w:rsidRPr="00650534" w14:paraId="2488C059" w14:textId="77777777" w:rsidTr="00296EEF">
        <w:trPr>
          <w:trHeight w:val="347"/>
        </w:trPr>
        <w:tc>
          <w:tcPr>
            <w:tcW w:w="0" w:type="auto"/>
            <w:noWrap/>
            <w:tcMar>
              <w:top w:w="15" w:type="dxa"/>
              <w:left w:w="15" w:type="dxa"/>
              <w:bottom w:w="0" w:type="dxa"/>
              <w:right w:w="15" w:type="dxa"/>
            </w:tcMar>
            <w:vAlign w:val="center"/>
            <w:hideMark/>
          </w:tcPr>
          <w:p w14:paraId="214DB21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w:t>
            </w:r>
          </w:p>
        </w:tc>
        <w:tc>
          <w:tcPr>
            <w:tcW w:w="0" w:type="auto"/>
            <w:noWrap/>
            <w:tcMar>
              <w:top w:w="15" w:type="dxa"/>
              <w:left w:w="15" w:type="dxa"/>
              <w:bottom w:w="0" w:type="dxa"/>
              <w:right w:w="15" w:type="dxa"/>
            </w:tcMar>
            <w:vAlign w:val="center"/>
            <w:hideMark/>
          </w:tcPr>
          <w:p w14:paraId="3CB5C66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-12.401</w:t>
            </w:r>
          </w:p>
        </w:tc>
      </w:tr>
      <w:tr w:rsidR="00650534" w:rsidRPr="00650534" w14:paraId="7157AE19" w14:textId="77777777" w:rsidTr="00296EEF">
        <w:trPr>
          <w:trHeight w:val="347"/>
        </w:trPr>
        <w:tc>
          <w:tcPr>
            <w:tcW w:w="0" w:type="auto"/>
            <w:noWrap/>
            <w:tcMar>
              <w:top w:w="15" w:type="dxa"/>
              <w:left w:w="15" w:type="dxa"/>
              <w:bottom w:w="0" w:type="dxa"/>
              <w:right w:w="15" w:type="dxa"/>
            </w:tcMar>
            <w:vAlign w:val="center"/>
            <w:hideMark/>
          </w:tcPr>
          <w:p w14:paraId="2D47DDE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3918393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-11.999</w:t>
            </w:r>
          </w:p>
        </w:tc>
      </w:tr>
      <w:tr w:rsidR="00650534" w:rsidRPr="00650534" w14:paraId="05C5D892" w14:textId="77777777" w:rsidTr="00296EEF">
        <w:trPr>
          <w:trHeight w:val="347"/>
        </w:trPr>
        <w:tc>
          <w:tcPr>
            <w:tcW w:w="0" w:type="auto"/>
            <w:noWrap/>
            <w:tcMar>
              <w:top w:w="15" w:type="dxa"/>
              <w:left w:w="15" w:type="dxa"/>
              <w:bottom w:w="0" w:type="dxa"/>
              <w:right w:w="15" w:type="dxa"/>
            </w:tcMar>
            <w:vAlign w:val="center"/>
            <w:hideMark/>
          </w:tcPr>
          <w:p w14:paraId="4BBEDAF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w:t>
            </w:r>
          </w:p>
        </w:tc>
        <w:tc>
          <w:tcPr>
            <w:tcW w:w="0" w:type="auto"/>
            <w:noWrap/>
            <w:tcMar>
              <w:top w:w="15" w:type="dxa"/>
              <w:left w:w="15" w:type="dxa"/>
              <w:bottom w:w="0" w:type="dxa"/>
              <w:right w:w="15" w:type="dxa"/>
            </w:tcMar>
            <w:vAlign w:val="center"/>
            <w:hideMark/>
          </w:tcPr>
          <w:p w14:paraId="73E3D095"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-10.006</w:t>
            </w:r>
          </w:p>
        </w:tc>
      </w:tr>
      <w:tr w:rsidR="00650534" w:rsidRPr="00650534" w14:paraId="35AEE96D" w14:textId="77777777" w:rsidTr="00296EEF">
        <w:trPr>
          <w:trHeight w:val="347"/>
        </w:trPr>
        <w:tc>
          <w:tcPr>
            <w:tcW w:w="0" w:type="auto"/>
            <w:noWrap/>
            <w:tcMar>
              <w:top w:w="15" w:type="dxa"/>
              <w:left w:w="15" w:type="dxa"/>
              <w:bottom w:w="0" w:type="dxa"/>
              <w:right w:w="15" w:type="dxa"/>
            </w:tcMar>
            <w:vAlign w:val="center"/>
            <w:hideMark/>
          </w:tcPr>
          <w:p w14:paraId="121216D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w:t>
            </w:r>
          </w:p>
        </w:tc>
        <w:tc>
          <w:tcPr>
            <w:tcW w:w="0" w:type="auto"/>
            <w:noWrap/>
            <w:tcMar>
              <w:top w:w="15" w:type="dxa"/>
              <w:left w:w="15" w:type="dxa"/>
              <w:bottom w:w="0" w:type="dxa"/>
              <w:right w:w="15" w:type="dxa"/>
            </w:tcMar>
            <w:vAlign w:val="center"/>
            <w:hideMark/>
          </w:tcPr>
          <w:p w14:paraId="5B03A3C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-8.011</w:t>
            </w:r>
          </w:p>
        </w:tc>
      </w:tr>
      <w:tr w:rsidR="00650534" w:rsidRPr="00650534" w14:paraId="661A8C4B" w14:textId="77777777" w:rsidTr="00296EEF">
        <w:trPr>
          <w:trHeight w:val="347"/>
        </w:trPr>
        <w:tc>
          <w:tcPr>
            <w:tcW w:w="0" w:type="auto"/>
            <w:noWrap/>
            <w:tcMar>
              <w:top w:w="15" w:type="dxa"/>
              <w:left w:w="15" w:type="dxa"/>
              <w:bottom w:w="0" w:type="dxa"/>
              <w:right w:w="15" w:type="dxa"/>
            </w:tcMar>
            <w:vAlign w:val="center"/>
            <w:hideMark/>
          </w:tcPr>
          <w:p w14:paraId="123DD62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694DBB62"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-6.016</w:t>
            </w:r>
          </w:p>
        </w:tc>
      </w:tr>
      <w:tr w:rsidR="00650534" w:rsidRPr="00650534" w14:paraId="7DEBE389" w14:textId="77777777" w:rsidTr="00296EEF">
        <w:trPr>
          <w:trHeight w:val="347"/>
        </w:trPr>
        <w:tc>
          <w:tcPr>
            <w:tcW w:w="0" w:type="auto"/>
            <w:noWrap/>
            <w:tcMar>
              <w:top w:w="15" w:type="dxa"/>
              <w:left w:w="15" w:type="dxa"/>
              <w:bottom w:w="0" w:type="dxa"/>
              <w:right w:w="15" w:type="dxa"/>
            </w:tcMar>
            <w:vAlign w:val="center"/>
            <w:hideMark/>
          </w:tcPr>
          <w:p w14:paraId="2385167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w:t>
            </w:r>
          </w:p>
        </w:tc>
        <w:tc>
          <w:tcPr>
            <w:tcW w:w="0" w:type="auto"/>
            <w:noWrap/>
            <w:tcMar>
              <w:top w:w="15" w:type="dxa"/>
              <w:left w:w="15" w:type="dxa"/>
              <w:bottom w:w="0" w:type="dxa"/>
              <w:right w:w="15" w:type="dxa"/>
            </w:tcMar>
            <w:vAlign w:val="center"/>
            <w:hideMark/>
          </w:tcPr>
          <w:p w14:paraId="43BB279F"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-4.022</w:t>
            </w:r>
          </w:p>
        </w:tc>
      </w:tr>
      <w:tr w:rsidR="00650534" w:rsidRPr="00650534" w14:paraId="2D748437" w14:textId="77777777" w:rsidTr="00296EEF">
        <w:trPr>
          <w:trHeight w:val="347"/>
        </w:trPr>
        <w:tc>
          <w:tcPr>
            <w:tcW w:w="0" w:type="auto"/>
            <w:noWrap/>
            <w:tcMar>
              <w:top w:w="15" w:type="dxa"/>
              <w:left w:w="15" w:type="dxa"/>
              <w:bottom w:w="0" w:type="dxa"/>
              <w:right w:w="15" w:type="dxa"/>
            </w:tcMar>
            <w:vAlign w:val="center"/>
            <w:hideMark/>
          </w:tcPr>
          <w:p w14:paraId="5D850AB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w:t>
            </w:r>
          </w:p>
        </w:tc>
        <w:tc>
          <w:tcPr>
            <w:tcW w:w="0" w:type="auto"/>
            <w:noWrap/>
            <w:tcMar>
              <w:top w:w="15" w:type="dxa"/>
              <w:left w:w="15" w:type="dxa"/>
              <w:bottom w:w="0" w:type="dxa"/>
              <w:right w:w="15" w:type="dxa"/>
            </w:tcMar>
            <w:vAlign w:val="center"/>
            <w:hideMark/>
          </w:tcPr>
          <w:p w14:paraId="53F9B3D3"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-2.027</w:t>
            </w:r>
          </w:p>
        </w:tc>
      </w:tr>
      <w:tr w:rsidR="00650534" w:rsidRPr="00650534" w14:paraId="09AFE5D7" w14:textId="77777777" w:rsidTr="00296EEF">
        <w:trPr>
          <w:trHeight w:val="347"/>
        </w:trPr>
        <w:tc>
          <w:tcPr>
            <w:tcW w:w="0" w:type="auto"/>
            <w:noWrap/>
            <w:tcMar>
              <w:top w:w="15" w:type="dxa"/>
              <w:left w:w="15" w:type="dxa"/>
              <w:bottom w:w="0" w:type="dxa"/>
              <w:right w:w="15" w:type="dxa"/>
            </w:tcMar>
            <w:vAlign w:val="center"/>
            <w:hideMark/>
          </w:tcPr>
          <w:p w14:paraId="6A00EE4C"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w:t>
            </w:r>
          </w:p>
        </w:tc>
        <w:tc>
          <w:tcPr>
            <w:tcW w:w="0" w:type="auto"/>
            <w:noWrap/>
            <w:tcMar>
              <w:top w:w="15" w:type="dxa"/>
              <w:left w:w="15" w:type="dxa"/>
              <w:bottom w:w="0" w:type="dxa"/>
              <w:right w:w="15" w:type="dxa"/>
            </w:tcMar>
            <w:vAlign w:val="center"/>
            <w:hideMark/>
          </w:tcPr>
          <w:p w14:paraId="40C2BBEA"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-0.003232</w:t>
            </w:r>
          </w:p>
        </w:tc>
      </w:tr>
    </w:tbl>
    <w:p w14:paraId="325A15A1" w14:textId="77777777" w:rsidR="00206D3D" w:rsidRPr="00650534" w:rsidRDefault="00AC7D1D"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3BDD5C95" wp14:editId="53F430C9">
            <wp:extent cx="4881540" cy="2772192"/>
            <wp:effectExtent l="0" t="0" r="8255" b="9525"/>
            <wp:docPr id="1145169909" name="グラフ 1">
              <a:extLst xmlns:a="http://schemas.openxmlformats.org/drawingml/2006/main">
                <a:ext uri="{FF2B5EF4-FFF2-40B4-BE49-F238E27FC236}">
                  <a16:creationId xmlns:a16="http://schemas.microsoft.com/office/drawing/2014/main" id="{528996BC-42A9-4750-98F0-653AB96BF760}"/>
                </a:ext>
                <a:ext uri="{147F2762-F138-4A5C-976F-8EAC2B608ADB}">
                  <a16:predDERef xmlns:a16="http://schemas.microsoft.com/office/drawing/2014/main" pred="{A116322D-116A-4DD9-BD43-28AB0DDECC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4FC8440" w14:textId="1DED65D5"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28</w:t>
      </w:r>
      <w:r w:rsidRPr="00650534">
        <w:rPr>
          <w:rFonts w:asciiTheme="minorEastAsia" w:eastAsiaTheme="minorEastAsia" w:hAnsiTheme="minorEastAsia"/>
          <w:b w:val="0"/>
          <w:bCs w:val="0"/>
          <w:color w:val="000000" w:themeColor="text1"/>
          <w:sz w:val="21"/>
          <w:szCs w:val="21"/>
        </w:rPr>
        <w:fldChar w:fldCharType="end"/>
      </w:r>
      <w:r w:rsidR="002939F2" w:rsidRPr="00650534">
        <w:rPr>
          <w:rFonts w:asciiTheme="minorEastAsia" w:eastAsiaTheme="minorEastAsia" w:hAnsiTheme="minorEastAsia" w:cs="Apple Color Emoji" w:hint="eastAsia"/>
          <w:b w:val="0"/>
          <w:bCs w:val="0"/>
          <w:color w:val="000000" w:themeColor="text1"/>
          <w:sz w:val="21"/>
          <w:szCs w:val="21"/>
        </w:rPr>
        <w:t>減</w:t>
      </w:r>
      <w:r w:rsidR="002939F2" w:rsidRPr="00650534">
        <w:rPr>
          <w:rFonts w:asciiTheme="minorEastAsia" w:eastAsiaTheme="minorEastAsia" w:hAnsiTheme="minorEastAsia" w:hint="eastAsia"/>
          <w:b w:val="0"/>
          <w:bCs w:val="0"/>
          <w:color w:val="000000" w:themeColor="text1"/>
          <w:sz w:val="21"/>
          <w:szCs w:val="21"/>
        </w:rPr>
        <w:t>算回路の</w:t>
      </w:r>
      <w:r w:rsidR="002939F2" w:rsidRPr="00650534">
        <w:rPr>
          <w:rFonts w:asciiTheme="minorEastAsia" w:eastAsiaTheme="minorEastAsia" w:hAnsiTheme="minorEastAsia"/>
          <w:b w:val="0"/>
          <w:bCs w:val="0"/>
          <w:color w:val="000000" w:themeColor="text1"/>
          <w:sz w:val="21"/>
          <w:szCs w:val="21"/>
        </w:rPr>
        <w:t>入力電圧と出力電圧の関係</w:t>
      </w:r>
      <w:r w:rsidR="002939F2" w:rsidRPr="00650534">
        <w:rPr>
          <w:rFonts w:asciiTheme="minorEastAsia" w:eastAsiaTheme="minorEastAsia" w:hAnsiTheme="minorEastAsia" w:hint="eastAsia"/>
          <w:b w:val="0"/>
          <w:bCs w:val="0"/>
          <w:color w:val="000000" w:themeColor="text1"/>
          <w:sz w:val="21"/>
          <w:szCs w:val="21"/>
        </w:rPr>
        <w:t>のグラフ</w:t>
      </w:r>
      <w:r w:rsidR="002939F2" w:rsidRPr="00650534">
        <w:rPr>
          <w:rFonts w:asciiTheme="minorEastAsia" w:eastAsiaTheme="minorEastAsia" w:hAnsiTheme="minorEastAsia"/>
          <w:b w:val="0"/>
          <w:bCs w:val="0"/>
          <w:color w:val="000000" w:themeColor="text1"/>
          <w:sz w:val="21"/>
          <w:szCs w:val="21"/>
        </w:rPr>
        <w:t>(Eb1=5)</w:t>
      </w:r>
    </w:p>
    <w:p w14:paraId="010DA068" w14:textId="77777777" w:rsidR="00206D3D" w:rsidRPr="00650534" w:rsidRDefault="00AC7D1D"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lastRenderedPageBreak/>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noProof/>
          <w:color w:val="000000" w:themeColor="text1"/>
          <w:sz w:val="21"/>
          <w:szCs w:val="21"/>
        </w:rPr>
        <w:drawing>
          <wp:inline distT="0" distB="0" distL="0" distR="0" wp14:anchorId="6E9F374A" wp14:editId="26743A7A">
            <wp:extent cx="4876800" cy="2777067"/>
            <wp:effectExtent l="0" t="0" r="12700" b="17145"/>
            <wp:docPr id="1564417602" name="グラフ 1">
              <a:extLst xmlns:a="http://schemas.openxmlformats.org/drawingml/2006/main">
                <a:ext uri="{FF2B5EF4-FFF2-40B4-BE49-F238E27FC236}">
                  <a16:creationId xmlns:a16="http://schemas.microsoft.com/office/drawing/2014/main" id="{7E9421D9-56AC-4405-A0F8-16C2611117D1}"/>
                </a:ext>
                <a:ext uri="{147F2762-F138-4A5C-976F-8EAC2B608ADB}">
                  <a16:predDERef xmlns:a16="http://schemas.microsoft.com/office/drawing/2014/main" pred="{9D879E4D-6636-44C5-95B7-537E1EDE78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4CFF068" w14:textId="1D69EC9D" w:rsidR="00AC7D1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29</w:t>
      </w:r>
      <w:r w:rsidRPr="00650534">
        <w:rPr>
          <w:rFonts w:asciiTheme="minorEastAsia" w:eastAsiaTheme="minorEastAsia" w:hAnsiTheme="minorEastAsia"/>
          <w:b w:val="0"/>
          <w:bCs w:val="0"/>
          <w:color w:val="000000" w:themeColor="text1"/>
          <w:sz w:val="21"/>
          <w:szCs w:val="21"/>
        </w:rPr>
        <w:fldChar w:fldCharType="end"/>
      </w:r>
      <w:r w:rsidR="002939F2" w:rsidRPr="00650534">
        <w:rPr>
          <w:rFonts w:asciiTheme="minorEastAsia" w:eastAsiaTheme="minorEastAsia" w:hAnsiTheme="minorEastAsia" w:cs="Apple Color Emoji" w:hint="eastAsia"/>
          <w:b w:val="0"/>
          <w:bCs w:val="0"/>
          <w:color w:val="000000" w:themeColor="text1"/>
          <w:sz w:val="21"/>
          <w:szCs w:val="21"/>
        </w:rPr>
        <w:t>減</w:t>
      </w:r>
      <w:r w:rsidR="002939F2" w:rsidRPr="00650534">
        <w:rPr>
          <w:rFonts w:asciiTheme="minorEastAsia" w:eastAsiaTheme="minorEastAsia" w:hAnsiTheme="minorEastAsia" w:hint="eastAsia"/>
          <w:b w:val="0"/>
          <w:bCs w:val="0"/>
          <w:color w:val="000000" w:themeColor="text1"/>
          <w:sz w:val="21"/>
          <w:szCs w:val="21"/>
        </w:rPr>
        <w:t>算回路の</w:t>
      </w:r>
      <w:r w:rsidR="002939F2" w:rsidRPr="00650534">
        <w:rPr>
          <w:rFonts w:asciiTheme="minorEastAsia" w:eastAsiaTheme="minorEastAsia" w:hAnsiTheme="minorEastAsia"/>
          <w:b w:val="0"/>
          <w:bCs w:val="0"/>
          <w:color w:val="000000" w:themeColor="text1"/>
          <w:sz w:val="21"/>
          <w:szCs w:val="21"/>
        </w:rPr>
        <w:t>入力電圧と出力電圧の関係</w:t>
      </w:r>
      <w:r w:rsidR="002939F2" w:rsidRPr="00650534">
        <w:rPr>
          <w:rFonts w:asciiTheme="minorEastAsia" w:eastAsiaTheme="minorEastAsia" w:hAnsiTheme="minorEastAsia" w:hint="eastAsia"/>
          <w:b w:val="0"/>
          <w:bCs w:val="0"/>
          <w:color w:val="000000" w:themeColor="text1"/>
          <w:sz w:val="21"/>
          <w:szCs w:val="21"/>
        </w:rPr>
        <w:t>のグラフ</w:t>
      </w:r>
      <w:r w:rsidR="002939F2" w:rsidRPr="00650534">
        <w:rPr>
          <w:rFonts w:asciiTheme="minorEastAsia" w:eastAsiaTheme="minorEastAsia" w:hAnsiTheme="minorEastAsia"/>
          <w:b w:val="0"/>
          <w:bCs w:val="0"/>
          <w:color w:val="000000" w:themeColor="text1"/>
          <w:sz w:val="21"/>
          <w:szCs w:val="21"/>
        </w:rPr>
        <w:t>(</w:t>
      </w:r>
      <w:r w:rsidR="005C5FC9" w:rsidRPr="00650534">
        <w:rPr>
          <w:rFonts w:asciiTheme="minorEastAsia" w:eastAsiaTheme="minorEastAsia" w:hAnsiTheme="minorEastAsia" w:hint="eastAsia"/>
          <w:b w:val="0"/>
          <w:bCs w:val="0"/>
          <w:color w:val="000000" w:themeColor="text1"/>
          <w:sz w:val="21"/>
          <w:szCs w:val="21"/>
        </w:rPr>
        <w:t>全体</w:t>
      </w:r>
      <w:r w:rsidR="002939F2" w:rsidRPr="00650534">
        <w:rPr>
          <w:rFonts w:asciiTheme="minorEastAsia" w:eastAsiaTheme="minorEastAsia" w:hAnsiTheme="minorEastAsia"/>
          <w:b w:val="0"/>
          <w:bCs w:val="0"/>
          <w:color w:val="000000" w:themeColor="text1"/>
          <w:sz w:val="21"/>
          <w:szCs w:val="21"/>
        </w:rPr>
        <w:t>)</w:t>
      </w:r>
    </w:p>
    <w:p w14:paraId="168B7D75" w14:textId="77777777"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減算回路（＋端子は分圧，</w:t>
      </w:r>
      <w:r w:rsidRPr="00650534">
        <w:rPr>
          <w:rFonts w:asciiTheme="minorEastAsia" w:eastAsiaTheme="minorEastAsia" w:hAnsiTheme="minorEastAsia" w:cs="Georgia"/>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端子は反転）の理論式は次である。</w:t>
      </w:r>
    </w:p>
    <w:p w14:paraId="0058A715" w14:textId="7EEFF70C" w:rsidR="006D6E40" w:rsidRPr="00650534" w:rsidRDefault="00000000" w:rsidP="006D6E40">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1,th</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1,th</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=0</m:t>
          </m:r>
        </m:oMath>
      </m:oMathPara>
    </w:p>
    <w:p w14:paraId="640E7F3C" w14:textId="318A052F"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無負荷で一方を固定，もう一方を</w:t>
      </w:r>
      <w:r w:rsidRPr="00650534">
        <w:rPr>
          <w:rFonts w:asciiTheme="minorEastAsia" w:eastAsiaTheme="minorEastAsia" w:hAnsiTheme="minorEastAsia" w:cs="Georgia"/>
          <w:color w:val="000000" w:themeColor="text1"/>
          <w:sz w:val="21"/>
          <w:szCs w:val="21"/>
        </w:rPr>
        <w:t xml:space="preserve"> −5</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 xml:space="preserve">+5 V </w:t>
      </w:r>
      <w:r w:rsidRPr="00650534">
        <w:rPr>
          <w:rFonts w:asciiTheme="minorEastAsia" w:eastAsiaTheme="minorEastAsia" w:hAnsiTheme="minorEastAsia" w:cs="ＭＳ 明朝" w:hint="eastAsia"/>
          <w:color w:val="000000" w:themeColor="text1"/>
          <w:sz w:val="21"/>
          <w:szCs w:val="21"/>
        </w:rPr>
        <w:t>で掃引した表</w:t>
      </w:r>
      <w:r w:rsidRPr="00650534">
        <w:rPr>
          <w:rFonts w:asciiTheme="minorEastAsia" w:eastAsiaTheme="minorEastAsia" w:hAnsiTheme="minorEastAsia" w:cs="Georgia"/>
          <w:color w:val="000000" w:themeColor="text1"/>
          <w:sz w:val="21"/>
          <w:szCs w:val="21"/>
        </w:rPr>
        <w:t>22</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23</w:t>
      </w:r>
      <w:r w:rsidRPr="00650534">
        <w:rPr>
          <w:rFonts w:asciiTheme="minorEastAsia" w:eastAsiaTheme="minorEastAsia" w:hAnsiTheme="minorEastAsia" w:cs="ＭＳ 明朝" w:hint="eastAsia"/>
          <w:color w:val="000000" w:themeColor="text1"/>
          <w:sz w:val="21"/>
          <w:szCs w:val="21"/>
        </w:rPr>
        <w:t>から，線形域のみ（二点法）で係数を求めた。</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固定は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固定は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w:t>
      </w:r>
    </w:p>
    <w:p w14:paraId="1B33F9E4" w14:textId="6C85CBA2" w:rsidR="006D6E40" w:rsidRPr="00650534" w:rsidRDefault="00000000" w:rsidP="006D6E40">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(5)-</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m:t>
              </m:r>
            </m:num>
            <m:den>
              <m:r>
                <m:rPr>
                  <m:sty m:val="p"/>
                </m:rPr>
                <w:rPr>
                  <w:rFonts w:ascii="Cambria Math" w:eastAsiaTheme="minorEastAsia" w:hAnsi="Cambria Math"/>
                  <w:color w:val="000000" w:themeColor="text1"/>
                  <w:sz w:val="21"/>
                  <w:szCs w:val="21"/>
                </w:rPr>
                <m:t>5</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-0.03258-9.976</m:t>
              </m:r>
            </m:num>
            <m:den>
              <m:r>
                <m:rPr>
                  <m:sty m:val="p"/>
                </m:rPr>
                <w:rPr>
                  <w:rFonts w:ascii="Cambria Math" w:eastAsiaTheme="minorEastAsia" w:hAnsi="Cambria Math"/>
                  <w:color w:val="000000" w:themeColor="text1"/>
                  <w:sz w:val="21"/>
                  <w:szCs w:val="21"/>
                </w:rPr>
                <m:t>5</m:t>
              </m:r>
            </m:den>
          </m:f>
          <m:r>
            <m:rPr>
              <m:sty m:val="p"/>
            </m:rPr>
            <w:rPr>
              <w:rFonts w:ascii="Cambria Math" w:eastAsiaTheme="minorEastAsia" w:hAnsi="Cambria Math"/>
              <w:color w:val="000000" w:themeColor="text1"/>
              <w:sz w:val="21"/>
              <w:szCs w:val="21"/>
            </w:rPr>
            <m:t>=-2.0013</m:t>
          </m:r>
        </m:oMath>
      </m:oMathPara>
    </w:p>
    <w:p w14:paraId="34066091" w14:textId="53DD5F8B" w:rsidR="006D6E40" w:rsidRPr="00650534" w:rsidRDefault="00000000" w:rsidP="006D6E40">
      <w:pPr>
        <w:spacing w:after="220"/>
        <w:rPr>
          <w:rFonts w:asciiTheme="minorEastAsia" w:eastAsiaTheme="minorEastAsia" w:hAnsiTheme="minorEastAsia"/>
          <w:color w:val="000000" w:themeColor="text1"/>
          <w:sz w:val="21"/>
          <w:szCs w:val="21"/>
        </w:rPr>
      </w:pPr>
      <m:oMathPara>
        <m:oMath>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b</m:t>
              </m:r>
            </m:e>
            <m:sup>
              <m:r>
                <m:rPr>
                  <m:sty m:val="p"/>
                </m:rPr>
                <w:rPr>
                  <w:rFonts w:ascii="Cambria Math" w:eastAsiaTheme="minorEastAsia" w:hAnsi="Cambria Math"/>
                  <w:color w:val="000000" w:themeColor="text1"/>
                  <w:sz w:val="21"/>
                  <w:szCs w:val="21"/>
                </w:rPr>
                <m:t>meas</m:t>
              </m:r>
            </m:sup>
          </m:sSup>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固定</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(0)=9.976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meas(A)</m:t>
              </m:r>
            </m:sup>
          </m:sSubSup>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b</m:t>
                  </m:r>
                </m:e>
                <m:sup>
                  <m:r>
                    <m:rPr>
                      <m:sty m:val="p"/>
                    </m:rPr>
                    <w:rPr>
                      <w:rFonts w:ascii="Cambria Math" w:eastAsiaTheme="minorEastAsia" w:hAnsi="Cambria Math"/>
                      <w:color w:val="000000" w:themeColor="text1"/>
                      <w:sz w:val="21"/>
                      <w:szCs w:val="21"/>
                    </w:rPr>
                    <m:t>meas</m:t>
                  </m:r>
                </m:sup>
              </m:sSup>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9.976</m:t>
              </m:r>
            </m:num>
            <m:den>
              <m:r>
                <m:rPr>
                  <m:sty m:val="p"/>
                </m:rPr>
                <w:rPr>
                  <w:rFonts w:ascii="Cambria Math" w:eastAsiaTheme="minorEastAsia" w:hAnsi="Cambria Math"/>
                  <w:color w:val="000000" w:themeColor="text1"/>
                  <w:sz w:val="21"/>
                  <w:szCs w:val="21"/>
                </w:rPr>
                <m:t>5</m:t>
              </m:r>
            </m:den>
          </m:f>
          <m:r>
            <m:rPr>
              <m:sty m:val="p"/>
            </m:rPr>
            <w:rPr>
              <w:rFonts w:ascii="Cambria Math" w:eastAsiaTheme="minorEastAsia" w:hAnsi="Cambria Math"/>
              <w:color w:val="000000" w:themeColor="text1"/>
              <w:sz w:val="21"/>
              <w:szCs w:val="21"/>
            </w:rPr>
            <m:t>=1.9952</m:t>
          </m:r>
        </m:oMath>
      </m:oMathPara>
    </w:p>
    <w:p w14:paraId="73B3721D" w14:textId="58648D99" w:rsidR="006D6E40" w:rsidRPr="00650534" w:rsidRDefault="00000000" w:rsidP="006D6E40">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meas(B)</m:t>
              </m:r>
            </m:sup>
          </m:sSubSup>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(5)-</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m:t>
              </m:r>
            </m:num>
            <m:den>
              <m:r>
                <m:rPr>
                  <m:sty m:val="p"/>
                </m:rPr>
                <w:rPr>
                  <w:rFonts w:ascii="Cambria Math" w:eastAsiaTheme="minorEastAsia" w:hAnsi="Cambria Math"/>
                  <w:color w:val="000000" w:themeColor="text1"/>
                  <w:sz w:val="21"/>
                  <w:szCs w:val="21"/>
                </w:rPr>
                <m:t>5</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-0.003232-(-10.006)</m:t>
              </m:r>
            </m:num>
            <m:den>
              <m:r>
                <m:rPr>
                  <m:sty m:val="p"/>
                </m:rPr>
                <w:rPr>
                  <w:rFonts w:ascii="Cambria Math" w:eastAsiaTheme="minorEastAsia" w:hAnsi="Cambria Math"/>
                  <w:color w:val="000000" w:themeColor="text1"/>
                  <w:sz w:val="21"/>
                  <w:szCs w:val="21"/>
                </w:rPr>
                <m:t>5</m:t>
              </m:r>
            </m:den>
          </m:f>
          <m:r>
            <m:rPr>
              <m:sty m:val="p"/>
            </m:rPr>
            <w:rPr>
              <w:rFonts w:ascii="Cambria Math" w:eastAsiaTheme="minorEastAsia" w:hAnsi="Cambria Math"/>
              <w:color w:val="000000" w:themeColor="text1"/>
              <w:sz w:val="21"/>
              <w:szCs w:val="21"/>
            </w:rPr>
            <m:t xml:space="preserve">=2.00055, </m:t>
          </m:r>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b</m:t>
              </m:r>
            </m:e>
            <m:sup>
              <m:r>
                <m:rPr>
                  <m:sty m:val="p"/>
                </m:rPr>
                <w:rPr>
                  <w:rFonts w:ascii="Cambria Math" w:eastAsiaTheme="minorEastAsia" w:hAnsi="Cambria Math"/>
                  <w:color w:val="000000" w:themeColor="text1"/>
                  <w:sz w:val="21"/>
                  <w:szCs w:val="21"/>
                </w:rPr>
                <m:t>meas</m:t>
              </m:r>
            </m:sup>
          </m:sSup>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固定</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(0)=-10.006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462DC1C3" w14:textId="209B587C"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ＭＳ 明朝" w:hint="eastAsia"/>
          <w:color w:val="000000" w:themeColor="text1"/>
          <w:sz w:val="21"/>
          <w:szCs w:val="21"/>
        </w:rPr>
        <w:t>（したがって</w:t>
      </w:r>
      <w:r w:rsidRPr="00650534">
        <w:rPr>
          <w:rFonts w:asciiTheme="minorEastAsia" w:eastAsiaTheme="minorEastAsia" w:hAnsiTheme="minorEastAsia" w:cs="Georgia"/>
          <w:color w:val="000000" w:themeColor="text1"/>
          <w:sz w:val="21"/>
          <w:szCs w:val="21"/>
        </w:rPr>
        <w:t xml:space="preserve"> </w:t>
      </w:r>
      <m:oMath>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=2/3</m:t>
        </m:r>
      </m:oMath>
      <w:r w:rsidRPr="00650534">
        <w:rPr>
          <w:rFonts w:asciiTheme="minorEastAsia" w:eastAsiaTheme="minorEastAsia" w:hAnsiTheme="minorEastAsia" w:cs="ＭＳ 明朝" w:hint="eastAsia"/>
          <w:color w:val="000000" w:themeColor="text1"/>
          <w:sz w:val="21"/>
          <w:szCs w:val="21"/>
        </w:rPr>
        <w:t>）とみなせば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である。よって傾き・切片の相対誤差は</w:t>
      </w:r>
    </w:p>
    <w:p w14:paraId="646F4003" w14:textId="5F83CCB4" w:rsidR="006D6E40" w:rsidRPr="00650534" w:rsidRDefault="00FF226B" w:rsidP="006D6E40">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|-2.0013-(-2)|</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×100=0.066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1AF79BB1" w14:textId="6C83B88A" w:rsidR="006D6E40" w:rsidRPr="00650534" w:rsidRDefault="00FF226B" w:rsidP="006D6E40">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(A))=</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|1.9952-2|</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×100=0.24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(B))=</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|2.00055-2|</m:t>
              </m:r>
            </m:num>
            <m:den>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×100=0.0277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281C9EA8" w14:textId="3AB28381" w:rsidR="006D6E40" w:rsidRPr="00650534" w:rsidRDefault="00FF226B" w:rsidP="006D6E40">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固定</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|-10.006-(-10.000)|</m:t>
              </m:r>
            </m:num>
            <m:den>
              <m:r>
                <m:rPr>
                  <m:sty m:val="p"/>
                </m:rPr>
                <w:rPr>
                  <w:rFonts w:ascii="Cambria Math" w:eastAsiaTheme="minorEastAsia" w:hAnsi="Cambria Math"/>
                  <w:color w:val="000000" w:themeColor="text1"/>
                  <w:sz w:val="21"/>
                  <w:szCs w:val="21"/>
                </w:rPr>
                <m:t>10.000</m:t>
              </m:r>
            </m:den>
          </m:f>
          <m:r>
            <m:rPr>
              <m:sty m:val="p"/>
            </m:rPr>
            <w:rPr>
              <w:rFonts w:ascii="Cambria Math" w:eastAsiaTheme="minorEastAsia" w:hAnsi="Cambria Math"/>
              <w:color w:val="000000" w:themeColor="text1"/>
              <w:sz w:val="21"/>
              <w:szCs w:val="21"/>
            </w:rPr>
            <m:t>×100=0.056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6CFF6633" w14:textId="4CA0FA02"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となり，両係数とも理論と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0.03</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0.24</m:t>
        </m:r>
      </m:oMath>
      <w:r w:rsidRPr="00650534">
        <w:rPr>
          <w:rFonts w:asciiTheme="minorEastAsia" w:eastAsiaTheme="minorEastAsia" w:hAnsiTheme="minorEastAsia" w:cs="ＭＳ 明朝" w:hint="eastAsia"/>
          <w:color w:val="000000" w:themeColor="text1"/>
          <w:sz w:val="21"/>
          <w:szCs w:val="21"/>
        </w:rPr>
        <w:t>（パーセント）で一致した。表</w:t>
      </w:r>
      <w:r w:rsidRPr="00650534">
        <w:rPr>
          <w:rFonts w:asciiTheme="minorEastAsia" w:eastAsiaTheme="minorEastAsia" w:hAnsiTheme="minorEastAsia" w:cs="Georgia"/>
          <w:color w:val="000000" w:themeColor="text1"/>
          <w:sz w:val="21"/>
          <w:szCs w:val="21"/>
        </w:rPr>
        <w:t>22</w:t>
      </w:r>
      <w:r w:rsidRPr="00650534">
        <w:rPr>
          <w:rFonts w:asciiTheme="minorEastAsia" w:eastAsiaTheme="minorEastAsia" w:hAnsiTheme="minorEastAsia" w:cs="ＭＳ 明朝" w:hint="eastAsia"/>
          <w:color w:val="000000" w:themeColor="text1"/>
          <w:sz w:val="21"/>
          <w:szCs w:val="21"/>
        </w:rPr>
        <w:t>の反転端子電位は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≃3.32</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3.33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であり，理論の</w:t>
      </w:r>
      <w:r w:rsidRPr="00650534">
        <w:rPr>
          <w:rFonts w:asciiTheme="minorEastAsia" w:eastAsiaTheme="minorEastAsia" w:hAnsiTheme="minorEastAsia" w:cs="Georgia"/>
          <w:color w:val="000000" w:themeColor="text1"/>
          <w:sz w:val="21"/>
          <w:szCs w:val="21"/>
        </w:rPr>
        <w:t xml:space="preserve"> </w:t>
      </w:r>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m:t>
            </m:r>
          </m:num>
          <m:den>
            <m:r>
              <m:rPr>
                <m:sty m:val="p"/>
              </m:rPr>
              <w:rPr>
                <w:rFonts w:ascii="Cambria Math" w:eastAsiaTheme="minorEastAsia" w:hAnsi="Cambria Math"/>
                <w:color w:val="000000" w:themeColor="text1"/>
                <w:sz w:val="21"/>
                <w:szCs w:val="21"/>
              </w:rPr>
              <m:t>3</m:t>
            </m:r>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=3.333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&lt;0.3</m:t>
        </m:r>
      </m:oMath>
      <w:r w:rsidRPr="00650534">
        <w:rPr>
          <w:rFonts w:asciiTheme="minorEastAsia" w:eastAsiaTheme="minorEastAsia" w:hAnsiTheme="minorEastAsia" w:cs="ＭＳ 明朝" w:hint="eastAsia"/>
          <w:color w:val="000000" w:themeColor="text1"/>
          <w:sz w:val="21"/>
          <w:szCs w:val="21"/>
        </w:rPr>
        <w:t>（パーセント）の差で仮想短絡が成立している。</w:t>
      </w:r>
    </w:p>
    <w:p w14:paraId="1D00A432" w14:textId="6E81C824" w:rsidR="006D6E40" w:rsidRPr="00650534" w:rsidRDefault="00FF226B" w:rsidP="006D6E40">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α</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num>
            <m:den>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oMath>
      </m:oMathPara>
    </w:p>
    <w:p w14:paraId="3CA7DAC5" w14:textId="205B41CE"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上式から</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α</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を逆算すると</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α</m:t>
            </m:r>
          </m:e>
          <m:sup>
            <m:r>
              <m:rPr>
                <m:sty m:val="p"/>
              </m:rPr>
              <w:rPr>
                <w:rFonts w:ascii="Cambria Math" w:eastAsiaTheme="minorEastAsia" w:hAnsi="Cambria Math"/>
                <w:color w:val="000000" w:themeColor="text1"/>
                <w:sz w:val="21"/>
                <w:szCs w:val="21"/>
              </w:rPr>
              <m:t>(A)</m:t>
            </m:r>
          </m:sup>
        </m:sSup>
        <m:r>
          <m:rPr>
            <m:sty m:val="p"/>
          </m:rPr>
          <w:rPr>
            <w:rFonts w:ascii="Cambria Math" w:eastAsiaTheme="minorEastAsia" w:hAnsi="Cambria Math"/>
            <w:color w:val="000000" w:themeColor="text1"/>
            <w:sz w:val="21"/>
            <w:szCs w:val="21"/>
          </w:rPr>
          <m:t>=1.9952/3=0.665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≃1.98)</m:t>
        </m:r>
      </m:oMath>
      <w:r w:rsidRPr="00650534">
        <w:rPr>
          <w:rFonts w:asciiTheme="minorEastAsia" w:eastAsiaTheme="minorEastAsia" w:hAnsiTheme="minorEastAsia" w:cs="ＭＳ 明朝" w:hint="eastAsia"/>
          <w:color w:val="000000" w:themeColor="text1"/>
          <w:sz w:val="21"/>
          <w:szCs w:val="21"/>
        </w:rPr>
        <w:t>，</w:t>
      </w:r>
      <m:oMath>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α</m:t>
            </m:r>
          </m:e>
          <m:sup>
            <m:r>
              <m:rPr>
                <m:sty m:val="p"/>
              </m:rPr>
              <w:rPr>
                <w:rFonts w:ascii="Cambria Math" w:eastAsiaTheme="minorEastAsia" w:hAnsi="Cambria Math"/>
                <w:color w:val="000000" w:themeColor="text1"/>
                <w:sz w:val="21"/>
                <w:szCs w:val="21"/>
              </w:rPr>
              <m:t>(B)</m:t>
            </m:r>
          </m:sup>
        </m:sSup>
        <m:r>
          <m:rPr>
            <m:sty m:val="p"/>
          </m:rPr>
          <w:rPr>
            <w:rFonts w:ascii="Cambria Math" w:eastAsiaTheme="minorEastAsia" w:hAnsi="Cambria Math"/>
            <w:color w:val="000000" w:themeColor="text1"/>
            <w:sz w:val="21"/>
            <w:szCs w:val="21"/>
          </w:rPr>
          <m:t>=2.00055/3=0.66685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≃2.00)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であり，設計比</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と整合する。</w:t>
      </w:r>
    </w:p>
    <w:p w14:paraId="0E8091C9" w14:textId="7152061A"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切片のずれは等価入力オフセットに対応する。ノイズゲインを近似的に</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NG</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とみなすと</w:t>
      </w:r>
    </w:p>
    <w:p w14:paraId="756573CE" w14:textId="06FC6889" w:rsidR="006D6E40" w:rsidRPr="00650534" w:rsidRDefault="00000000" w:rsidP="006D6E40">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os,eq</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固定</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+10.000|</m:t>
              </m:r>
            </m:num>
            <m:den>
              <m:r>
                <w:rPr>
                  <w:rFonts w:ascii="Cambria Math" w:eastAsiaTheme="minorEastAsia" w:hAnsi="Cambria Math"/>
                  <w:color w:val="000000" w:themeColor="text1"/>
                  <w:sz w:val="21"/>
                  <w:szCs w:val="21"/>
                </w:rPr>
                <m:t>NG</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num>
            <m:den>
              <m:r>
                <m:rPr>
                  <m:sty m:val="p"/>
                </m:rPr>
                <w:rPr>
                  <w:rFonts w:ascii="Cambria Math" w:eastAsiaTheme="minorEastAsia" w:hAnsi="Cambria Math"/>
                  <w:color w:val="000000" w:themeColor="text1"/>
                  <w:sz w:val="21"/>
                  <w:szCs w:val="21"/>
                </w:rPr>
                <m:t>3</m:t>
              </m:r>
            </m:den>
          </m:f>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m:oMathPara>
    </w:p>
    <w:p w14:paraId="501890FC" w14:textId="07803B9D"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であり，直流利得評価への影響は小さい。なお表</w:t>
      </w:r>
      <w:r w:rsidRPr="00650534">
        <w:rPr>
          <w:rFonts w:asciiTheme="minorEastAsia" w:eastAsiaTheme="minorEastAsia" w:hAnsiTheme="minorEastAsia" w:cs="Georgia"/>
          <w:color w:val="000000" w:themeColor="text1"/>
          <w:sz w:val="21"/>
          <w:szCs w:val="21"/>
        </w:rPr>
        <w:t>23</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付近では出力が圧縮しており，これは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m:t>
            </m:r>
          </m:num>
          <m:den>
            <m:r>
              <m:rPr>
                <m:sty m:val="p"/>
              </m:rPr>
              <w:rPr>
                <w:rFonts w:ascii="Cambria Math" w:eastAsiaTheme="minorEastAsia" w:hAnsi="Cambria Math"/>
                <w:color w:val="000000" w:themeColor="text1"/>
                <w:sz w:val="21"/>
                <w:szCs w:val="21"/>
              </w:rPr>
              <m:t>3</m:t>
            </m:r>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が負側に外れて入力共通モード範囲や出力負側スイング余裕を超え始めたためである。線形域（例えば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）に限定すれば傾きは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≃2.0006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と理論に一致する。</w:t>
      </w:r>
    </w:p>
    <w:p w14:paraId="597EE3A5" w14:textId="77777777"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以上より，減算回路の無負荷測定は</w:t>
      </w:r>
    </w:p>
    <w:p w14:paraId="73F01172" w14:textId="01BE6229" w:rsidR="006D6E40" w:rsidRPr="00650534" w:rsidRDefault="00000000" w:rsidP="006D6E40">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 xml:space="preserve">≈-2.0013,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≈1.995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 xml:space="preserve">2.001,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≈-10.006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(when</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5BDA40D1" w14:textId="77777777" w:rsidR="006D6E40" w:rsidRPr="00650534" w:rsidRDefault="006D6E40" w:rsidP="006D6E40">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を与え，抵抗比で決まる理論式と良好に一致する。残差は抵抗実値の微小ずれと</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級のオフセット，さらに負側での共通モード・出力スイング制約に起因する。</w:t>
      </w:r>
    </w:p>
    <w:p w14:paraId="2672457A" w14:textId="77777777" w:rsidR="006D6E40" w:rsidRPr="00650534" w:rsidRDefault="006D6E40" w:rsidP="006D6E40">
      <w:pPr>
        <w:rPr>
          <w:rFonts w:asciiTheme="minorEastAsia" w:eastAsiaTheme="minorEastAsia" w:hAnsiTheme="minorEastAsia"/>
          <w:color w:val="000000" w:themeColor="text1"/>
          <w:sz w:val="21"/>
          <w:szCs w:val="21"/>
        </w:rPr>
      </w:pPr>
    </w:p>
    <w:p w14:paraId="426C200F" w14:textId="750B2679" w:rsidR="00AC7D1D" w:rsidRPr="00650534" w:rsidRDefault="009020F4" w:rsidP="00AC7D1D">
      <w:pPr>
        <w:pStyle w:val="Web"/>
        <w:numPr>
          <w:ilvl w:val="1"/>
          <w:numId w:val="15"/>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測定結果を一次関数で近似し、理論値および反転増幅回路の近似結果と比較した（直線近似が不適切な測定点は除外した）</w:t>
      </w:r>
      <w:r w:rsidR="00AC7D1D" w:rsidRPr="00650534">
        <w:rPr>
          <w:rFonts w:asciiTheme="minorEastAsia" w:eastAsiaTheme="minorEastAsia" w:hAnsiTheme="minorEastAsia"/>
          <w:color w:val="000000" w:themeColor="text1"/>
          <w:sz w:val="21"/>
          <w:szCs w:val="21"/>
        </w:rPr>
        <w:t>。</w:t>
      </w:r>
    </w:p>
    <w:p w14:paraId="5B636E7D" w14:textId="2993BBAE" w:rsidR="00AC7D1D" w:rsidRPr="00650534" w:rsidRDefault="00AC7D1D"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24</w:t>
      </w:r>
      <w:r w:rsidRPr="00650534">
        <w:rPr>
          <w:rFonts w:asciiTheme="minorEastAsia" w:eastAsiaTheme="minorEastAsia" w:hAnsiTheme="minorEastAsia"/>
          <w:b w:val="0"/>
          <w:bCs w:val="0"/>
          <w:color w:val="000000" w:themeColor="text1"/>
          <w:sz w:val="21"/>
          <w:szCs w:val="21"/>
        </w:rPr>
        <w:fldChar w:fldCharType="end"/>
      </w:r>
      <w:r w:rsidR="00370704" w:rsidRPr="00650534">
        <w:rPr>
          <w:rFonts w:asciiTheme="minorEastAsia" w:eastAsiaTheme="minorEastAsia" w:hAnsiTheme="minorEastAsia" w:hint="eastAsia"/>
          <w:b w:val="0"/>
          <w:bCs w:val="0"/>
          <w:color w:val="000000" w:themeColor="text1"/>
          <w:sz w:val="21"/>
          <w:szCs w:val="21"/>
        </w:rPr>
        <w:t>減</w:t>
      </w:r>
      <w:r w:rsidR="00220E4D" w:rsidRPr="00650534">
        <w:rPr>
          <w:rFonts w:asciiTheme="minorEastAsia" w:eastAsiaTheme="minorEastAsia" w:hAnsiTheme="minorEastAsia" w:hint="eastAsia"/>
          <w:b w:val="0"/>
          <w:bCs w:val="0"/>
          <w:color w:val="000000" w:themeColor="text1"/>
          <w:sz w:val="21"/>
          <w:szCs w:val="21"/>
        </w:rPr>
        <w:t>算回路の測定値と理論値</w:t>
      </w:r>
      <w:r w:rsidR="00220E4D" w:rsidRPr="00650534">
        <w:rPr>
          <w:rFonts w:asciiTheme="minorEastAsia" w:eastAsiaTheme="minorEastAsia" w:hAnsiTheme="minorEastAsia"/>
          <w:b w:val="0"/>
          <w:bCs w:val="0"/>
          <w:color w:val="000000" w:themeColor="text1"/>
          <w:sz w:val="21"/>
          <w:szCs w:val="21"/>
        </w:rPr>
        <w:t>(Ea</w:t>
      </w:r>
      <w:r w:rsidR="00220E4D" w:rsidRPr="00650534">
        <w:rPr>
          <w:rFonts w:asciiTheme="minorEastAsia" w:eastAsiaTheme="minorEastAsia" w:hAnsiTheme="minorEastAsia" w:hint="eastAsia"/>
          <w:b w:val="0"/>
          <w:bCs w:val="0"/>
          <w:color w:val="000000" w:themeColor="text1"/>
          <w:sz w:val="21"/>
          <w:szCs w:val="21"/>
        </w:rPr>
        <w:t>=</w:t>
      </w:r>
      <w:r w:rsidR="00220E4D" w:rsidRPr="00650534">
        <w:rPr>
          <w:rFonts w:asciiTheme="minorEastAsia" w:eastAsiaTheme="minorEastAsia" w:hAnsiTheme="minorEastAsia"/>
          <w:b w:val="0"/>
          <w:bCs w:val="0"/>
          <w:color w:val="000000" w:themeColor="text1"/>
          <w:sz w:val="21"/>
          <w:szCs w:val="21"/>
        </w:rPr>
        <w:t>5)</w:t>
      </w:r>
    </w:p>
    <w:tbl>
      <w:tblPr>
        <w:tblW w:w="883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472"/>
        <w:gridCol w:w="1472"/>
        <w:gridCol w:w="1472"/>
        <w:gridCol w:w="1472"/>
        <w:gridCol w:w="1472"/>
        <w:gridCol w:w="1472"/>
      </w:tblGrid>
      <w:tr w:rsidR="00650534" w:rsidRPr="00650534" w14:paraId="3FB4155E" w14:textId="77777777" w:rsidTr="00296EEF">
        <w:trPr>
          <w:trHeight w:val="391"/>
        </w:trPr>
        <w:tc>
          <w:tcPr>
            <w:tcW w:w="1472" w:type="dxa"/>
            <w:noWrap/>
            <w:tcMar>
              <w:top w:w="15" w:type="dxa"/>
              <w:left w:w="15" w:type="dxa"/>
              <w:bottom w:w="0" w:type="dxa"/>
              <w:right w:w="15" w:type="dxa"/>
            </w:tcMar>
            <w:vAlign w:val="center"/>
            <w:hideMark/>
          </w:tcPr>
          <w:p w14:paraId="2C5351D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測定値傾きa</w:t>
            </w:r>
          </w:p>
        </w:tc>
        <w:tc>
          <w:tcPr>
            <w:tcW w:w="1472" w:type="dxa"/>
            <w:noWrap/>
            <w:tcMar>
              <w:top w:w="15" w:type="dxa"/>
              <w:left w:w="15" w:type="dxa"/>
              <w:bottom w:w="0" w:type="dxa"/>
              <w:right w:w="15" w:type="dxa"/>
            </w:tcMar>
            <w:vAlign w:val="center"/>
            <w:hideMark/>
          </w:tcPr>
          <w:p w14:paraId="13781960"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理論値傾きa</w:t>
            </w:r>
          </w:p>
        </w:tc>
        <w:tc>
          <w:tcPr>
            <w:tcW w:w="1472" w:type="dxa"/>
            <w:noWrap/>
            <w:tcMar>
              <w:top w:w="15" w:type="dxa"/>
              <w:left w:w="15" w:type="dxa"/>
              <w:bottom w:w="0" w:type="dxa"/>
              <w:right w:w="15" w:type="dxa"/>
            </w:tcMar>
            <w:vAlign w:val="center"/>
            <w:hideMark/>
          </w:tcPr>
          <w:p w14:paraId="0172310D"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傾き相対誤差[%]</w:t>
            </w:r>
          </w:p>
        </w:tc>
        <w:tc>
          <w:tcPr>
            <w:tcW w:w="1472" w:type="dxa"/>
            <w:noWrap/>
            <w:tcMar>
              <w:top w:w="15" w:type="dxa"/>
              <w:left w:w="15" w:type="dxa"/>
              <w:bottom w:w="0" w:type="dxa"/>
              <w:right w:w="15" w:type="dxa"/>
            </w:tcMar>
            <w:vAlign w:val="center"/>
            <w:hideMark/>
          </w:tcPr>
          <w:p w14:paraId="14D0638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測定値切片b</w:t>
            </w:r>
          </w:p>
        </w:tc>
        <w:tc>
          <w:tcPr>
            <w:tcW w:w="1472" w:type="dxa"/>
            <w:noWrap/>
            <w:tcMar>
              <w:top w:w="15" w:type="dxa"/>
              <w:left w:w="15" w:type="dxa"/>
              <w:bottom w:w="0" w:type="dxa"/>
              <w:right w:w="15" w:type="dxa"/>
            </w:tcMar>
            <w:vAlign w:val="center"/>
            <w:hideMark/>
          </w:tcPr>
          <w:p w14:paraId="1987783B"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理論値切片b</w:t>
            </w:r>
          </w:p>
        </w:tc>
        <w:tc>
          <w:tcPr>
            <w:tcW w:w="1472" w:type="dxa"/>
            <w:noWrap/>
            <w:tcMar>
              <w:top w:w="15" w:type="dxa"/>
              <w:left w:w="15" w:type="dxa"/>
              <w:bottom w:w="0" w:type="dxa"/>
              <w:right w:w="15" w:type="dxa"/>
            </w:tcMar>
            <w:vAlign w:val="center"/>
            <w:hideMark/>
          </w:tcPr>
          <w:p w14:paraId="7D1C3F4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切片相対誤差[%]</w:t>
            </w:r>
          </w:p>
        </w:tc>
      </w:tr>
      <w:tr w:rsidR="00650534" w:rsidRPr="00650534" w14:paraId="7C01B35B" w14:textId="77777777" w:rsidTr="00296EEF">
        <w:trPr>
          <w:trHeight w:val="391"/>
        </w:trPr>
        <w:tc>
          <w:tcPr>
            <w:tcW w:w="0" w:type="auto"/>
            <w:noWrap/>
            <w:tcMar>
              <w:top w:w="15" w:type="dxa"/>
              <w:left w:w="15" w:type="dxa"/>
              <w:bottom w:w="0" w:type="dxa"/>
              <w:right w:w="15" w:type="dxa"/>
            </w:tcMar>
            <w:vAlign w:val="center"/>
            <w:hideMark/>
          </w:tcPr>
          <w:p w14:paraId="7AA48A6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1.65113742</w:t>
            </w:r>
          </w:p>
        </w:tc>
        <w:tc>
          <w:tcPr>
            <w:tcW w:w="0" w:type="auto"/>
            <w:noWrap/>
            <w:tcMar>
              <w:top w:w="15" w:type="dxa"/>
              <w:left w:w="15" w:type="dxa"/>
              <w:bottom w:w="0" w:type="dxa"/>
              <w:right w:w="15" w:type="dxa"/>
            </w:tcMar>
            <w:vAlign w:val="center"/>
            <w:hideMark/>
          </w:tcPr>
          <w:p w14:paraId="155E16F7"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55A3C62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17.443129</w:t>
            </w:r>
          </w:p>
        </w:tc>
        <w:tc>
          <w:tcPr>
            <w:tcW w:w="0" w:type="auto"/>
            <w:noWrap/>
            <w:tcMar>
              <w:top w:w="15" w:type="dxa"/>
              <w:left w:w="15" w:type="dxa"/>
              <w:bottom w:w="0" w:type="dxa"/>
              <w:right w:w="15" w:type="dxa"/>
            </w:tcMar>
            <w:vAlign w:val="center"/>
            <w:hideMark/>
          </w:tcPr>
          <w:p w14:paraId="06F526B4"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-9.53021228</w:t>
            </w:r>
          </w:p>
        </w:tc>
        <w:tc>
          <w:tcPr>
            <w:tcW w:w="0" w:type="auto"/>
            <w:noWrap/>
            <w:tcMar>
              <w:top w:w="15" w:type="dxa"/>
              <w:left w:w="15" w:type="dxa"/>
              <w:bottom w:w="0" w:type="dxa"/>
              <w:right w:w="15" w:type="dxa"/>
            </w:tcMar>
            <w:vAlign w:val="center"/>
            <w:hideMark/>
          </w:tcPr>
          <w:p w14:paraId="05DA6FC8"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27FEFB76" w14:textId="77777777" w:rsidR="00AC7D1D" w:rsidRPr="00650534" w:rsidRDefault="00AC7D1D"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0.04697877</w:t>
            </w:r>
          </w:p>
        </w:tc>
      </w:tr>
    </w:tbl>
    <w:p w14:paraId="6BCFD6F4" w14:textId="77777777" w:rsidR="00AC7D1D" w:rsidRPr="00650534" w:rsidRDefault="00AC7D1D" w:rsidP="00831D94">
      <w:pPr>
        <w:pStyle w:val="Web"/>
        <w:rPr>
          <w:rFonts w:asciiTheme="minorEastAsia" w:eastAsiaTheme="minorEastAsia" w:hAnsiTheme="minorEastAsia"/>
          <w:color w:val="000000" w:themeColor="text1"/>
          <w:sz w:val="21"/>
          <w:szCs w:val="21"/>
        </w:rPr>
      </w:pPr>
    </w:p>
    <w:p w14:paraId="22F525C8" w14:textId="6C4F2E4E" w:rsidR="00220E4D" w:rsidRPr="00650534" w:rsidRDefault="00220E4D" w:rsidP="00220E4D">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25</w:t>
      </w:r>
      <w:r w:rsidRPr="00650534">
        <w:rPr>
          <w:rFonts w:asciiTheme="minorEastAsia" w:eastAsiaTheme="minorEastAsia" w:hAnsiTheme="minorEastAsia"/>
          <w:b w:val="0"/>
          <w:bCs w:val="0"/>
          <w:color w:val="000000" w:themeColor="text1"/>
          <w:sz w:val="21"/>
          <w:szCs w:val="21"/>
        </w:rPr>
        <w:fldChar w:fldCharType="end"/>
      </w:r>
      <w:r w:rsidR="006620F9" w:rsidRPr="00650534">
        <w:rPr>
          <w:rFonts w:asciiTheme="minorEastAsia" w:eastAsiaTheme="minorEastAsia" w:hAnsiTheme="minorEastAsia" w:hint="eastAsia"/>
          <w:b w:val="0"/>
          <w:bCs w:val="0"/>
          <w:color w:val="000000" w:themeColor="text1"/>
          <w:sz w:val="21"/>
          <w:szCs w:val="21"/>
        </w:rPr>
        <w:t>加算回路の測定値と理論値</w:t>
      </w:r>
      <w:r w:rsidR="006620F9" w:rsidRPr="00650534">
        <w:rPr>
          <w:rFonts w:asciiTheme="minorEastAsia" w:eastAsiaTheme="minorEastAsia" w:hAnsiTheme="minorEastAsia"/>
          <w:b w:val="0"/>
          <w:bCs w:val="0"/>
          <w:color w:val="000000" w:themeColor="text1"/>
          <w:sz w:val="21"/>
          <w:szCs w:val="21"/>
        </w:rPr>
        <w:t>(Eb</w:t>
      </w:r>
      <w:r w:rsidR="00370704" w:rsidRPr="00650534">
        <w:rPr>
          <w:rFonts w:asciiTheme="minorEastAsia" w:eastAsiaTheme="minorEastAsia" w:hAnsiTheme="minorEastAsia"/>
          <w:b w:val="0"/>
          <w:bCs w:val="0"/>
          <w:color w:val="000000" w:themeColor="text1"/>
          <w:sz w:val="21"/>
          <w:szCs w:val="21"/>
        </w:rPr>
        <w:t>1</w:t>
      </w:r>
      <w:r w:rsidR="006620F9" w:rsidRPr="00650534">
        <w:rPr>
          <w:rFonts w:asciiTheme="minorEastAsia" w:eastAsiaTheme="minorEastAsia" w:hAnsiTheme="minorEastAsia" w:hint="eastAsia"/>
          <w:b w:val="0"/>
          <w:bCs w:val="0"/>
          <w:color w:val="000000" w:themeColor="text1"/>
          <w:sz w:val="21"/>
          <w:szCs w:val="21"/>
        </w:rPr>
        <w:t>=</w:t>
      </w:r>
      <w:r w:rsidR="006620F9" w:rsidRPr="00650534">
        <w:rPr>
          <w:rFonts w:asciiTheme="minorEastAsia" w:eastAsiaTheme="minorEastAsia" w:hAnsiTheme="minorEastAsia"/>
          <w:b w:val="0"/>
          <w:bCs w:val="0"/>
          <w:color w:val="000000" w:themeColor="text1"/>
          <w:sz w:val="21"/>
          <w:szCs w:val="21"/>
        </w:rPr>
        <w:t>5)</w:t>
      </w:r>
    </w:p>
    <w:tbl>
      <w:tblPr>
        <w:tblW w:w="8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4"/>
        <w:gridCol w:w="1494"/>
        <w:gridCol w:w="1494"/>
        <w:gridCol w:w="1494"/>
        <w:gridCol w:w="1494"/>
        <w:gridCol w:w="1494"/>
      </w:tblGrid>
      <w:tr w:rsidR="00650534" w:rsidRPr="00650534" w14:paraId="07B10F2B" w14:textId="77777777" w:rsidTr="00296EEF">
        <w:trPr>
          <w:trHeight w:val="457"/>
        </w:trPr>
        <w:tc>
          <w:tcPr>
            <w:tcW w:w="1494" w:type="dxa"/>
            <w:noWrap/>
            <w:tcMar>
              <w:top w:w="15" w:type="dxa"/>
              <w:left w:w="15" w:type="dxa"/>
              <w:bottom w:w="0" w:type="dxa"/>
              <w:right w:w="15" w:type="dxa"/>
            </w:tcMar>
            <w:vAlign w:val="center"/>
            <w:hideMark/>
          </w:tcPr>
          <w:p w14:paraId="3B4F57FA"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測定値傾きa</w:t>
            </w:r>
          </w:p>
        </w:tc>
        <w:tc>
          <w:tcPr>
            <w:tcW w:w="1494" w:type="dxa"/>
            <w:noWrap/>
            <w:tcMar>
              <w:top w:w="15" w:type="dxa"/>
              <w:left w:w="15" w:type="dxa"/>
              <w:bottom w:w="0" w:type="dxa"/>
              <w:right w:w="15" w:type="dxa"/>
            </w:tcMar>
            <w:vAlign w:val="center"/>
            <w:hideMark/>
          </w:tcPr>
          <w:p w14:paraId="6DEEF745"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理論値傾きa</w:t>
            </w:r>
          </w:p>
        </w:tc>
        <w:tc>
          <w:tcPr>
            <w:tcW w:w="1494" w:type="dxa"/>
            <w:noWrap/>
            <w:tcMar>
              <w:top w:w="15" w:type="dxa"/>
              <w:left w:w="15" w:type="dxa"/>
              <w:bottom w:w="0" w:type="dxa"/>
              <w:right w:w="15" w:type="dxa"/>
            </w:tcMar>
            <w:vAlign w:val="center"/>
            <w:hideMark/>
          </w:tcPr>
          <w:p w14:paraId="03911006"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傾き相対誤差[%]</w:t>
            </w:r>
          </w:p>
        </w:tc>
        <w:tc>
          <w:tcPr>
            <w:tcW w:w="1494" w:type="dxa"/>
            <w:noWrap/>
            <w:tcMar>
              <w:top w:w="15" w:type="dxa"/>
              <w:left w:w="15" w:type="dxa"/>
              <w:bottom w:w="0" w:type="dxa"/>
              <w:right w:w="15" w:type="dxa"/>
            </w:tcMar>
            <w:vAlign w:val="center"/>
            <w:hideMark/>
          </w:tcPr>
          <w:p w14:paraId="6F2076B1"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測定値切片b</w:t>
            </w:r>
          </w:p>
        </w:tc>
        <w:tc>
          <w:tcPr>
            <w:tcW w:w="1494" w:type="dxa"/>
            <w:noWrap/>
            <w:tcMar>
              <w:top w:w="15" w:type="dxa"/>
              <w:left w:w="15" w:type="dxa"/>
              <w:bottom w:w="0" w:type="dxa"/>
              <w:right w:w="15" w:type="dxa"/>
            </w:tcMar>
            <w:vAlign w:val="center"/>
            <w:hideMark/>
          </w:tcPr>
          <w:p w14:paraId="4B764D33"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理論値切片b</w:t>
            </w:r>
          </w:p>
        </w:tc>
        <w:tc>
          <w:tcPr>
            <w:tcW w:w="1494" w:type="dxa"/>
            <w:noWrap/>
            <w:tcMar>
              <w:top w:w="15" w:type="dxa"/>
              <w:left w:w="15" w:type="dxa"/>
              <w:bottom w:w="0" w:type="dxa"/>
              <w:right w:w="15" w:type="dxa"/>
            </w:tcMar>
            <w:vAlign w:val="center"/>
            <w:hideMark/>
          </w:tcPr>
          <w:p w14:paraId="147C82C2"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切片相対誤差[%]</w:t>
            </w:r>
          </w:p>
        </w:tc>
      </w:tr>
      <w:tr w:rsidR="00650534" w:rsidRPr="00650534" w14:paraId="2DDF97D0" w14:textId="77777777" w:rsidTr="00296EEF">
        <w:trPr>
          <w:trHeight w:val="457"/>
        </w:trPr>
        <w:tc>
          <w:tcPr>
            <w:tcW w:w="0" w:type="auto"/>
            <w:noWrap/>
            <w:tcMar>
              <w:top w:w="15" w:type="dxa"/>
              <w:left w:w="15" w:type="dxa"/>
              <w:bottom w:w="0" w:type="dxa"/>
              <w:right w:w="15" w:type="dxa"/>
            </w:tcMar>
            <w:vAlign w:val="center"/>
            <w:hideMark/>
          </w:tcPr>
          <w:p w14:paraId="2E9F8B10"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-1.53599428</w:t>
            </w:r>
          </w:p>
        </w:tc>
        <w:tc>
          <w:tcPr>
            <w:tcW w:w="0" w:type="auto"/>
            <w:noWrap/>
            <w:tcMar>
              <w:top w:w="15" w:type="dxa"/>
              <w:left w:w="15" w:type="dxa"/>
              <w:bottom w:w="0" w:type="dxa"/>
              <w:right w:w="15" w:type="dxa"/>
            </w:tcMar>
            <w:vAlign w:val="center"/>
            <w:hideMark/>
          </w:tcPr>
          <w:p w14:paraId="39A69F42"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w:t>
            </w:r>
          </w:p>
        </w:tc>
        <w:tc>
          <w:tcPr>
            <w:tcW w:w="0" w:type="auto"/>
            <w:noWrap/>
            <w:tcMar>
              <w:top w:w="15" w:type="dxa"/>
              <w:left w:w="15" w:type="dxa"/>
              <w:bottom w:w="0" w:type="dxa"/>
              <w:right w:w="15" w:type="dxa"/>
            </w:tcMar>
            <w:vAlign w:val="center"/>
            <w:hideMark/>
          </w:tcPr>
          <w:p w14:paraId="48387487"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-23.200286</w:t>
            </w:r>
          </w:p>
        </w:tc>
        <w:tc>
          <w:tcPr>
            <w:tcW w:w="0" w:type="auto"/>
            <w:noWrap/>
            <w:tcMar>
              <w:top w:w="15" w:type="dxa"/>
              <w:left w:w="15" w:type="dxa"/>
              <w:bottom w:w="0" w:type="dxa"/>
              <w:right w:w="15" w:type="dxa"/>
            </w:tcMar>
            <w:vAlign w:val="center"/>
            <w:hideMark/>
          </w:tcPr>
          <w:p w14:paraId="38DB38CF"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9.20163029</w:t>
            </w:r>
          </w:p>
        </w:tc>
        <w:tc>
          <w:tcPr>
            <w:tcW w:w="0" w:type="auto"/>
            <w:noWrap/>
            <w:tcMar>
              <w:top w:w="15" w:type="dxa"/>
              <w:left w:w="15" w:type="dxa"/>
              <w:bottom w:w="0" w:type="dxa"/>
              <w:right w:w="15" w:type="dxa"/>
            </w:tcMar>
            <w:vAlign w:val="center"/>
            <w:hideMark/>
          </w:tcPr>
          <w:p w14:paraId="4D1F27E7"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3F4AA66E" w14:textId="77777777" w:rsidR="00220E4D" w:rsidRPr="00650534" w:rsidRDefault="00220E4D" w:rsidP="00220E4D">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1.92016303</w:t>
            </w:r>
          </w:p>
        </w:tc>
      </w:tr>
    </w:tbl>
    <w:p w14:paraId="7E886647" w14:textId="77777777" w:rsidR="00220E4D" w:rsidRPr="00650534" w:rsidRDefault="00220E4D" w:rsidP="00831D94">
      <w:pPr>
        <w:pStyle w:val="Web"/>
        <w:rPr>
          <w:rFonts w:asciiTheme="minorEastAsia" w:eastAsiaTheme="minorEastAsia" w:hAnsiTheme="minorEastAsia"/>
          <w:color w:val="000000" w:themeColor="text1"/>
          <w:sz w:val="21"/>
          <w:szCs w:val="21"/>
        </w:rPr>
      </w:pPr>
    </w:p>
    <w:p w14:paraId="31CABB2A" w14:textId="77777777"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24</w:t>
      </w:r>
      <w:r w:rsidRPr="00650534">
        <w:rPr>
          <w:rFonts w:asciiTheme="minorEastAsia" w:eastAsiaTheme="minorEastAsia" w:hAnsiTheme="minorEastAsia" w:cs="ＭＳ 明朝" w:hint="eastAsia"/>
          <w:color w:val="000000" w:themeColor="text1"/>
          <w:sz w:val="21"/>
          <w:szCs w:val="21"/>
        </w:rPr>
        <w:t>・表</w:t>
      </w:r>
      <w:r w:rsidRPr="00650534">
        <w:rPr>
          <w:rFonts w:asciiTheme="minorEastAsia" w:eastAsiaTheme="minorEastAsia" w:hAnsiTheme="minorEastAsia" w:cs="Georgia"/>
          <w:color w:val="000000" w:themeColor="text1"/>
          <w:sz w:val="21"/>
          <w:szCs w:val="21"/>
        </w:rPr>
        <w:t>25</w:t>
      </w:r>
      <w:r w:rsidRPr="00650534">
        <w:rPr>
          <w:rFonts w:asciiTheme="minorEastAsia" w:eastAsiaTheme="minorEastAsia" w:hAnsiTheme="minorEastAsia" w:cs="ＭＳ 明朝" w:hint="eastAsia"/>
          <w:color w:val="000000" w:themeColor="text1"/>
          <w:sz w:val="21"/>
          <w:szCs w:val="21"/>
        </w:rPr>
        <w:t>の一次近似結果を理論と反転増幅回路（利得</w:t>
      </w:r>
      <w:r w:rsidRPr="00650534">
        <w:rPr>
          <w:rFonts w:asciiTheme="minorEastAsia" w:eastAsiaTheme="minorEastAsia" w:hAnsiTheme="minorEastAsia" w:cs="Georgia"/>
          <w:color w:val="000000" w:themeColor="text1"/>
          <w:sz w:val="21"/>
          <w:szCs w:val="21"/>
        </w:rPr>
        <w:t>2</w:t>
      </w:r>
      <w:r w:rsidRPr="00650534">
        <w:rPr>
          <w:rFonts w:asciiTheme="minorEastAsia" w:eastAsiaTheme="minorEastAsia" w:hAnsiTheme="minorEastAsia" w:cs="ＭＳ 明朝" w:hint="eastAsia"/>
          <w:color w:val="000000" w:themeColor="text1"/>
          <w:sz w:val="21"/>
          <w:szCs w:val="21"/>
        </w:rPr>
        <w:t>の実験で誤差</w:t>
      </w:r>
      <w:r w:rsidRPr="00650534">
        <w:rPr>
          <w:rFonts w:asciiTheme="minorEastAsia" w:eastAsiaTheme="minorEastAsia" w:hAnsiTheme="minorEastAsia" w:cs="Cambria Math"/>
          <w:color w:val="000000" w:themeColor="text1"/>
          <w:sz w:val="21"/>
          <w:szCs w:val="21"/>
        </w:rPr>
        <w:t>≲</w:t>
      </w:r>
      <w:r w:rsidRPr="00650534">
        <w:rPr>
          <w:rFonts w:asciiTheme="minorEastAsia" w:eastAsiaTheme="minorEastAsia" w:hAnsiTheme="minorEastAsia" w:cs="Georgia"/>
          <w:color w:val="000000" w:themeColor="text1"/>
          <w:sz w:val="21"/>
          <w:szCs w:val="21"/>
        </w:rPr>
        <w:t>0.1%</w:t>
      </w:r>
      <w:r w:rsidRPr="00650534">
        <w:rPr>
          <w:rFonts w:asciiTheme="minorEastAsia" w:eastAsiaTheme="minorEastAsia" w:hAnsiTheme="minorEastAsia" w:cs="ＭＳ 明朝" w:hint="eastAsia"/>
          <w:color w:val="000000" w:themeColor="text1"/>
          <w:sz w:val="21"/>
          <w:szCs w:val="21"/>
        </w:rPr>
        <w:t>）と比較すると，本減算回路は係数の系統誤差が桁違いに大きい。測定から得た回帰式は</w:t>
      </w:r>
    </w:p>
    <w:p w14:paraId="497B0868" w14:textId="17FDB1C0" w:rsidR="003C0BB2" w:rsidRPr="00650534" w:rsidRDefault="003C0BB2" w:rsidP="003C0BB2">
      <w:pPr>
        <w:spacing w:after="220"/>
        <w:rPr>
          <w:rFonts w:asciiTheme="minorEastAsia" w:eastAsiaTheme="minorEastAsia" w:hAnsiTheme="minorEastAsia"/>
          <w:color w:val="000000" w:themeColor="text1"/>
          <w:sz w:val="21"/>
          <w:szCs w:val="21"/>
        </w:rPr>
      </w:pPr>
      <m:oMathPara>
        <m:oMath>
          <m:r>
            <m:rPr>
              <m:nor/>
            </m:rPr>
            <w:rPr>
              <w:rFonts w:asciiTheme="minorEastAsia" w:eastAsiaTheme="minorEastAsia" w:hAnsiTheme="minorEastAsia"/>
              <w:color w:val="000000" w:themeColor="text1"/>
              <w:sz w:val="21"/>
              <w:szCs w:val="21"/>
            </w:rPr>
            <w:lastRenderedPageBreak/>
            <m:t>(Ea=+5固定, Eb掃引)</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=-1.535994,</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=-9.20163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0FFE68EF" w14:textId="2CFA6E36" w:rsidR="003C0BB2" w:rsidRPr="00650534" w:rsidRDefault="003C0BB2" w:rsidP="003C0BB2">
      <w:pPr>
        <w:spacing w:after="220"/>
        <w:rPr>
          <w:rFonts w:asciiTheme="minorEastAsia" w:eastAsiaTheme="minorEastAsia" w:hAnsiTheme="minorEastAsia"/>
          <w:color w:val="000000" w:themeColor="text1"/>
          <w:sz w:val="21"/>
          <w:szCs w:val="21"/>
        </w:rPr>
      </w:pPr>
      <m:oMathPara>
        <m:oMath>
          <m:r>
            <m:rPr>
              <m:nor/>
            </m:rPr>
            <w:rPr>
              <w:rFonts w:asciiTheme="minorEastAsia" w:eastAsiaTheme="minorEastAsia" w:hAnsiTheme="minorEastAsia"/>
              <w:color w:val="000000" w:themeColor="text1"/>
              <w:sz w:val="21"/>
              <w:szCs w:val="21"/>
            </w:rPr>
            <m:t>(Eb=+5固定, Ea掃引)</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 xml:space="preserve">,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=+1.651137,</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=-9.53021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2E0C4290" w14:textId="77777777"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理論は</w:t>
      </w:r>
    </w:p>
    <w:p w14:paraId="27624875" w14:textId="0664818D" w:rsidR="003C0BB2" w:rsidRPr="00650534" w:rsidRDefault="00000000" w:rsidP="003C0BB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 xml:space="preserve">=-2,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1,th</m:t>
              </m:r>
            </m:sub>
          </m:sSub>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 xml:space="preserve">=+2,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0082888D" w14:textId="77777777"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であるから，相対誤差は</w:t>
      </w:r>
    </w:p>
    <w:p w14:paraId="2ABD26BF" w14:textId="48AE8393" w:rsidR="003C0BB2" w:rsidRPr="00650534" w:rsidRDefault="00FF226B" w:rsidP="003C0BB2">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)=23.20%, </m:t>
          </m:r>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 xml:space="preserve">=5)=1.92%, </m:t>
          </m:r>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 xml:space="preserve">)=17.44%, </m:t>
          </m:r>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=5)≈4.70%.</m:t>
          </m:r>
        </m:oMath>
      </m:oMathPara>
    </w:p>
    <w:p w14:paraId="35843698" w14:textId="63E8D67A"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反転増幅回路での傾き誤差が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だったのに対し，本回路では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17</m:t>
        </m:r>
      </m:oMath>
      <w:r w:rsidRPr="00650534">
        <w:rPr>
          <w:rFonts w:asciiTheme="minorEastAsia" w:eastAsiaTheme="minorEastAsia" w:hAnsiTheme="minorEastAsia" w:cs="Georgia"/>
          <w:color w:val="000000" w:themeColor="text1"/>
          <w:sz w:val="21"/>
          <w:szCs w:val="21"/>
        </w:rPr>
        <w:t>–</w:t>
      </w:r>
      <m:oMath>
        <m:r>
          <m:rPr>
            <m:sty m:val="p"/>
          </m:rPr>
          <w:rPr>
            <w:rFonts w:ascii="Cambria Math" w:eastAsiaTheme="minorEastAsia" w:hAnsi="Cambria Math"/>
            <w:color w:val="000000" w:themeColor="text1"/>
            <w:sz w:val="21"/>
            <w:szCs w:val="21"/>
          </w:rPr>
          <m:t>23%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と大きく，主因は抵抗比の不整合により「差動条件</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oMath>
      <w:r w:rsidRPr="00650534">
        <w:rPr>
          <w:rFonts w:asciiTheme="minorEastAsia" w:eastAsiaTheme="minorEastAsia" w:hAnsiTheme="minorEastAsia" w:cs="ＭＳ 明朝" w:hint="eastAsia"/>
          <w:color w:val="000000" w:themeColor="text1"/>
          <w:sz w:val="21"/>
          <w:szCs w:val="21"/>
        </w:rPr>
        <w:t>」が満たされていない点にある。測定傾きから等価比を逆算すると</w:t>
      </w:r>
    </w:p>
    <w:p w14:paraId="2C2F35F5" w14:textId="397A9667" w:rsidR="003C0BB2" w:rsidRPr="00650534" w:rsidRDefault="00000000" w:rsidP="003C0BB2">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 xml:space="preserve"> </m:t>
              </m:r>
            </m:e>
            <m:sub>
              <m:r>
                <m:rPr>
                  <m:sty m:val="p"/>
                </m:rPr>
                <w:rPr>
                  <w:rFonts w:ascii="Cambria Math" w:eastAsiaTheme="minorEastAsia" w:hAnsi="Cambria Math"/>
                  <w:color w:val="000000" w:themeColor="text1"/>
                  <w:sz w:val="21"/>
                  <w:szCs w:val="21"/>
                </w:rPr>
                <m:t xml:space="preserve"> eff</m:t>
              </m:r>
            </m:sub>
          </m:sSub>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r>
            <m:rPr>
              <m:sty m:val="p"/>
            </m:rPr>
            <w:rPr>
              <w:rFonts w:ascii="Cambria Math" w:eastAsiaTheme="minorEastAsia" w:hAnsi="Cambria Math"/>
              <w:color w:val="000000" w:themeColor="text1"/>
              <w:sz w:val="21"/>
              <w:szCs w:val="21"/>
            </w:rPr>
            <m:t>|≈1.536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1,eff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r>
                <m:rPr>
                  <m:sty m:val="p"/>
                </m:rPr>
                <w:rPr>
                  <w:rFonts w:ascii="Cambria Math" w:eastAsiaTheme="minorEastAsia" w:hAnsi="Cambria Math"/>
                  <w:color w:val="000000" w:themeColor="text1"/>
                  <w:sz w:val="21"/>
                  <w:szCs w:val="21"/>
                </w:rPr>
                <m:t>1.536</m:t>
              </m:r>
            </m:den>
          </m:f>
        </m:oMath>
      </m:oMathPara>
    </w:p>
    <w:p w14:paraId="2A35B3E0" w14:textId="42A5298E" w:rsidR="003C0BB2" w:rsidRPr="00650534" w:rsidRDefault="00000000" w:rsidP="003C0BB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α</m:t>
              </m:r>
            </m:e>
            <m:sub>
              <m:r>
                <m:rPr>
                  <m:sty m:val="p"/>
                </m:rPr>
                <w:rPr>
                  <w:rFonts w:ascii="Cambria Math" w:eastAsiaTheme="minorEastAsia" w:hAnsi="Cambria Math"/>
                  <w:color w:val="000000" w:themeColor="text1"/>
                  <w:sz w:val="21"/>
                  <w:szCs w:val="21"/>
                </w:rPr>
                <m:t>eff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meas</m:t>
                  </m:r>
                </m:sup>
              </m:sSubSup>
            </m:num>
            <m:den>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1.651</m:t>
              </m:r>
            </m:num>
            <m:den>
              <m:r>
                <m:rPr>
                  <m:sty m:val="p"/>
                </m:rPr>
                <w:rPr>
                  <w:rFonts w:ascii="Cambria Math" w:eastAsiaTheme="minorEastAsia" w:hAnsi="Cambria Math"/>
                  <w:color w:val="000000" w:themeColor="text1"/>
                  <w:sz w:val="21"/>
                  <w:szCs w:val="21"/>
                </w:rPr>
                <m:t>3</m:t>
              </m:r>
            </m:den>
          </m:f>
          <m:r>
            <m:rPr>
              <m:sty m:val="p"/>
            </m:rPr>
            <w:rPr>
              <w:rFonts w:ascii="Cambria Math" w:eastAsiaTheme="minorEastAsia" w:hAnsi="Cambria Math"/>
              <w:color w:val="000000" w:themeColor="text1"/>
              <w:sz w:val="21"/>
              <w:szCs w:val="21"/>
            </w:rPr>
            <m:t>=0.550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α</m:t>
                  </m:r>
                </m:e>
                <m:sub>
                  <m:r>
                    <m:rPr>
                      <m:sty m:val="p"/>
                    </m:rPr>
                    <w:rPr>
                      <w:rFonts w:ascii="Cambria Math" w:eastAsiaTheme="minorEastAsia" w:hAnsi="Cambria Math"/>
                      <w:color w:val="000000" w:themeColor="text1"/>
                      <w:sz w:val="21"/>
                      <w:szCs w:val="21"/>
                    </w:rPr>
                    <m:t>eff</m:t>
                  </m:r>
                </m:sub>
              </m:sSub>
            </m:num>
            <m:den>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α</m:t>
                  </m:r>
                </m:e>
                <m:sub>
                  <m:r>
                    <m:rPr>
                      <m:sty m:val="p"/>
                    </m:rPr>
                    <w:rPr>
                      <w:rFonts w:ascii="Cambria Math" w:eastAsiaTheme="minorEastAsia" w:hAnsi="Cambria Math"/>
                      <w:color w:val="000000" w:themeColor="text1"/>
                      <w:sz w:val="21"/>
                      <w:szCs w:val="21"/>
                    </w:rPr>
                    <m:t>eff</m:t>
                  </m:r>
                </m:sub>
              </m:sSub>
            </m:den>
          </m:f>
          <m:r>
            <m:rPr>
              <m:sty m:val="p"/>
            </m:rPr>
            <w:rPr>
              <w:rFonts w:ascii="Cambria Math" w:eastAsiaTheme="minorEastAsia" w:hAnsi="Cambria Math"/>
              <w:color w:val="000000" w:themeColor="text1"/>
              <w:sz w:val="21"/>
              <w:szCs w:val="21"/>
            </w:rPr>
            <m:t>≈1.22</m:t>
          </m:r>
        </m:oMath>
      </m:oMathPara>
    </w:p>
    <w:p w14:paraId="694250DE" w14:textId="40EB9746"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であり，設計想定（</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ＭＳ 明朝" w:hint="eastAsia"/>
          <w:color w:val="000000" w:themeColor="text1"/>
          <w:sz w:val="21"/>
          <w:szCs w:val="21"/>
        </w:rPr>
        <w:t>）から大きく外れている。したがって利得の落ち込みと切片のズレの大部分は，オペアンプの有限利得ではなく抵抗の実効比（配線混在や誤接続，別素子の並列</w:t>
      </w:r>
      <w:r w:rsidRPr="00650534">
        <w:rPr>
          <w:rFonts w:asciiTheme="minorEastAsia" w:eastAsiaTheme="minorEastAsia" w:hAnsiTheme="minorEastAsia" w:cs="Georgia"/>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直列寄与を含む）に帰着する。実際，反転増幅単体では所望の比（</w:t>
      </w:r>
      <w:r w:rsidRPr="00650534">
        <w:rPr>
          <w:rFonts w:asciiTheme="minorEastAsia" w:eastAsiaTheme="minorEastAsia" w:hAnsiTheme="minorEastAsia" w:cs="Georgia"/>
          <w:color w:val="000000" w:themeColor="text1"/>
          <w:sz w:val="21"/>
          <w:szCs w:val="21"/>
        </w:rPr>
        <w:t>10 kΩ/20 kΩ</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の一致を得ているため，減算回路に組む過程で</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側・分圧側の実効値が変化したと解釈できる。</w:t>
      </w:r>
    </w:p>
    <w:p w14:paraId="30255334" w14:textId="041374BD"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切片のズレは入力オフセット電圧や</w:t>
      </w:r>
      <w:r w:rsidRPr="00650534">
        <w:rPr>
          <w:rFonts w:asciiTheme="minorEastAsia" w:eastAsiaTheme="minorEastAsia" w:hAnsiTheme="minorEastAsia" w:cs="Georgia"/>
          <w:color w:val="000000" w:themeColor="text1"/>
          <w:sz w:val="21"/>
          <w:szCs w:val="21"/>
        </w:rPr>
        <w:t xml:space="preserve"> </w:t>
      </w:r>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b</m:t>
            </m:r>
          </m:sub>
          <m:sup>
            <m:r>
              <m:rPr>
                <m:sty m:val="p"/>
              </m:rPr>
              <w:rPr>
                <w:rFonts w:ascii="Cambria Math" w:eastAsiaTheme="minorEastAsia" w:hAnsi="Cambria Math"/>
                <w:color w:val="000000" w:themeColor="text1"/>
                <w:sz w:val="21"/>
                <w:szCs w:val="21"/>
              </w:rPr>
              <m:t>±</m:t>
            </m:r>
          </m:sup>
        </m:sSub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による</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級の寄与では説明しきれず（</w:t>
      </w:r>
      <m:oMath>
        <m:r>
          <m:rPr>
            <m:sty m:val="p"/>
          </m:rPr>
          <w:rPr>
            <w:rFonts w:ascii="Cambria Math" w:eastAsiaTheme="minorEastAsia" w:hAnsi="Cambria Math"/>
            <w:color w:val="000000" w:themeColor="text1"/>
            <w:sz w:val="21"/>
            <w:szCs w:val="21"/>
          </w:rPr>
          <m:t>0.47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はオフセットの典型値を大きく上回る），固定側の係数誤差が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に掛かった「係数</w:t>
      </w:r>
      <w:r w:rsidRPr="00650534">
        <w:rPr>
          <w:rFonts w:asciiTheme="minorEastAsia" w:eastAsiaTheme="minorEastAsia" w:hAnsiTheme="minorEastAsia" w:cs="Georgia"/>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固定入力」の系統誤差として現れている。例えば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E</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固定時は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低下が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b</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-9.20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付近へ押し上げている。</w:t>
      </w:r>
    </w:p>
    <w:p w14:paraId="22F5C3B7" w14:textId="1BECF654" w:rsidR="003C0BB2" w:rsidRPr="00650534" w:rsidRDefault="003C0BB2" w:rsidP="003C0BB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有限ループ利得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の寄与で説明すると，代表誤差</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ε</m:t>
        </m:r>
        <m:r>
          <m:rPr>
            <m:sty m:val="p"/>
          </m:rPr>
          <w:rPr>
            <w:rFonts w:ascii="Cambria Math" w:eastAsiaTheme="minorEastAsia" w:hAnsi="Cambria Math"/>
            <w:color w:val="000000" w:themeColor="text1"/>
            <w:sz w:val="21"/>
            <w:szCs w:val="21"/>
          </w:rPr>
          <m:t>∼0.2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1/(1+</m:t>
        </m:r>
        <m:r>
          <w:rPr>
            <w:rFonts w:ascii="Cambria Math" w:eastAsiaTheme="minorEastAsia" w:hAnsi="Cambria Math"/>
            <w:color w:val="000000" w:themeColor="text1"/>
            <w:sz w:val="21"/>
            <w:szCs w:val="21"/>
          </w:rPr>
          <m:t>Aβ</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β</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)≈1/3</m:t>
        </m:r>
      </m:oMath>
      <w:r w:rsidRPr="00650534">
        <w:rPr>
          <w:rFonts w:asciiTheme="minorEastAsia" w:eastAsiaTheme="minorEastAsia" w:hAnsiTheme="minorEastAsia" w:cs="ＭＳ 明朝" w:hint="eastAsia"/>
          <w:color w:val="000000" w:themeColor="text1"/>
          <w:sz w:val="21"/>
          <w:szCs w:val="21"/>
        </w:rPr>
        <w:t>）に代入すれば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≈1.5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程度になってしまい現実的でない。よって本件は「比不一致（あるいは誤接続）優勢」であり，ループ利得不足が主因ではないことが定量的に裏付けられる。</w:t>
      </w:r>
    </w:p>
    <w:p w14:paraId="0B288B84" w14:textId="5F7F6885" w:rsidR="003C0BB2" w:rsidRPr="00650534" w:rsidRDefault="003C0BB2" w:rsidP="003C0BB2">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改善の指針としては，</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a</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を満たす同一ネットワーク抵抗（トラッキング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≤0.05%</m:t>
        </m:r>
      </m:oMath>
      <w:r w:rsidRPr="00650534">
        <w:rPr>
          <w:rFonts w:asciiTheme="minorEastAsia" w:eastAsiaTheme="minorEastAsia" w:hAnsiTheme="minorEastAsia" w:cs="ＭＳ 明朝" w:hint="eastAsia"/>
          <w:color w:val="000000" w:themeColor="text1"/>
          <w:sz w:val="21"/>
          <w:szCs w:val="21"/>
        </w:rPr>
        <w:t>）の採用，配線の見直し（</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に余計な直列・並列が入っていないか），入力分圧点の負荷（測定器や保護抵抗）の有無確認が効果的である。これにより，加算・反転単体と同等の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級の一致が期待できる。</w:t>
      </w:r>
    </w:p>
    <w:p w14:paraId="23DE6E95" w14:textId="77777777" w:rsidR="000A5023" w:rsidRPr="00B60FA5" w:rsidRDefault="000A5023" w:rsidP="000A5023">
      <w:pPr>
        <w:rPr>
          <w:rFonts w:asciiTheme="minorEastAsia" w:eastAsiaTheme="minorEastAsia" w:hAnsiTheme="minorEastAsia"/>
          <w:color w:val="000000" w:themeColor="text1"/>
          <w:sz w:val="30"/>
          <w:szCs w:val="30"/>
        </w:rPr>
      </w:pPr>
      <w:r w:rsidRPr="00B60FA5">
        <w:rPr>
          <w:rFonts w:asciiTheme="minorEastAsia" w:eastAsiaTheme="minorEastAsia" w:hAnsiTheme="minorEastAsia"/>
          <w:color w:val="000000" w:themeColor="text1"/>
          <w:sz w:val="30"/>
          <w:szCs w:val="30"/>
        </w:rPr>
        <w:t>1-3 交流特性の測定</w:t>
      </w:r>
    </w:p>
    <w:p w14:paraId="08D02603" w14:textId="77777777" w:rsidR="00371EDD" w:rsidRPr="00B60FA5" w:rsidRDefault="000A5023" w:rsidP="00371EDD">
      <w:pPr>
        <w:rPr>
          <w:rFonts w:asciiTheme="minorEastAsia" w:eastAsiaTheme="minorEastAsia" w:hAnsiTheme="minorEastAsia"/>
          <w:color w:val="000000" w:themeColor="text1"/>
          <w:sz w:val="26"/>
          <w:szCs w:val="26"/>
        </w:rPr>
      </w:pPr>
      <w:r w:rsidRPr="00B60FA5">
        <w:rPr>
          <w:rFonts w:asciiTheme="minorEastAsia" w:eastAsiaTheme="minorEastAsia" w:hAnsiTheme="minorEastAsia"/>
          <w:color w:val="000000" w:themeColor="text1"/>
          <w:sz w:val="26"/>
          <w:szCs w:val="26"/>
        </w:rPr>
        <w:t>1-3-1 積分回路</w:t>
      </w:r>
    </w:p>
    <w:p w14:paraId="25A9A937" w14:textId="75E0AF61" w:rsidR="00371EDD" w:rsidRPr="00650534" w:rsidRDefault="00371EDD" w:rsidP="00371EDD">
      <w:pP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図2の回路を使って以下の図</w:t>
      </w:r>
      <w:r w:rsidRPr="00650534">
        <w:rPr>
          <w:rFonts w:asciiTheme="minorEastAsia" w:eastAsiaTheme="minorEastAsia" w:hAnsiTheme="minorEastAsia"/>
          <w:color w:val="000000" w:themeColor="text1"/>
          <w:sz w:val="21"/>
          <w:szCs w:val="21"/>
        </w:rPr>
        <w:t>30</w:t>
      </w:r>
      <w:r w:rsidRPr="00650534">
        <w:rPr>
          <w:rFonts w:asciiTheme="minorEastAsia" w:eastAsiaTheme="minorEastAsia" w:hAnsiTheme="minorEastAsia" w:hint="eastAsia"/>
          <w:color w:val="000000" w:themeColor="text1"/>
          <w:sz w:val="21"/>
          <w:szCs w:val="21"/>
        </w:rPr>
        <w:t>の加算回路を制作した。</w:t>
      </w:r>
    </w:p>
    <w:p w14:paraId="47900626" w14:textId="78CD6909" w:rsidR="002B4F12" w:rsidRPr="00650534" w:rsidRDefault="002B4F12" w:rsidP="002B4F12">
      <w:pPr>
        <w:pStyle w:val="Web"/>
        <w:keepNext/>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4DA927E7" wp14:editId="50AA827D">
            <wp:extent cx="5137716" cy="2363372"/>
            <wp:effectExtent l="0" t="0" r="0" b="0"/>
            <wp:docPr id="406932836" name="図 8"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2836" name="図 8" descr="ダイアグラム&#10;&#10;AI 生成コンテンツは誤りを含む可能性があります。"/>
                    <pic:cNvPicPr/>
                  </pic:nvPicPr>
                  <pic:blipFill>
                    <a:blip r:embed="rId38"/>
                    <a:stretch>
                      <a:fillRect/>
                    </a:stretch>
                  </pic:blipFill>
                  <pic:spPr>
                    <a:xfrm>
                      <a:off x="0" y="0"/>
                      <a:ext cx="5150960" cy="2369464"/>
                    </a:xfrm>
                    <a:prstGeom prst="rect">
                      <a:avLst/>
                    </a:prstGeom>
                  </pic:spPr>
                </pic:pic>
              </a:graphicData>
            </a:graphic>
          </wp:inline>
        </w:drawing>
      </w:r>
    </w:p>
    <w:p w14:paraId="4957248E" w14:textId="212F678D" w:rsidR="00702DBC" w:rsidRPr="00650534" w:rsidRDefault="002B4F12" w:rsidP="00702DBC">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30</w:t>
      </w:r>
      <w:r w:rsidRPr="00650534">
        <w:rPr>
          <w:rFonts w:asciiTheme="minorEastAsia" w:eastAsiaTheme="minorEastAsia" w:hAnsiTheme="minorEastAsia"/>
          <w:b w:val="0"/>
          <w:bCs w:val="0"/>
          <w:color w:val="000000" w:themeColor="text1"/>
          <w:sz w:val="21"/>
          <w:szCs w:val="21"/>
        </w:rPr>
        <w:fldChar w:fldCharType="end"/>
      </w:r>
      <w:r w:rsidR="001564DF" w:rsidRPr="00650534">
        <w:rPr>
          <w:rFonts w:asciiTheme="minorEastAsia" w:eastAsiaTheme="minorEastAsia" w:hAnsiTheme="minorEastAsia" w:hint="eastAsia"/>
          <w:b w:val="0"/>
          <w:bCs w:val="0"/>
          <w:color w:val="000000" w:themeColor="text1"/>
          <w:sz w:val="21"/>
          <w:szCs w:val="21"/>
        </w:rPr>
        <w:t>積分回路</w:t>
      </w:r>
      <w:r w:rsidR="007442B3" w:rsidRPr="007442B3">
        <w:rPr>
          <w:rFonts w:ascii="ＭＳ 明朝" w:eastAsia="ＭＳ 明朝" w:hAnsi="ＭＳ 明朝"/>
          <w:b w:val="0"/>
          <w:bCs w:val="0"/>
          <w:color w:val="000000" w:themeColor="text1"/>
          <w:sz w:val="21"/>
          <w:szCs w:val="21"/>
        </w:rPr>
        <w:t>[1]</w:t>
      </w:r>
    </w:p>
    <w:p w14:paraId="1B25F345" w14:textId="2BE9F48A" w:rsidR="00831D94" w:rsidRPr="00650534" w:rsidRDefault="00ED5F49" w:rsidP="002B4F12">
      <w:pPr>
        <w:pStyle w:val="Web"/>
        <w:keepNext/>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(1-1) </w:t>
      </w:r>
      <w:r w:rsidR="00702DBC" w:rsidRPr="00650534">
        <w:rPr>
          <w:rFonts w:asciiTheme="minorEastAsia" w:eastAsiaTheme="minorEastAsia" w:hAnsiTheme="minorEastAsia"/>
          <w:color w:val="000000" w:themeColor="text1"/>
          <w:sz w:val="21"/>
          <w:szCs w:val="21"/>
        </w:rPr>
        <w:t>ファンクションジェネレータから10 kHzの正弦波を入力し、入力電圧と出力電圧の波形を同時に観測・記録した（スクリーンショットまたは波形保存機能を使用した）</w:t>
      </w:r>
      <w:r w:rsidRPr="00650534">
        <w:rPr>
          <w:rFonts w:asciiTheme="minorEastAsia" w:eastAsiaTheme="minorEastAsia" w:hAnsiTheme="minorEastAsia"/>
          <w:color w:val="000000" w:themeColor="text1"/>
          <w:sz w:val="21"/>
          <w:szCs w:val="21"/>
        </w:rPr>
        <w:br/>
      </w:r>
    </w:p>
    <w:p w14:paraId="0D9C4ABC" w14:textId="6F6BF1BE" w:rsidR="00206D3D" w:rsidRPr="00650534" w:rsidRDefault="00ED5F49"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noProof/>
          <w:color w:val="000000" w:themeColor="text1"/>
          <w:sz w:val="21"/>
          <w:szCs w:val="21"/>
        </w:rPr>
        <w:drawing>
          <wp:inline distT="0" distB="0" distL="0" distR="0" wp14:anchorId="6F37ECF8" wp14:editId="6038C322">
            <wp:extent cx="3231900" cy="2497559"/>
            <wp:effectExtent l="0" t="0" r="0" b="4445"/>
            <wp:docPr id="4" name="図 3" descr="グラフ, 折れ線グラフ&#10;&#10;AI 生成コンテンツは誤りを含む可能性があります。">
              <a:extLst xmlns:a="http://schemas.openxmlformats.org/drawingml/2006/main">
                <a:ext uri="{FF2B5EF4-FFF2-40B4-BE49-F238E27FC236}">
                  <a16:creationId xmlns:a16="http://schemas.microsoft.com/office/drawing/2014/main" id="{1C2E8864-0054-0411-884C-DF52B49446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グラフ, 折れ線グラフ&#10;&#10;AI 生成コンテンツは誤りを含む可能性があります。">
                      <a:extLst>
                        <a:ext uri="{FF2B5EF4-FFF2-40B4-BE49-F238E27FC236}">
                          <a16:creationId xmlns:a16="http://schemas.microsoft.com/office/drawing/2014/main" id="{1C2E8864-0054-0411-884C-DF52B494465C}"/>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231900" cy="2497559"/>
                    </a:xfrm>
                    <a:prstGeom prst="rect">
                      <a:avLst/>
                    </a:prstGeom>
                  </pic:spPr>
                </pic:pic>
              </a:graphicData>
            </a:graphic>
          </wp:inline>
        </w:drawing>
      </w:r>
    </w:p>
    <w:p w14:paraId="2376632E" w14:textId="060C9092" w:rsidR="00ED5F49"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31</w:t>
      </w:r>
      <w:r w:rsidRPr="00650534">
        <w:rPr>
          <w:rFonts w:asciiTheme="minorEastAsia" w:eastAsiaTheme="minorEastAsia" w:hAnsiTheme="minorEastAsia"/>
          <w:b w:val="0"/>
          <w:bCs w:val="0"/>
          <w:color w:val="000000" w:themeColor="text1"/>
          <w:sz w:val="21"/>
          <w:szCs w:val="21"/>
        </w:rPr>
        <w:fldChar w:fldCharType="end"/>
      </w:r>
      <w:r w:rsidR="0081275E" w:rsidRPr="00650534">
        <w:rPr>
          <w:rFonts w:asciiTheme="minorEastAsia" w:eastAsiaTheme="minorEastAsia" w:hAnsiTheme="minorEastAsia" w:hint="eastAsia"/>
          <w:b w:val="0"/>
          <w:bCs w:val="0"/>
          <w:color w:val="000000" w:themeColor="text1"/>
          <w:sz w:val="21"/>
          <w:szCs w:val="21"/>
        </w:rPr>
        <w:t>積分回路の入力電圧と出力電圧</w:t>
      </w:r>
      <w:r w:rsidR="009D6C8D" w:rsidRPr="00650534">
        <w:rPr>
          <w:rFonts w:asciiTheme="minorEastAsia" w:eastAsiaTheme="minorEastAsia" w:hAnsiTheme="minorEastAsia" w:hint="eastAsia"/>
          <w:b w:val="0"/>
          <w:bCs w:val="0"/>
          <w:color w:val="000000" w:themeColor="text1"/>
          <w:sz w:val="21"/>
          <w:szCs w:val="21"/>
        </w:rPr>
        <w:t>の波形</w:t>
      </w:r>
    </w:p>
    <w:p w14:paraId="202F55C5" w14:textId="04E295F0" w:rsidR="00B31BDF" w:rsidRPr="00650534" w:rsidRDefault="00B31BDF" w:rsidP="00864E7B">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30</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アンプ積分回路において，入力抵抗を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ＭＳ 明朝" w:hint="eastAsia"/>
          <w:color w:val="000000" w:themeColor="text1"/>
          <w:sz w:val="21"/>
          <w:szCs w:val="21"/>
        </w:rPr>
        <w:t>，帰還コンデンサを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ＭＳ 明朝" w:hint="eastAsia"/>
          <w:color w:val="000000" w:themeColor="text1"/>
          <w:sz w:val="21"/>
          <w:szCs w:val="21"/>
        </w:rPr>
        <w:t>，直流ドリフト抑制用の漏れ抵抗を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ＭＳ 明朝" w:hint="eastAsia"/>
          <w:color w:val="000000" w:themeColor="text1"/>
          <w:sz w:val="21"/>
          <w:szCs w:val="21"/>
        </w:rPr>
        <w:t>と並列）とする．正弦波入力に対する理想的な伝達関数は高周波域（</w:t>
      </w:r>
      <m:oMath>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ＭＳ 明朝" w:hint="eastAsia"/>
          <w:color w:val="000000" w:themeColor="text1"/>
          <w:sz w:val="21"/>
          <w:szCs w:val="21"/>
        </w:rPr>
        <w:t>）で</w:t>
      </w:r>
    </w:p>
    <w:p w14:paraId="52FA2595" w14:textId="7789BEAA" w:rsidR="00B31BDF" w:rsidRPr="00650534" w:rsidRDefault="00FF226B" w:rsidP="00B31BDF">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s</m:t>
              </m:r>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oMath>
      </m:oMathPara>
    </w:p>
    <w:p w14:paraId="618095C0" w14:textId="25FCF05B"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となり，振幅は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，位相は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に近づく．</w:t>
      </w:r>
    </w:p>
    <w:p w14:paraId="1CFDD1AD"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10.000 kHz</w:t>
      </w:r>
      <w:r w:rsidRPr="00650534">
        <w:rPr>
          <w:rFonts w:asciiTheme="minorEastAsia" w:eastAsiaTheme="minorEastAsia" w:hAnsiTheme="minorEastAsia" w:cs="ＭＳ 明朝" w:hint="eastAsia"/>
          <w:color w:val="000000" w:themeColor="text1"/>
          <w:sz w:val="21"/>
          <w:szCs w:val="21"/>
        </w:rPr>
        <w:t>正弦波試験から読み取れる代表値（</w:t>
      </w:r>
      <w:r w:rsidRPr="00650534">
        <w:rPr>
          <w:rFonts w:asciiTheme="minorEastAsia" w:eastAsiaTheme="minorEastAsia" w:hAnsiTheme="minorEastAsia" w:cs="Georgia"/>
          <w:color w:val="000000" w:themeColor="text1"/>
          <w:sz w:val="21"/>
          <w:szCs w:val="21"/>
        </w:rPr>
        <w:t>CH1</w:t>
      </w:r>
      <w:r w:rsidRPr="00650534">
        <w:rPr>
          <w:rFonts w:asciiTheme="minorEastAsia" w:eastAsiaTheme="minorEastAsia" w:hAnsiTheme="minorEastAsia" w:cs="ＭＳ 明朝" w:hint="eastAsia"/>
          <w:color w:val="000000" w:themeColor="text1"/>
          <w:sz w:val="21"/>
          <w:szCs w:val="21"/>
        </w:rPr>
        <w:t>を入力，</w:t>
      </w:r>
      <w:r w:rsidRPr="00650534">
        <w:rPr>
          <w:rFonts w:asciiTheme="minorEastAsia" w:eastAsiaTheme="minorEastAsia" w:hAnsiTheme="minorEastAsia" w:cs="Georgia"/>
          <w:color w:val="000000" w:themeColor="text1"/>
          <w:sz w:val="21"/>
          <w:szCs w:val="21"/>
        </w:rPr>
        <w:t>CH2</w:t>
      </w:r>
      <w:r w:rsidRPr="00650534">
        <w:rPr>
          <w:rFonts w:asciiTheme="minorEastAsia" w:eastAsiaTheme="minorEastAsia" w:hAnsiTheme="minorEastAsia" w:cs="ＭＳ 明朝" w:hint="eastAsia"/>
          <w:color w:val="000000" w:themeColor="text1"/>
          <w:sz w:val="21"/>
          <w:szCs w:val="21"/>
        </w:rPr>
        <w:t>を出力）を</w:t>
      </w:r>
    </w:p>
    <w:p w14:paraId="5061950A" w14:textId="433A56F0" w:rsidR="00B31BDF" w:rsidRPr="00650534" w:rsidRDefault="00000000" w:rsidP="00B31BD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≃1.01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≃0.174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=10.000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m:oMathPara>
    </w:p>
    <w:p w14:paraId="4A9F8D81"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とおくと，利得の実測値は</w:t>
      </w:r>
    </w:p>
    <w:p w14:paraId="660464C7" w14:textId="54244400" w:rsidR="00B31BDF" w:rsidRPr="00650534" w:rsidRDefault="00FF226B" w:rsidP="00B31BDF">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0.174</m:t>
              </m:r>
            </m:num>
            <m:den>
              <m:r>
                <m:rPr>
                  <m:sty m:val="p"/>
                </m:rPr>
                <w:rPr>
                  <w:rFonts w:ascii="Cambria Math" w:eastAsiaTheme="minorEastAsia" w:hAnsi="Cambria Math"/>
                  <w:color w:val="000000" w:themeColor="text1"/>
                  <w:sz w:val="21"/>
                  <w:szCs w:val="21"/>
                </w:rPr>
                <m:t>1.01</m:t>
              </m:r>
            </m:den>
          </m:f>
          <m:r>
            <m:rPr>
              <m:sty m:val="p"/>
            </m:rPr>
            <w:rPr>
              <w:rFonts w:ascii="Cambria Math" w:eastAsiaTheme="minorEastAsia" w:hAnsi="Cambria Math"/>
              <w:color w:val="000000" w:themeColor="text1"/>
              <w:sz w:val="21"/>
              <w:szCs w:val="21"/>
            </w:rPr>
            <m:t>≈0.172</m:t>
          </m:r>
        </m:oMath>
      </m:oMathPara>
    </w:p>
    <w:p w14:paraId="519B1B1B"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である．角周波数は</w:t>
      </w:r>
    </w:p>
    <w:p w14:paraId="466BBB77" w14:textId="5804E75D" w:rsidR="00B31BDF" w:rsidRPr="00650534" w:rsidRDefault="00FF226B" w:rsidP="00B31BDF">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×10.000×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rad/s</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≈6.283×</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rad/s</m:t>
          </m:r>
        </m:oMath>
      </m:oMathPara>
    </w:p>
    <w:p w14:paraId="2E03AA36"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なので，この周波数点から推定される時定数は</w:t>
      </w:r>
    </w:p>
    <w:p w14:paraId="5DA59542" w14:textId="7E441DFA" w:rsidR="00B31BDF" w:rsidRPr="00650534" w:rsidRDefault="00000000" w:rsidP="00B31BD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(6.283×</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sty m:val="p"/>
                </m:rPr>
                <w:rPr>
                  <w:rFonts w:ascii="Cambria Math" w:eastAsiaTheme="minorEastAsia" w:hAnsi="Cambria Math"/>
                  <w:color w:val="000000" w:themeColor="text1"/>
                  <w:sz w:val="21"/>
                  <w:szCs w:val="21"/>
                </w:rPr>
                <m:t>)×0.172</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9.2×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s</m:t>
          </m:r>
        </m:oMath>
      </m:oMathPara>
    </w:p>
    <w:p w14:paraId="345BF54C" w14:textId="556E1F9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となる．実験書通り</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とすると，帰還コンデンサは</w:t>
      </w:r>
    </w:p>
    <w:p w14:paraId="46DE22CD" w14:textId="480CBE5E" w:rsidR="00B31BDF" w:rsidRPr="00650534" w:rsidRDefault="00000000" w:rsidP="00B31BD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9.2×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num>
            <m:den>
              <m:r>
                <m:rPr>
                  <m:sty m:val="p"/>
                </m:rPr>
                <w:rPr>
                  <w:rFonts w:ascii="Cambria Math" w:eastAsiaTheme="minorEastAsia" w:hAnsi="Cambria Math"/>
                  <w:color w:val="000000" w:themeColor="text1"/>
                  <w:sz w:val="21"/>
                  <w:szCs w:val="21"/>
                </w:rPr>
                <m:t>10×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F</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9.2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概ね </m:t>
          </m:r>
          <m:r>
            <m:rPr>
              <m:sty m:val="p"/>
            </m:rPr>
            <w:rPr>
              <w:rFonts w:ascii="Cambria Math" w:eastAsiaTheme="minorEastAsia" w:hAnsi="Cambria Math"/>
              <w:color w:val="000000" w:themeColor="text1"/>
              <w:sz w:val="21"/>
              <w:szCs w:val="21"/>
            </w:rPr>
            <m:t>0.01</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m:oMathPara>
    </w:p>
    <w:p w14:paraId="52E9E32B"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と見積もれる．このとき理論位相は</w:t>
      </w:r>
    </w:p>
    <w:p w14:paraId="71BCDA82" w14:textId="2E3BE4FE" w:rsidR="00B31BDF" w:rsidRPr="00650534" w:rsidRDefault="00FF226B" w:rsidP="00B31BDF">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m:oMathPara>
    </w:p>
    <w:p w14:paraId="7517B106"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であり，オシロの波形はほぼ</w:t>
      </w:r>
      <w:r w:rsidRPr="00650534">
        <w:rPr>
          <w:rFonts w:asciiTheme="minorEastAsia" w:eastAsiaTheme="minorEastAsia" w:hAnsiTheme="minorEastAsia" w:cs="Georgia"/>
          <w:color w:val="000000" w:themeColor="text1"/>
          <w:sz w:val="21"/>
          <w:szCs w:val="21"/>
        </w:rPr>
        <w:t>4</w:t>
      </w:r>
      <w:r w:rsidRPr="00650534">
        <w:rPr>
          <w:rFonts w:asciiTheme="minorEastAsia" w:eastAsiaTheme="minorEastAsia" w:hAnsiTheme="minorEastAsia" w:cs="ＭＳ 明朝" w:hint="eastAsia"/>
          <w:color w:val="000000" w:themeColor="text1"/>
          <w:sz w:val="21"/>
          <w:szCs w:val="21"/>
        </w:rPr>
        <w:t>分の</w:t>
      </w:r>
      <w:r w:rsidRPr="00650534">
        <w:rPr>
          <w:rFonts w:asciiTheme="minorEastAsia" w:eastAsiaTheme="minorEastAsia" w:hAnsiTheme="minorEastAsia" w:cs="Georgia"/>
          <w:color w:val="000000" w:themeColor="text1"/>
          <w:sz w:val="21"/>
          <w:szCs w:val="21"/>
        </w:rPr>
        <w:t>1</w:t>
      </w:r>
      <w:r w:rsidRPr="00650534">
        <w:rPr>
          <w:rFonts w:asciiTheme="minorEastAsia" w:eastAsiaTheme="minorEastAsia" w:hAnsiTheme="minorEastAsia" w:cs="ＭＳ 明朝" w:hint="eastAsia"/>
          <w:color w:val="000000" w:themeColor="text1"/>
          <w:sz w:val="21"/>
          <w:szCs w:val="21"/>
        </w:rPr>
        <w:t>周期の遅れを示すはずである．</w:t>
      </w:r>
    </w:p>
    <w:p w14:paraId="28EF2080" w14:textId="6B3434D6"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漏れ抵抗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を含めた厳密な表式は</w:t>
      </w:r>
    </w:p>
    <w:p w14:paraId="78BEA8EF" w14:textId="27C555BC" w:rsidR="00B31BDF" w:rsidRPr="00650534" w:rsidRDefault="00FF226B" w:rsidP="00B31BDF">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den>
          </m:f>
        </m:oMath>
      </m:oMathPara>
    </w:p>
    <w:p w14:paraId="4563E23E" w14:textId="752D753D"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であり，低周波では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），十分高周波では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）となる．よって</w:t>
      </w:r>
      <w:r w:rsidRPr="00650534">
        <w:rPr>
          <w:rFonts w:asciiTheme="minorEastAsia" w:eastAsiaTheme="minorEastAsia" w:hAnsiTheme="minorEastAsia" w:cs="Georgia"/>
          <w:color w:val="000000" w:themeColor="text1"/>
          <w:sz w:val="21"/>
          <w:szCs w:val="21"/>
        </w:rPr>
        <w:t>10 kHz</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z</m:t>
            </m:r>
          </m:sub>
        </m:sSub>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に十分比べて高ければ，積分動作が良好に成立する．たとえば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kΩ,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z</m:t>
            </m:r>
          </m:sub>
        </m:sSub>
        <m:r>
          <m:rPr>
            <m:sty m:val="p"/>
          </m:rPr>
          <w:rPr>
            <w:rFonts w:ascii="Cambria Math" w:eastAsiaTheme="minorEastAsia" w:hAnsi="Cambria Math"/>
            <w:color w:val="000000" w:themeColor="text1"/>
            <w:sz w:val="21"/>
            <w:szCs w:val="21"/>
          </w:rPr>
          <m:t>≈160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r w:rsidRPr="00650534">
        <w:rPr>
          <w:rFonts w:asciiTheme="minorEastAsia" w:eastAsiaTheme="minorEastAsia" w:hAnsiTheme="minorEastAsia" w:cs="Georgia"/>
          <w:color w:val="000000" w:themeColor="text1"/>
          <w:sz w:val="21"/>
          <w:szCs w:val="21"/>
        </w:rPr>
        <w:t>10 kHz</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≈6.3×</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なので理想積分に近い．</w:t>
      </w:r>
    </w:p>
    <w:p w14:paraId="23EB434F" w14:textId="0DFFBCF5"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方形波入力時は，積分により出力が三角波となる．入力の半周期</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における出力の電圧変化は</w:t>
      </w:r>
    </w:p>
    <w:p w14:paraId="1381FEED" w14:textId="7CDF71AB" w:rsidR="00B31BDF" w:rsidRPr="00650534" w:rsidRDefault="00FF226B" w:rsidP="00B31BDF">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in,pk</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in,pk</m:t>
                  </m:r>
                </m:sub>
              </m:sSub>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oMath>
      </m:oMathPara>
    </w:p>
    <w:p w14:paraId="7D1D79AC" w14:textId="68174F16"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であり，三角波のピーク・ツー・ピーク値は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で与えられる．上で推定した</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≈9.2×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を使えば，たとえば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w:t>
      </w:r>
    </w:p>
    <w:p w14:paraId="6ED1C8CC" w14:textId="5AC674A9" w:rsidR="00B31BDF" w:rsidRPr="00650534" w:rsidRDefault="00000000" w:rsidP="00B31BDF">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1.00</m:t>
              </m:r>
            </m:num>
            <m:den>
              <m:r>
                <m:rPr>
                  <m:sty m:val="p"/>
                </m:rPr>
                <w:rPr>
                  <w:rFonts w:ascii="Cambria Math" w:eastAsiaTheme="minorEastAsia" w:hAnsi="Cambria Math"/>
                  <w:color w:val="000000" w:themeColor="text1"/>
                  <w:sz w:val="21"/>
                  <w:szCs w:val="21"/>
                </w:rPr>
                <m:t>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sty m:val="p"/>
                </m:rPr>
                <w:rPr>
                  <w:rFonts w:ascii="Cambria Math" w:eastAsiaTheme="minorEastAsia" w:hAnsi="Cambria Math"/>
                  <w:color w:val="000000" w:themeColor="text1"/>
                  <w:sz w:val="21"/>
                  <w:szCs w:val="21"/>
                </w:rPr>
                <m:t>×9.2×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0.54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011129FB" w14:textId="77777777" w:rsidR="00B31BDF" w:rsidRPr="00650534" w:rsidRDefault="00B31BDF" w:rsidP="00B31BD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が目安となる．この定量式は，図</w:t>
      </w:r>
      <w:r w:rsidRPr="00650534">
        <w:rPr>
          <w:rFonts w:asciiTheme="minorEastAsia" w:eastAsiaTheme="minorEastAsia" w:hAnsiTheme="minorEastAsia" w:cs="Georgia"/>
          <w:color w:val="000000" w:themeColor="text1"/>
          <w:sz w:val="21"/>
          <w:szCs w:val="21"/>
        </w:rPr>
        <w:t>30</w:t>
      </w:r>
      <w:r w:rsidRPr="00650534">
        <w:rPr>
          <w:rFonts w:asciiTheme="minorEastAsia" w:eastAsiaTheme="minorEastAsia" w:hAnsiTheme="minorEastAsia" w:cs="ＭＳ 明朝" w:hint="eastAsia"/>
          <w:color w:val="000000" w:themeColor="text1"/>
          <w:sz w:val="21"/>
          <w:szCs w:val="21"/>
        </w:rPr>
        <w:t>の「方形</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三角」の現象が理想積分そのものであることを示す．</w:t>
      </w:r>
    </w:p>
    <w:p w14:paraId="5A92E934" w14:textId="6B40E504" w:rsidR="00B31BDF" w:rsidRPr="00650534" w:rsidRDefault="00B31BDF" w:rsidP="00B31BDF">
      <w:pPr>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測定値と理論値の差の主因は，部品公差（</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oMath>
      <w:r w:rsidRPr="00650534">
        <w:rPr>
          <w:rFonts w:asciiTheme="minorEastAsia" w:eastAsiaTheme="minorEastAsia" w:hAnsiTheme="minorEastAs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の許容差），</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による低周波打ち切りの影響，</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アンプの有限な</w:t>
      </w:r>
      <w:r w:rsidRPr="00650534">
        <w:rPr>
          <w:rFonts w:asciiTheme="minorEastAsia" w:eastAsiaTheme="minorEastAsia" w:hAnsiTheme="minorEastAsia" w:cs="Georgia"/>
          <w:color w:val="000000" w:themeColor="text1"/>
          <w:sz w:val="21"/>
          <w:szCs w:val="21"/>
        </w:rPr>
        <w:t>GB</w:t>
      </w:r>
      <w:r w:rsidRPr="00650534">
        <w:rPr>
          <w:rFonts w:asciiTheme="minorEastAsia" w:eastAsiaTheme="minorEastAsia" w:hAnsiTheme="minorEastAsia" w:cs="ＭＳ 明朝" w:hint="eastAsia"/>
          <w:color w:val="000000" w:themeColor="text1"/>
          <w:sz w:val="21"/>
          <w:szCs w:val="21"/>
        </w:rPr>
        <w:t>積による追加位相遅れと振幅誤差，プローブ容量・配線寄生である．とくに</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は温度係数と周波数特性で有効容量が数％変わることがあり，</w:t>
      </w:r>
      <w:r w:rsidRPr="00650534">
        <w:rPr>
          <w:rFonts w:asciiTheme="minorEastAsia" w:eastAsiaTheme="minorEastAsia" w:hAnsiTheme="minorEastAsia" w:cs="Georgia"/>
          <w:color w:val="000000" w:themeColor="text1"/>
          <w:sz w:val="21"/>
          <w:szCs w:val="21"/>
        </w:rPr>
        <w:t>10 kHz</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のため誤差がそのまま倍率に乗って現れる．オシロの位相表示はトリガ位相やチャネル間</w:t>
      </w:r>
      <w:r w:rsidRPr="00650534">
        <w:rPr>
          <w:rFonts w:asciiTheme="minorEastAsia" w:eastAsiaTheme="minorEastAsia" w:hAnsiTheme="minorEastAsia" w:cs="ＭＳ 明朝" w:hint="eastAsia"/>
          <w:color w:val="000000" w:themeColor="text1"/>
          <w:sz w:val="21"/>
          <w:szCs w:val="21"/>
        </w:rPr>
        <w:lastRenderedPageBreak/>
        <w:t>遅延の影響を受けるため，</w:t>
      </w:r>
      <m:oMath>
        <m:r>
          <m:rPr>
            <m:sty m:val="p"/>
          </m:rPr>
          <w:rPr>
            <w:rFonts w:ascii="Cambria Math" w:eastAsiaTheme="minorEastAsia" w:hAnsi="Cambria Math"/>
            <w:color w:val="000000" w:themeColor="text1"/>
            <w:sz w:val="21"/>
            <w:szCs w:val="21"/>
          </w:rPr>
          <m:t>±(2∼5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程度の読み取り誤差が入りやすい．これらを踏まえると，図</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の振幅比</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|≈0.172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とそこから得た</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≈92</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は，実装レベルの妥当な一致範囲にあると結論づけられる．</w:t>
      </w:r>
    </w:p>
    <w:p w14:paraId="590F716D" w14:textId="6CD6748B" w:rsidR="00622767" w:rsidRPr="00650534" w:rsidRDefault="00ED5F49" w:rsidP="00622767">
      <w:pPr>
        <w:pStyle w:val="Web"/>
        <w:numPr>
          <w:ilvl w:val="1"/>
          <w:numId w:val="15"/>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観測した波形から入出力波形の位相差を計算し，積分回路として動作しているか確認。</w:t>
      </w:r>
    </w:p>
    <w:p w14:paraId="735E825D" w14:textId="2E440D55" w:rsidR="00ED5F49" w:rsidRPr="00650534" w:rsidRDefault="00ED5F49"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26</w:t>
      </w:r>
      <w:r w:rsidRPr="00650534">
        <w:rPr>
          <w:rFonts w:asciiTheme="minorEastAsia" w:eastAsiaTheme="minorEastAsia" w:hAnsiTheme="minorEastAsia"/>
          <w:b w:val="0"/>
          <w:bCs w:val="0"/>
          <w:color w:val="000000" w:themeColor="text1"/>
          <w:sz w:val="21"/>
          <w:szCs w:val="21"/>
        </w:rPr>
        <w:fldChar w:fldCharType="end"/>
      </w:r>
      <w:r w:rsidR="0035532B" w:rsidRPr="00650534">
        <w:rPr>
          <w:rFonts w:asciiTheme="minorEastAsia" w:eastAsiaTheme="minorEastAsia" w:hAnsiTheme="minorEastAsia" w:hint="eastAsia"/>
          <w:b w:val="0"/>
          <w:bCs w:val="0"/>
          <w:color w:val="000000" w:themeColor="text1"/>
          <w:sz w:val="21"/>
          <w:szCs w:val="21"/>
        </w:rPr>
        <w:t>測定値まとめ</w:t>
      </w:r>
    </w:p>
    <w:tbl>
      <w:tblPr>
        <w:tblW w:w="7060"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0"/>
        <w:gridCol w:w="1640"/>
        <w:gridCol w:w="1640"/>
        <w:gridCol w:w="2140"/>
      </w:tblGrid>
      <w:tr w:rsidR="00650534" w:rsidRPr="00650534" w14:paraId="096A7951" w14:textId="77777777" w:rsidTr="00296EEF">
        <w:trPr>
          <w:trHeight w:val="400"/>
        </w:trPr>
        <w:tc>
          <w:tcPr>
            <w:tcW w:w="1640" w:type="dxa"/>
            <w:noWrap/>
            <w:tcMar>
              <w:top w:w="15" w:type="dxa"/>
              <w:left w:w="15" w:type="dxa"/>
              <w:bottom w:w="0" w:type="dxa"/>
              <w:right w:w="15" w:type="dxa"/>
            </w:tcMar>
            <w:vAlign w:val="center"/>
            <w:hideMark/>
          </w:tcPr>
          <w:p w14:paraId="66AF5C2F"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Δt[µs]</w:t>
            </w:r>
          </w:p>
        </w:tc>
        <w:tc>
          <w:tcPr>
            <w:tcW w:w="1640" w:type="dxa"/>
            <w:noWrap/>
            <w:tcMar>
              <w:top w:w="15" w:type="dxa"/>
              <w:left w:w="15" w:type="dxa"/>
              <w:bottom w:w="0" w:type="dxa"/>
              <w:right w:w="15" w:type="dxa"/>
            </w:tcMar>
            <w:vAlign w:val="center"/>
            <w:hideMark/>
          </w:tcPr>
          <w:p w14:paraId="70705A34" w14:textId="77777777" w:rsidR="00ED5F49" w:rsidRPr="00650534" w:rsidRDefault="00ED5F49"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f[kHz]</w:t>
            </w:r>
          </w:p>
        </w:tc>
        <w:tc>
          <w:tcPr>
            <w:tcW w:w="1640" w:type="dxa"/>
            <w:noWrap/>
            <w:tcMar>
              <w:top w:w="15" w:type="dxa"/>
              <w:left w:w="15" w:type="dxa"/>
              <w:bottom w:w="0" w:type="dxa"/>
              <w:right w:w="15" w:type="dxa"/>
            </w:tcMar>
            <w:vAlign w:val="center"/>
            <w:hideMark/>
          </w:tcPr>
          <w:p w14:paraId="214162A5"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θ[°]</w:t>
            </w:r>
          </w:p>
        </w:tc>
        <w:tc>
          <w:tcPr>
            <w:tcW w:w="2140" w:type="dxa"/>
            <w:noWrap/>
            <w:tcMar>
              <w:top w:w="15" w:type="dxa"/>
              <w:left w:w="15" w:type="dxa"/>
              <w:bottom w:w="0" w:type="dxa"/>
              <w:right w:w="15" w:type="dxa"/>
            </w:tcMar>
            <w:vAlign w:val="center"/>
            <w:hideMark/>
          </w:tcPr>
          <w:p w14:paraId="6472210A"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位相差</w:t>
            </w:r>
          </w:p>
        </w:tc>
      </w:tr>
      <w:tr w:rsidR="00650534" w:rsidRPr="00650534" w14:paraId="2D4F4664" w14:textId="77777777" w:rsidTr="00296EEF">
        <w:trPr>
          <w:trHeight w:val="400"/>
        </w:trPr>
        <w:tc>
          <w:tcPr>
            <w:tcW w:w="0" w:type="auto"/>
            <w:noWrap/>
            <w:tcMar>
              <w:top w:w="15" w:type="dxa"/>
              <w:left w:w="15" w:type="dxa"/>
              <w:bottom w:w="0" w:type="dxa"/>
              <w:right w:w="15" w:type="dxa"/>
            </w:tcMar>
            <w:vAlign w:val="center"/>
            <w:hideMark/>
          </w:tcPr>
          <w:p w14:paraId="54BCD57E"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26</w:t>
            </w:r>
          </w:p>
        </w:tc>
        <w:tc>
          <w:tcPr>
            <w:tcW w:w="0" w:type="auto"/>
            <w:noWrap/>
            <w:tcMar>
              <w:top w:w="15" w:type="dxa"/>
              <w:left w:w="15" w:type="dxa"/>
              <w:bottom w:w="0" w:type="dxa"/>
              <w:right w:w="15" w:type="dxa"/>
            </w:tcMar>
            <w:vAlign w:val="center"/>
            <w:hideMark/>
          </w:tcPr>
          <w:p w14:paraId="6B571E09"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w:t>
            </w:r>
          </w:p>
        </w:tc>
        <w:tc>
          <w:tcPr>
            <w:tcW w:w="0" w:type="auto"/>
            <w:noWrap/>
            <w:tcMar>
              <w:top w:w="15" w:type="dxa"/>
              <w:left w:w="15" w:type="dxa"/>
              <w:bottom w:w="0" w:type="dxa"/>
              <w:right w:w="15" w:type="dxa"/>
            </w:tcMar>
            <w:vAlign w:val="center"/>
            <w:hideMark/>
          </w:tcPr>
          <w:p w14:paraId="08282241"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360</w:t>
            </w:r>
          </w:p>
        </w:tc>
        <w:tc>
          <w:tcPr>
            <w:tcW w:w="0" w:type="auto"/>
            <w:noWrap/>
            <w:tcMar>
              <w:top w:w="15" w:type="dxa"/>
              <w:left w:w="15" w:type="dxa"/>
              <w:bottom w:w="0" w:type="dxa"/>
              <w:right w:w="15" w:type="dxa"/>
            </w:tcMar>
            <w:vAlign w:val="center"/>
            <w:hideMark/>
          </w:tcPr>
          <w:p w14:paraId="06B6C925" w14:textId="77777777" w:rsidR="00ED5F49" w:rsidRPr="00650534" w:rsidRDefault="00ED5F49"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93.6</w:t>
            </w:r>
          </w:p>
        </w:tc>
      </w:tr>
    </w:tbl>
    <w:p w14:paraId="6F70CBB5" w14:textId="71044B5F" w:rsidR="0071460A" w:rsidRPr="00650534" w:rsidRDefault="00690FAE"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と表</w:t>
      </w:r>
      <w:r w:rsidRPr="00650534">
        <w:rPr>
          <w:rFonts w:asciiTheme="minorEastAsia" w:eastAsiaTheme="minorEastAsia" w:hAnsiTheme="minorEastAsia" w:cs="Georgia"/>
          <w:color w:val="000000" w:themeColor="text1"/>
          <w:sz w:val="21"/>
          <w:szCs w:val="21"/>
        </w:rPr>
        <w:t>26</w:t>
      </w:r>
      <w:r w:rsidRPr="00650534">
        <w:rPr>
          <w:rFonts w:asciiTheme="minorEastAsia" w:eastAsiaTheme="minorEastAsia" w:hAnsiTheme="minorEastAsia" w:cs="ＭＳ 明朝" w:hint="eastAsia"/>
          <w:color w:val="000000" w:themeColor="text1"/>
          <w:sz w:val="21"/>
          <w:szCs w:val="21"/>
        </w:rPr>
        <w:t>より、</w:t>
      </w:r>
      <w:r w:rsidR="0071460A" w:rsidRPr="00650534">
        <w:rPr>
          <w:rFonts w:asciiTheme="minorEastAsia" w:eastAsiaTheme="minorEastAsia" w:hAnsiTheme="minorEastAsia" w:cs="ＭＳ 明朝" w:hint="eastAsia"/>
          <w:color w:val="000000" w:themeColor="text1"/>
          <w:sz w:val="21"/>
          <w:szCs w:val="21"/>
        </w:rPr>
        <w:t>正弦波同士の位相差は時間ずれから</w:t>
      </w:r>
    </w:p>
    <w:p w14:paraId="5543CA20" w14:textId="5D9F9A3E" w:rsidR="0071460A" w:rsidRPr="00650534" w:rsidRDefault="00FF226B" w:rsidP="0071460A">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θ</m:t>
          </m:r>
          <m:r>
            <m:rPr>
              <m:nor/>
            </m:rPr>
            <w:rPr>
              <w:rFonts w:asciiTheme="minorEastAsia" w:eastAsiaTheme="minorEastAsia" w:hAnsiTheme="minorEastAsia"/>
              <w:color w:val="000000" w:themeColor="text1"/>
              <w:sz w:val="21"/>
              <w:szCs w:val="21"/>
            </w:rPr>
            <m:t xml:space="preserve"> </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t</m:t>
          </m:r>
        </m:oMath>
      </m:oMathPara>
    </w:p>
    <w:p w14:paraId="24AE12B5" w14:textId="77777777"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で求まるので，</w:t>
      </w:r>
    </w:p>
    <w:p w14:paraId="45105E81" w14:textId="7CA0770C" w:rsidR="0071460A" w:rsidRPr="00650534" w:rsidRDefault="00FF226B" w:rsidP="0071460A">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θ</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×(1.0×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sty m:val="p"/>
            </m:rPr>
            <w:rPr>
              <w:rFonts w:ascii="Cambria Math" w:eastAsiaTheme="minorEastAsia" w:hAnsi="Cambria Math"/>
              <w:color w:val="000000" w:themeColor="text1"/>
              <w:sz w:val="21"/>
              <w:szCs w:val="21"/>
            </w:rPr>
            <m:t>)×(26×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-6</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×0.26=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93.6</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oMath>
      </m:oMathPara>
    </w:p>
    <w:p w14:paraId="20064FE9" w14:textId="77777777"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オシロの波形では出力が入力より遅れているため符号は負と解釈し，</w:t>
      </w:r>
    </w:p>
    <w:p w14:paraId="2D345757" w14:textId="4B0E9109" w:rsidR="0071460A" w:rsidRPr="00650534" w:rsidRDefault="00000000" w:rsidP="0071460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93.6</m:t>
              </m:r>
            </m:e>
            <m:sup>
              <m:r>
                <m:rPr>
                  <m:sty m:val="p"/>
                </m:rPr>
                <w:rPr>
                  <w:rFonts w:ascii="Cambria Math" w:eastAsiaTheme="minorEastAsia" w:hAnsi="Cambria Math"/>
                  <w:color w:val="000000" w:themeColor="text1"/>
                  <w:sz w:val="21"/>
                  <w:szCs w:val="21"/>
                </w:rPr>
                <m:t>∘</m:t>
              </m:r>
            </m:sup>
          </m:sSup>
        </m:oMath>
      </m:oMathPara>
    </w:p>
    <w:p w14:paraId="4C077933" w14:textId="68FFFF64"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となる。理想的な反転形積分回路の高域位相は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なので，位相誤差は</w:t>
      </w:r>
    </w:p>
    <w:p w14:paraId="55C17623" w14:textId="2B18C40B" w:rsidR="0071460A" w:rsidRPr="00650534" w:rsidRDefault="00FF226B" w:rsidP="0071460A">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ϕ</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ϕ</m:t>
              </m:r>
            </m:num>
            <m:den>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den>
          </m:f>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79DE0A08" w14:textId="77777777"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読み取り誤差の感度は</w:t>
      </w:r>
    </w:p>
    <w:p w14:paraId="5633D5A2" w14:textId="141376F2" w:rsidR="0071460A" w:rsidRPr="00650534" w:rsidRDefault="00000000" w:rsidP="0071460A">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dθ</m:t>
              </m:r>
            </m:num>
            <m:den>
              <m:r>
                <w:rPr>
                  <w:rFonts w:ascii="Cambria Math" w:eastAsiaTheme="minorEastAsia" w:hAnsi="Cambria Math"/>
                  <w:color w:val="000000" w:themeColor="text1"/>
                  <w:sz w:val="21"/>
                  <w:szCs w:val="21"/>
                </w:rPr>
                <m:t>d</m:t>
              </m:r>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360</m:t>
              </m:r>
            </m:e>
            <m:sup>
              <m:r>
                <m:rPr>
                  <m:sty m:val="p"/>
                </m:rPr>
                <w:rPr>
                  <w:rFonts w:ascii="Cambria Math" w:eastAsiaTheme="minorEastAsia" w:hAnsi="Cambria Math"/>
                  <w:color w:val="000000" w:themeColor="text1"/>
                  <w:sz w:val="21"/>
                  <w:szCs w:val="21"/>
                </w:rPr>
                <m:t>∘</m:t>
              </m:r>
            </m:sup>
          </m:sSup>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1D9783F1" w14:textId="40334AC4"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の読取りだけで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の位相誤差が出る。実回路では帰還の漏れ抵抗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とコンデンサ</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が並列のため，</w:t>
      </w:r>
    </w:p>
    <w:p w14:paraId="58AD7117" w14:textId="65E14FDB" w:rsidR="0071460A" w:rsidRPr="00650534" w:rsidRDefault="00FF226B" w:rsidP="0071460A">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m:oMathPara>
    </w:p>
    <w:p w14:paraId="10D87692" w14:textId="32C32A1B"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となって</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からわずかにずれる。さらに</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アンプの有限</w:t>
      </w:r>
      <w:r w:rsidRPr="00650534">
        <w:rPr>
          <w:rFonts w:asciiTheme="minorEastAsia" w:eastAsiaTheme="minorEastAsia" w:hAnsiTheme="minorEastAsia" w:cs="Georgia"/>
          <w:color w:val="000000" w:themeColor="text1"/>
          <w:sz w:val="21"/>
          <w:szCs w:val="21"/>
        </w:rPr>
        <w:t xml:space="preserve"> GB </w:t>
      </w:r>
      <w:r w:rsidRPr="00650534">
        <w:rPr>
          <w:rFonts w:asciiTheme="minorEastAsia" w:eastAsiaTheme="minorEastAsia" w:hAnsiTheme="minorEastAsia" w:cs="ＭＳ 明朝" w:hint="eastAsia"/>
          <w:color w:val="000000" w:themeColor="text1"/>
          <w:sz w:val="21"/>
          <w:szCs w:val="21"/>
        </w:rPr>
        <w:t>積による追加位相遅れ，プローブ容量や配線寄生成分も数度の遅れを与えるが，</w:t>
      </w:r>
      <w:r w:rsidRPr="00650534">
        <w:rPr>
          <w:rFonts w:asciiTheme="minorEastAsia" w:eastAsiaTheme="minorEastAsia" w:hAnsiTheme="minorEastAsia" w:cs="Georgia"/>
          <w:color w:val="000000" w:themeColor="text1"/>
          <w:sz w:val="21"/>
          <w:szCs w:val="21"/>
        </w:rPr>
        <w:t xml:space="preserve">10 kHz </w:t>
      </w:r>
      <w:r w:rsidRPr="00650534">
        <w:rPr>
          <w:rFonts w:asciiTheme="minorEastAsia" w:eastAsiaTheme="minorEastAsia" w:hAnsiTheme="minorEastAsia" w:cs="ＭＳ 明朝" w:hint="eastAsia"/>
          <w:color w:val="000000" w:themeColor="text1"/>
          <w:sz w:val="21"/>
          <w:szCs w:val="21"/>
        </w:rPr>
        <w:t>では小さい。スルーレート制限については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≈0.17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より最大傾きは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pk</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/2)≈0.0055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と十分小さく，波形歪みによる位相ずれは無視できる。</w:t>
      </w:r>
    </w:p>
    <w:p w14:paraId="5B497224" w14:textId="0020E0AE" w:rsidR="0071460A" w:rsidRPr="00650534" w:rsidRDefault="0071460A" w:rsidP="0071460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ϕ</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93.6</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は理想値</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と良く一致しており，</w:t>
      </w:r>
      <w:r w:rsidRPr="00650534">
        <w:rPr>
          <w:rFonts w:asciiTheme="minorEastAsia" w:eastAsiaTheme="minorEastAsia" w:hAnsiTheme="minorEastAsia" w:cs="Georgia"/>
          <w:color w:val="000000" w:themeColor="text1"/>
          <w:sz w:val="21"/>
          <w:szCs w:val="21"/>
        </w:rPr>
        <w:t xml:space="preserve">10 kHz </w:t>
      </w:r>
      <w:r w:rsidRPr="00650534">
        <w:rPr>
          <w:rFonts w:asciiTheme="minorEastAsia" w:eastAsiaTheme="minorEastAsia" w:hAnsiTheme="minorEastAsia" w:cs="ＭＳ 明朝" w:hint="eastAsia"/>
          <w:color w:val="000000" w:themeColor="text1"/>
          <w:sz w:val="21"/>
          <w:szCs w:val="21"/>
        </w:rPr>
        <w:t>では積分動作が支配的であると結論づける。</w:t>
      </w:r>
    </w:p>
    <w:p w14:paraId="40E6BCCE" w14:textId="3A0DFC33" w:rsidR="00ED5F49" w:rsidRPr="00650534" w:rsidRDefault="00ED5F49" w:rsidP="00ED5F49">
      <w:pPr>
        <w:pStyle w:val="Web"/>
        <w:rPr>
          <w:rFonts w:asciiTheme="minorEastAsia" w:eastAsiaTheme="minorEastAsia" w:hAnsiTheme="minorEastAsia"/>
          <w:color w:val="000000" w:themeColor="text1"/>
          <w:sz w:val="21"/>
          <w:szCs w:val="21"/>
        </w:rPr>
      </w:pPr>
    </w:p>
    <w:p w14:paraId="2ABED1A0" w14:textId="18827121" w:rsidR="00831D94" w:rsidRPr="00650534" w:rsidRDefault="00ED5F49" w:rsidP="00ED5F49">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 (2-1) </w:t>
      </w:r>
      <w:r w:rsidR="002825D1" w:rsidRPr="00650534">
        <w:rPr>
          <w:rFonts w:asciiTheme="minorEastAsia" w:eastAsiaTheme="minorEastAsia" w:hAnsiTheme="minorEastAsia"/>
          <w:color w:val="000000" w:themeColor="text1"/>
          <w:sz w:val="21"/>
          <w:szCs w:val="21"/>
        </w:rPr>
        <w:t>正弦波を入力し、10 Hz〜3 MHzの範囲で積分回路の周波数特性（電圧利得・位相差）を測定して、対数軸用に適切な周波数間隔でデータを取り、測定値から式 20 log( Vout_pp / Vin_pp ) により電圧利得を計算してグラフを作成した。位相差は入力に対して出力が遅れる向きを負とし、Vin_pp=1 Vを用いて測定を容易にした。</w:t>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lastRenderedPageBreak/>
        <w:br/>
        <w:t xml:space="preserve"> (2-2) 測定した積分回路の周波数特性を理論値と比較</w:t>
      </w:r>
      <w:r w:rsidR="002825D1" w:rsidRPr="00650534">
        <w:rPr>
          <w:rFonts w:asciiTheme="minorEastAsia" w:eastAsiaTheme="minorEastAsia" w:hAnsiTheme="minorEastAsia" w:hint="eastAsia"/>
          <w:color w:val="000000" w:themeColor="text1"/>
          <w:sz w:val="21"/>
          <w:szCs w:val="21"/>
        </w:rPr>
        <w:t>した</w:t>
      </w:r>
      <w:r w:rsidRPr="00650534">
        <w:rPr>
          <w:rFonts w:asciiTheme="minorEastAsia" w:eastAsiaTheme="minorEastAsia" w:hAnsiTheme="minorEastAsia"/>
          <w:color w:val="000000" w:themeColor="text1"/>
          <w:sz w:val="21"/>
          <w:szCs w:val="21"/>
        </w:rPr>
        <w:t>。</w:t>
      </w:r>
      <w:r w:rsidRPr="00650534">
        <w:rPr>
          <w:rFonts w:asciiTheme="minorEastAsia" w:eastAsiaTheme="minorEastAsia" w:hAnsiTheme="minorEastAsia"/>
          <w:color w:val="000000" w:themeColor="text1"/>
          <w:sz w:val="21"/>
          <w:szCs w:val="21"/>
        </w:rPr>
        <w:br/>
      </w:r>
    </w:p>
    <w:p w14:paraId="3E27F6E2" w14:textId="77777777" w:rsidR="00831D94" w:rsidRPr="00650534" w:rsidRDefault="00831D94">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432B73CE" w14:textId="3D5FCF02" w:rsidR="00ED5F49" w:rsidRPr="00650534" w:rsidRDefault="00ED5F49"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27</w:t>
      </w:r>
      <w:r w:rsidRPr="00650534">
        <w:rPr>
          <w:rFonts w:asciiTheme="minorEastAsia" w:eastAsiaTheme="minorEastAsia" w:hAnsiTheme="minorEastAsia"/>
          <w:b w:val="0"/>
          <w:bCs w:val="0"/>
          <w:color w:val="000000" w:themeColor="text1"/>
          <w:sz w:val="21"/>
          <w:szCs w:val="21"/>
        </w:rPr>
        <w:fldChar w:fldCharType="end"/>
      </w:r>
      <w:r w:rsidR="00D2197F" w:rsidRPr="00650534">
        <w:rPr>
          <w:rFonts w:asciiTheme="minorEastAsia" w:eastAsiaTheme="minorEastAsia" w:hAnsiTheme="minorEastAsia" w:hint="eastAsia"/>
          <w:b w:val="0"/>
          <w:bCs w:val="0"/>
          <w:color w:val="000000" w:themeColor="text1"/>
          <w:sz w:val="21"/>
          <w:szCs w:val="21"/>
        </w:rPr>
        <w:t>測定値まとめ</w:t>
      </w:r>
    </w:p>
    <w:tbl>
      <w:tblPr>
        <w:tblW w:w="903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840"/>
        <w:gridCol w:w="842"/>
        <w:gridCol w:w="843"/>
        <w:gridCol w:w="1099"/>
        <w:gridCol w:w="843"/>
        <w:gridCol w:w="843"/>
        <w:gridCol w:w="1353"/>
        <w:gridCol w:w="841"/>
        <w:gridCol w:w="1532"/>
      </w:tblGrid>
      <w:tr w:rsidR="00650534" w:rsidRPr="00650534" w14:paraId="1EE4F0D0" w14:textId="77777777" w:rsidTr="00296EEF">
        <w:trPr>
          <w:trHeight w:val="512"/>
        </w:trPr>
        <w:tc>
          <w:tcPr>
            <w:tcW w:w="840" w:type="dxa"/>
            <w:noWrap/>
            <w:tcMar>
              <w:top w:w="15" w:type="dxa"/>
              <w:left w:w="15" w:type="dxa"/>
              <w:bottom w:w="0" w:type="dxa"/>
              <w:right w:w="15" w:type="dxa"/>
            </w:tcMar>
            <w:vAlign w:val="center"/>
            <w:hideMark/>
          </w:tcPr>
          <w:p w14:paraId="757CBD9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Δt[µs]</w:t>
            </w:r>
          </w:p>
        </w:tc>
        <w:tc>
          <w:tcPr>
            <w:tcW w:w="842" w:type="dxa"/>
            <w:noWrap/>
            <w:tcMar>
              <w:top w:w="15" w:type="dxa"/>
              <w:left w:w="15" w:type="dxa"/>
              <w:bottom w:w="0" w:type="dxa"/>
              <w:right w:w="15" w:type="dxa"/>
            </w:tcMar>
            <w:vAlign w:val="center"/>
            <w:hideMark/>
          </w:tcPr>
          <w:p w14:paraId="4D823B3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f[Hz]</w:t>
            </w:r>
          </w:p>
        </w:tc>
        <w:tc>
          <w:tcPr>
            <w:tcW w:w="843" w:type="dxa"/>
            <w:noWrap/>
            <w:tcMar>
              <w:top w:w="15" w:type="dxa"/>
              <w:left w:w="15" w:type="dxa"/>
              <w:bottom w:w="0" w:type="dxa"/>
              <w:right w:w="15" w:type="dxa"/>
            </w:tcMar>
            <w:vAlign w:val="center"/>
            <w:hideMark/>
          </w:tcPr>
          <w:p w14:paraId="1826CCCE"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θ[°]</w:t>
            </w:r>
          </w:p>
        </w:tc>
        <w:tc>
          <w:tcPr>
            <w:tcW w:w="1099" w:type="dxa"/>
            <w:noWrap/>
            <w:tcMar>
              <w:top w:w="15" w:type="dxa"/>
              <w:left w:w="15" w:type="dxa"/>
              <w:bottom w:w="0" w:type="dxa"/>
              <w:right w:w="15" w:type="dxa"/>
            </w:tcMar>
            <w:vAlign w:val="center"/>
            <w:hideMark/>
          </w:tcPr>
          <w:p w14:paraId="238BBF2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位相差</w:t>
            </w:r>
          </w:p>
        </w:tc>
        <w:tc>
          <w:tcPr>
            <w:tcW w:w="843" w:type="dxa"/>
            <w:noWrap/>
            <w:tcMar>
              <w:top w:w="15" w:type="dxa"/>
              <w:left w:w="15" w:type="dxa"/>
              <w:bottom w:w="0" w:type="dxa"/>
              <w:right w:w="15" w:type="dxa"/>
            </w:tcMar>
            <w:vAlign w:val="center"/>
            <w:hideMark/>
          </w:tcPr>
          <w:p w14:paraId="4331C7A3"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V</w:t>
            </w:r>
            <w:r w:rsidRPr="00650534">
              <w:rPr>
                <w:rFonts w:asciiTheme="minorEastAsia" w:eastAsiaTheme="minorEastAsia" w:hAnsiTheme="minorEastAsia" w:cs="游明朝 Regular" w:hint="eastAsia"/>
                <w:color w:val="000000" w:themeColor="text1"/>
                <w:sz w:val="21"/>
                <w:szCs w:val="21"/>
                <w:vertAlign w:val="subscript"/>
              </w:rPr>
              <w:t>in</w:t>
            </w:r>
            <w:r w:rsidRPr="00650534">
              <w:rPr>
                <w:rFonts w:asciiTheme="minorEastAsia" w:eastAsiaTheme="minorEastAsia" w:hAnsiTheme="minorEastAsia" w:cs="游明朝 Regular" w:hint="eastAsia"/>
                <w:color w:val="000000" w:themeColor="text1"/>
                <w:sz w:val="21"/>
                <w:szCs w:val="21"/>
              </w:rPr>
              <w:t>[V]</w:t>
            </w:r>
          </w:p>
        </w:tc>
        <w:tc>
          <w:tcPr>
            <w:tcW w:w="843" w:type="dxa"/>
            <w:noWrap/>
            <w:tcMar>
              <w:top w:w="15" w:type="dxa"/>
              <w:left w:w="15" w:type="dxa"/>
              <w:bottom w:w="0" w:type="dxa"/>
              <w:right w:w="15" w:type="dxa"/>
            </w:tcMar>
            <w:vAlign w:val="center"/>
            <w:hideMark/>
          </w:tcPr>
          <w:p w14:paraId="67C48B1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V</w:t>
            </w:r>
            <w:r w:rsidRPr="00650534">
              <w:rPr>
                <w:rFonts w:asciiTheme="minorEastAsia" w:eastAsiaTheme="minorEastAsia" w:hAnsiTheme="minorEastAsia" w:cs="游明朝 Regular" w:hint="eastAsia"/>
                <w:color w:val="000000" w:themeColor="text1"/>
                <w:sz w:val="21"/>
                <w:szCs w:val="21"/>
                <w:vertAlign w:val="subscript"/>
              </w:rPr>
              <w:t>out</w:t>
            </w:r>
            <w:r w:rsidRPr="00650534">
              <w:rPr>
                <w:rFonts w:asciiTheme="minorEastAsia" w:eastAsiaTheme="minorEastAsia" w:hAnsiTheme="minorEastAsia" w:cs="游明朝 Regular" w:hint="eastAsia"/>
                <w:color w:val="000000" w:themeColor="text1"/>
                <w:sz w:val="21"/>
                <w:szCs w:val="21"/>
              </w:rPr>
              <w:t>[V]</w:t>
            </w:r>
          </w:p>
        </w:tc>
        <w:tc>
          <w:tcPr>
            <w:tcW w:w="1353" w:type="dxa"/>
            <w:noWrap/>
            <w:tcMar>
              <w:top w:w="15" w:type="dxa"/>
              <w:left w:w="15" w:type="dxa"/>
              <w:bottom w:w="0" w:type="dxa"/>
              <w:right w:w="15" w:type="dxa"/>
            </w:tcMar>
            <w:vAlign w:val="center"/>
            <w:hideMark/>
          </w:tcPr>
          <w:p w14:paraId="7A18A0C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電圧利得</w:t>
            </w:r>
          </w:p>
        </w:tc>
        <w:tc>
          <w:tcPr>
            <w:tcW w:w="841" w:type="dxa"/>
            <w:noWrap/>
            <w:tcMar>
              <w:top w:w="15" w:type="dxa"/>
              <w:left w:w="15" w:type="dxa"/>
              <w:bottom w:w="0" w:type="dxa"/>
              <w:right w:w="15" w:type="dxa"/>
            </w:tcMar>
            <w:vAlign w:val="center"/>
            <w:hideMark/>
          </w:tcPr>
          <w:p w14:paraId="1DDD180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位相差理論値</w:t>
            </w:r>
          </w:p>
        </w:tc>
        <w:tc>
          <w:tcPr>
            <w:tcW w:w="1532" w:type="dxa"/>
            <w:noWrap/>
            <w:tcMar>
              <w:top w:w="15" w:type="dxa"/>
              <w:left w:w="15" w:type="dxa"/>
              <w:bottom w:w="0" w:type="dxa"/>
              <w:right w:w="15" w:type="dxa"/>
            </w:tcMar>
            <w:vAlign w:val="center"/>
            <w:hideMark/>
          </w:tcPr>
          <w:p w14:paraId="45EFE30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電圧利得理論値</w:t>
            </w:r>
          </w:p>
        </w:tc>
      </w:tr>
      <w:tr w:rsidR="00650534" w:rsidRPr="00650534" w14:paraId="4D2E3E06" w14:textId="77777777" w:rsidTr="00296EEF">
        <w:trPr>
          <w:trHeight w:val="464"/>
        </w:trPr>
        <w:tc>
          <w:tcPr>
            <w:tcW w:w="0" w:type="auto"/>
            <w:noWrap/>
            <w:tcMar>
              <w:top w:w="15" w:type="dxa"/>
              <w:left w:w="15" w:type="dxa"/>
              <w:bottom w:w="0" w:type="dxa"/>
              <w:right w:w="15" w:type="dxa"/>
            </w:tcMar>
            <w:vAlign w:val="center"/>
            <w:hideMark/>
          </w:tcPr>
          <w:p w14:paraId="4FF725AA"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48000</w:t>
            </w:r>
          </w:p>
        </w:tc>
        <w:tc>
          <w:tcPr>
            <w:tcW w:w="0" w:type="auto"/>
            <w:noWrap/>
            <w:tcMar>
              <w:top w:w="15" w:type="dxa"/>
              <w:left w:w="15" w:type="dxa"/>
              <w:bottom w:w="0" w:type="dxa"/>
              <w:right w:w="15" w:type="dxa"/>
            </w:tcMar>
            <w:vAlign w:val="center"/>
            <w:hideMark/>
          </w:tcPr>
          <w:p w14:paraId="576CDD3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w:t>
            </w:r>
          </w:p>
        </w:tc>
        <w:tc>
          <w:tcPr>
            <w:tcW w:w="0" w:type="auto"/>
            <w:noWrap/>
            <w:tcMar>
              <w:top w:w="15" w:type="dxa"/>
              <w:left w:w="15" w:type="dxa"/>
              <w:bottom w:w="0" w:type="dxa"/>
              <w:right w:w="15" w:type="dxa"/>
            </w:tcMar>
            <w:vAlign w:val="center"/>
            <w:hideMark/>
          </w:tcPr>
          <w:p w14:paraId="0670A8B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B04F40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172.8</w:t>
            </w:r>
          </w:p>
        </w:tc>
        <w:tc>
          <w:tcPr>
            <w:tcW w:w="0" w:type="auto"/>
            <w:noWrap/>
            <w:tcMar>
              <w:top w:w="15" w:type="dxa"/>
              <w:left w:w="15" w:type="dxa"/>
              <w:bottom w:w="0" w:type="dxa"/>
              <w:right w:w="15" w:type="dxa"/>
            </w:tcMar>
            <w:vAlign w:val="center"/>
            <w:hideMark/>
          </w:tcPr>
          <w:p w14:paraId="7812AD4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7F8F270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w:t>
            </w:r>
          </w:p>
        </w:tc>
        <w:tc>
          <w:tcPr>
            <w:tcW w:w="1353" w:type="dxa"/>
            <w:noWrap/>
            <w:tcMar>
              <w:top w:w="15" w:type="dxa"/>
              <w:left w:w="15" w:type="dxa"/>
              <w:bottom w:w="0" w:type="dxa"/>
              <w:right w:w="15" w:type="dxa"/>
            </w:tcMar>
            <w:vAlign w:val="center"/>
            <w:hideMark/>
          </w:tcPr>
          <w:p w14:paraId="31D84ED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6.020599913</w:t>
            </w:r>
          </w:p>
        </w:tc>
        <w:tc>
          <w:tcPr>
            <w:tcW w:w="841" w:type="dxa"/>
            <w:noWrap/>
            <w:tcMar>
              <w:top w:w="15" w:type="dxa"/>
              <w:left w:w="15" w:type="dxa"/>
              <w:bottom w:w="0" w:type="dxa"/>
              <w:right w:w="15" w:type="dxa"/>
            </w:tcMar>
            <w:vAlign w:val="center"/>
            <w:hideMark/>
          </w:tcPr>
          <w:p w14:paraId="52567E1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B2FA08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44.03640263</w:t>
            </w:r>
          </w:p>
        </w:tc>
      </w:tr>
      <w:tr w:rsidR="00650534" w:rsidRPr="00650534" w14:paraId="223F9B8C" w14:textId="77777777" w:rsidTr="00296EEF">
        <w:trPr>
          <w:trHeight w:val="464"/>
        </w:trPr>
        <w:tc>
          <w:tcPr>
            <w:tcW w:w="0" w:type="auto"/>
            <w:noWrap/>
            <w:tcMar>
              <w:top w:w="15" w:type="dxa"/>
              <w:left w:w="15" w:type="dxa"/>
              <w:bottom w:w="0" w:type="dxa"/>
              <w:right w:w="15" w:type="dxa"/>
            </w:tcMar>
            <w:vAlign w:val="center"/>
            <w:hideMark/>
          </w:tcPr>
          <w:p w14:paraId="020E440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25000</w:t>
            </w:r>
          </w:p>
        </w:tc>
        <w:tc>
          <w:tcPr>
            <w:tcW w:w="0" w:type="auto"/>
            <w:noWrap/>
            <w:tcMar>
              <w:top w:w="15" w:type="dxa"/>
              <w:left w:w="15" w:type="dxa"/>
              <w:bottom w:w="0" w:type="dxa"/>
              <w:right w:w="15" w:type="dxa"/>
            </w:tcMar>
            <w:vAlign w:val="center"/>
            <w:hideMark/>
          </w:tcPr>
          <w:p w14:paraId="785362FA"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w:t>
            </w:r>
          </w:p>
        </w:tc>
        <w:tc>
          <w:tcPr>
            <w:tcW w:w="0" w:type="auto"/>
            <w:noWrap/>
            <w:tcMar>
              <w:top w:w="15" w:type="dxa"/>
              <w:left w:w="15" w:type="dxa"/>
              <w:bottom w:w="0" w:type="dxa"/>
              <w:right w:w="15" w:type="dxa"/>
            </w:tcMar>
            <w:vAlign w:val="center"/>
            <w:hideMark/>
          </w:tcPr>
          <w:p w14:paraId="32090CC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03B232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180</w:t>
            </w:r>
          </w:p>
        </w:tc>
        <w:tc>
          <w:tcPr>
            <w:tcW w:w="0" w:type="auto"/>
            <w:noWrap/>
            <w:tcMar>
              <w:top w:w="15" w:type="dxa"/>
              <w:left w:w="15" w:type="dxa"/>
              <w:bottom w:w="0" w:type="dxa"/>
              <w:right w:w="15" w:type="dxa"/>
            </w:tcMar>
            <w:vAlign w:val="center"/>
            <w:hideMark/>
          </w:tcPr>
          <w:p w14:paraId="17C05D3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49C5F7B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w:t>
            </w:r>
          </w:p>
        </w:tc>
        <w:tc>
          <w:tcPr>
            <w:tcW w:w="1353" w:type="dxa"/>
            <w:noWrap/>
            <w:tcMar>
              <w:top w:w="15" w:type="dxa"/>
              <w:left w:w="15" w:type="dxa"/>
              <w:bottom w:w="0" w:type="dxa"/>
              <w:right w:w="15" w:type="dxa"/>
            </w:tcMar>
            <w:vAlign w:val="center"/>
            <w:hideMark/>
          </w:tcPr>
          <w:p w14:paraId="4ABC889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6.020599913</w:t>
            </w:r>
          </w:p>
        </w:tc>
        <w:tc>
          <w:tcPr>
            <w:tcW w:w="841" w:type="dxa"/>
            <w:noWrap/>
            <w:tcMar>
              <w:top w:w="15" w:type="dxa"/>
              <w:left w:w="15" w:type="dxa"/>
              <w:bottom w:w="0" w:type="dxa"/>
              <w:right w:w="15" w:type="dxa"/>
            </w:tcMar>
            <w:vAlign w:val="center"/>
            <w:hideMark/>
          </w:tcPr>
          <w:p w14:paraId="3DD1A8C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F45C26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38.01580272</w:t>
            </w:r>
          </w:p>
        </w:tc>
      </w:tr>
      <w:tr w:rsidR="00650534" w:rsidRPr="00650534" w14:paraId="2A282EBB" w14:textId="77777777" w:rsidTr="00296EEF">
        <w:trPr>
          <w:trHeight w:val="464"/>
        </w:trPr>
        <w:tc>
          <w:tcPr>
            <w:tcW w:w="0" w:type="auto"/>
            <w:noWrap/>
            <w:tcMar>
              <w:top w:w="15" w:type="dxa"/>
              <w:left w:w="15" w:type="dxa"/>
              <w:bottom w:w="0" w:type="dxa"/>
              <w:right w:w="15" w:type="dxa"/>
            </w:tcMar>
            <w:vAlign w:val="center"/>
            <w:hideMark/>
          </w:tcPr>
          <w:p w14:paraId="7D3F113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16000</w:t>
            </w:r>
          </w:p>
        </w:tc>
        <w:tc>
          <w:tcPr>
            <w:tcW w:w="0" w:type="auto"/>
            <w:noWrap/>
            <w:tcMar>
              <w:top w:w="15" w:type="dxa"/>
              <w:left w:w="15" w:type="dxa"/>
              <w:bottom w:w="0" w:type="dxa"/>
              <w:right w:w="15" w:type="dxa"/>
            </w:tcMar>
            <w:vAlign w:val="center"/>
            <w:hideMark/>
          </w:tcPr>
          <w:p w14:paraId="77835BA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w:t>
            </w:r>
          </w:p>
        </w:tc>
        <w:tc>
          <w:tcPr>
            <w:tcW w:w="0" w:type="auto"/>
            <w:noWrap/>
            <w:tcMar>
              <w:top w:w="15" w:type="dxa"/>
              <w:left w:w="15" w:type="dxa"/>
              <w:bottom w:w="0" w:type="dxa"/>
              <w:right w:w="15" w:type="dxa"/>
            </w:tcMar>
            <w:vAlign w:val="center"/>
            <w:hideMark/>
          </w:tcPr>
          <w:p w14:paraId="055F908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E3743F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172.8</w:t>
            </w:r>
          </w:p>
        </w:tc>
        <w:tc>
          <w:tcPr>
            <w:tcW w:w="0" w:type="auto"/>
            <w:noWrap/>
            <w:tcMar>
              <w:top w:w="15" w:type="dxa"/>
              <w:left w:w="15" w:type="dxa"/>
              <w:bottom w:w="0" w:type="dxa"/>
              <w:right w:w="15" w:type="dxa"/>
            </w:tcMar>
            <w:vAlign w:val="center"/>
            <w:hideMark/>
          </w:tcPr>
          <w:p w14:paraId="6936F67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7C99A1EB"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1.98</w:t>
            </w:r>
          </w:p>
        </w:tc>
        <w:tc>
          <w:tcPr>
            <w:tcW w:w="1353" w:type="dxa"/>
            <w:noWrap/>
            <w:tcMar>
              <w:top w:w="15" w:type="dxa"/>
              <w:left w:w="15" w:type="dxa"/>
              <w:bottom w:w="0" w:type="dxa"/>
              <w:right w:w="15" w:type="dxa"/>
            </w:tcMar>
            <w:vAlign w:val="center"/>
            <w:hideMark/>
          </w:tcPr>
          <w:p w14:paraId="2CE5B62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6.003070362</w:t>
            </w:r>
          </w:p>
        </w:tc>
        <w:tc>
          <w:tcPr>
            <w:tcW w:w="841" w:type="dxa"/>
            <w:noWrap/>
            <w:tcMar>
              <w:top w:w="15" w:type="dxa"/>
              <w:left w:w="15" w:type="dxa"/>
              <w:bottom w:w="0" w:type="dxa"/>
              <w:right w:w="15" w:type="dxa"/>
            </w:tcMar>
            <w:vAlign w:val="center"/>
            <w:hideMark/>
          </w:tcPr>
          <w:p w14:paraId="03899A5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0F38AF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34.49397754</w:t>
            </w:r>
          </w:p>
        </w:tc>
      </w:tr>
      <w:tr w:rsidR="00650534" w:rsidRPr="00650534" w14:paraId="55726A91" w14:textId="77777777" w:rsidTr="00296EEF">
        <w:trPr>
          <w:trHeight w:val="464"/>
        </w:trPr>
        <w:tc>
          <w:tcPr>
            <w:tcW w:w="0" w:type="auto"/>
            <w:noWrap/>
            <w:tcMar>
              <w:top w:w="15" w:type="dxa"/>
              <w:left w:w="15" w:type="dxa"/>
              <w:bottom w:w="0" w:type="dxa"/>
              <w:right w:w="15" w:type="dxa"/>
            </w:tcMar>
            <w:vAlign w:val="center"/>
            <w:hideMark/>
          </w:tcPr>
          <w:p w14:paraId="62958A7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10000</w:t>
            </w:r>
          </w:p>
        </w:tc>
        <w:tc>
          <w:tcPr>
            <w:tcW w:w="0" w:type="auto"/>
            <w:noWrap/>
            <w:tcMar>
              <w:top w:w="15" w:type="dxa"/>
              <w:left w:w="15" w:type="dxa"/>
              <w:bottom w:w="0" w:type="dxa"/>
              <w:right w:w="15" w:type="dxa"/>
            </w:tcMar>
            <w:vAlign w:val="center"/>
            <w:hideMark/>
          </w:tcPr>
          <w:p w14:paraId="1DED9222"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w:t>
            </w:r>
          </w:p>
        </w:tc>
        <w:tc>
          <w:tcPr>
            <w:tcW w:w="0" w:type="auto"/>
            <w:noWrap/>
            <w:tcMar>
              <w:top w:w="15" w:type="dxa"/>
              <w:left w:w="15" w:type="dxa"/>
              <w:bottom w:w="0" w:type="dxa"/>
              <w:right w:w="15" w:type="dxa"/>
            </w:tcMar>
            <w:vAlign w:val="center"/>
            <w:hideMark/>
          </w:tcPr>
          <w:p w14:paraId="3E0BDDD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84A89D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180</w:t>
            </w:r>
          </w:p>
        </w:tc>
        <w:tc>
          <w:tcPr>
            <w:tcW w:w="0" w:type="auto"/>
            <w:noWrap/>
            <w:tcMar>
              <w:top w:w="15" w:type="dxa"/>
              <w:left w:w="15" w:type="dxa"/>
              <w:bottom w:w="0" w:type="dxa"/>
              <w:right w:w="15" w:type="dxa"/>
            </w:tcMar>
            <w:vAlign w:val="center"/>
            <w:hideMark/>
          </w:tcPr>
          <w:p w14:paraId="0E9736A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5A178E6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1.96</w:t>
            </w:r>
          </w:p>
        </w:tc>
        <w:tc>
          <w:tcPr>
            <w:tcW w:w="1353" w:type="dxa"/>
            <w:noWrap/>
            <w:tcMar>
              <w:top w:w="15" w:type="dxa"/>
              <w:left w:w="15" w:type="dxa"/>
              <w:bottom w:w="0" w:type="dxa"/>
              <w:right w:w="15" w:type="dxa"/>
            </w:tcMar>
            <w:vAlign w:val="center"/>
            <w:hideMark/>
          </w:tcPr>
          <w:p w14:paraId="54C0314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5.914887984</w:t>
            </w:r>
          </w:p>
        </w:tc>
        <w:tc>
          <w:tcPr>
            <w:tcW w:w="841" w:type="dxa"/>
            <w:noWrap/>
            <w:tcMar>
              <w:top w:w="15" w:type="dxa"/>
              <w:left w:w="15" w:type="dxa"/>
              <w:bottom w:w="0" w:type="dxa"/>
              <w:right w:w="15" w:type="dxa"/>
            </w:tcMar>
            <w:vAlign w:val="center"/>
            <w:hideMark/>
          </w:tcPr>
          <w:p w14:paraId="6C2E914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1877A7A"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30.05700255</w:t>
            </w:r>
          </w:p>
        </w:tc>
      </w:tr>
      <w:tr w:rsidR="00650534" w:rsidRPr="00650534" w14:paraId="713006A9" w14:textId="77777777" w:rsidTr="00296EEF">
        <w:trPr>
          <w:trHeight w:val="464"/>
        </w:trPr>
        <w:tc>
          <w:tcPr>
            <w:tcW w:w="0" w:type="auto"/>
            <w:noWrap/>
            <w:tcMar>
              <w:top w:w="15" w:type="dxa"/>
              <w:left w:w="15" w:type="dxa"/>
              <w:bottom w:w="0" w:type="dxa"/>
              <w:right w:w="15" w:type="dxa"/>
            </w:tcMar>
            <w:vAlign w:val="center"/>
            <w:hideMark/>
          </w:tcPr>
          <w:p w14:paraId="216F2B1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4800</w:t>
            </w:r>
          </w:p>
        </w:tc>
        <w:tc>
          <w:tcPr>
            <w:tcW w:w="0" w:type="auto"/>
            <w:noWrap/>
            <w:tcMar>
              <w:top w:w="15" w:type="dxa"/>
              <w:left w:w="15" w:type="dxa"/>
              <w:bottom w:w="0" w:type="dxa"/>
              <w:right w:w="15" w:type="dxa"/>
            </w:tcMar>
            <w:vAlign w:val="center"/>
            <w:hideMark/>
          </w:tcPr>
          <w:p w14:paraId="40D6141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w:t>
            </w:r>
          </w:p>
        </w:tc>
        <w:tc>
          <w:tcPr>
            <w:tcW w:w="0" w:type="auto"/>
            <w:noWrap/>
            <w:tcMar>
              <w:top w:w="15" w:type="dxa"/>
              <w:left w:w="15" w:type="dxa"/>
              <w:bottom w:w="0" w:type="dxa"/>
              <w:right w:w="15" w:type="dxa"/>
            </w:tcMar>
            <w:vAlign w:val="center"/>
            <w:hideMark/>
          </w:tcPr>
          <w:p w14:paraId="6FCC6E72"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10B5F3F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172.8</w:t>
            </w:r>
          </w:p>
        </w:tc>
        <w:tc>
          <w:tcPr>
            <w:tcW w:w="0" w:type="auto"/>
            <w:noWrap/>
            <w:tcMar>
              <w:top w:w="15" w:type="dxa"/>
              <w:left w:w="15" w:type="dxa"/>
              <w:bottom w:w="0" w:type="dxa"/>
              <w:right w:w="15" w:type="dxa"/>
            </w:tcMar>
            <w:vAlign w:val="center"/>
            <w:hideMark/>
          </w:tcPr>
          <w:p w14:paraId="2F5C270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7D517C59"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1.96</w:t>
            </w:r>
          </w:p>
        </w:tc>
        <w:tc>
          <w:tcPr>
            <w:tcW w:w="1353" w:type="dxa"/>
            <w:noWrap/>
            <w:tcMar>
              <w:top w:w="15" w:type="dxa"/>
              <w:left w:w="15" w:type="dxa"/>
              <w:bottom w:w="0" w:type="dxa"/>
              <w:right w:w="15" w:type="dxa"/>
            </w:tcMar>
            <w:vAlign w:val="center"/>
            <w:hideMark/>
          </w:tcPr>
          <w:p w14:paraId="3A1C4F8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5.914887984</w:t>
            </w:r>
          </w:p>
        </w:tc>
        <w:tc>
          <w:tcPr>
            <w:tcW w:w="841" w:type="dxa"/>
            <w:noWrap/>
            <w:tcMar>
              <w:top w:w="15" w:type="dxa"/>
              <w:left w:w="15" w:type="dxa"/>
              <w:bottom w:w="0" w:type="dxa"/>
              <w:right w:w="15" w:type="dxa"/>
            </w:tcMar>
            <w:vAlign w:val="center"/>
            <w:hideMark/>
          </w:tcPr>
          <w:p w14:paraId="6B22D45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239DF15"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24.03640263</w:t>
            </w:r>
          </w:p>
        </w:tc>
      </w:tr>
      <w:tr w:rsidR="00650534" w:rsidRPr="00650534" w14:paraId="768DF14D" w14:textId="77777777" w:rsidTr="00296EEF">
        <w:trPr>
          <w:trHeight w:val="464"/>
        </w:trPr>
        <w:tc>
          <w:tcPr>
            <w:tcW w:w="0" w:type="auto"/>
            <w:noWrap/>
            <w:tcMar>
              <w:top w:w="15" w:type="dxa"/>
              <w:left w:w="15" w:type="dxa"/>
              <w:bottom w:w="0" w:type="dxa"/>
              <w:right w:w="15" w:type="dxa"/>
            </w:tcMar>
            <w:vAlign w:val="center"/>
            <w:hideMark/>
          </w:tcPr>
          <w:p w14:paraId="5A7C800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2240</w:t>
            </w:r>
          </w:p>
        </w:tc>
        <w:tc>
          <w:tcPr>
            <w:tcW w:w="0" w:type="auto"/>
            <w:noWrap/>
            <w:tcMar>
              <w:top w:w="15" w:type="dxa"/>
              <w:left w:w="15" w:type="dxa"/>
              <w:bottom w:w="0" w:type="dxa"/>
              <w:right w:w="15" w:type="dxa"/>
            </w:tcMar>
            <w:vAlign w:val="center"/>
            <w:hideMark/>
          </w:tcPr>
          <w:p w14:paraId="75483EF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200</w:t>
            </w:r>
          </w:p>
        </w:tc>
        <w:tc>
          <w:tcPr>
            <w:tcW w:w="0" w:type="auto"/>
            <w:noWrap/>
            <w:tcMar>
              <w:top w:w="15" w:type="dxa"/>
              <w:left w:w="15" w:type="dxa"/>
              <w:bottom w:w="0" w:type="dxa"/>
              <w:right w:w="15" w:type="dxa"/>
            </w:tcMar>
            <w:vAlign w:val="center"/>
            <w:hideMark/>
          </w:tcPr>
          <w:p w14:paraId="6FA4934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17B3B75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161.28</w:t>
            </w:r>
          </w:p>
        </w:tc>
        <w:tc>
          <w:tcPr>
            <w:tcW w:w="0" w:type="auto"/>
            <w:noWrap/>
            <w:tcMar>
              <w:top w:w="15" w:type="dxa"/>
              <w:left w:w="15" w:type="dxa"/>
              <w:bottom w:w="0" w:type="dxa"/>
              <w:right w:w="15" w:type="dxa"/>
            </w:tcMar>
            <w:vAlign w:val="center"/>
            <w:hideMark/>
          </w:tcPr>
          <w:p w14:paraId="648D00E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1069AE7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1.92</w:t>
            </w:r>
          </w:p>
        </w:tc>
        <w:tc>
          <w:tcPr>
            <w:tcW w:w="1353" w:type="dxa"/>
            <w:noWrap/>
            <w:tcMar>
              <w:top w:w="15" w:type="dxa"/>
              <w:left w:w="15" w:type="dxa"/>
              <w:bottom w:w="0" w:type="dxa"/>
              <w:right w:w="15" w:type="dxa"/>
            </w:tcMar>
            <w:vAlign w:val="center"/>
            <w:hideMark/>
          </w:tcPr>
          <w:p w14:paraId="4157A6D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5.735791131</w:t>
            </w:r>
          </w:p>
        </w:tc>
        <w:tc>
          <w:tcPr>
            <w:tcW w:w="841" w:type="dxa"/>
            <w:noWrap/>
            <w:tcMar>
              <w:top w:w="15" w:type="dxa"/>
              <w:left w:w="15" w:type="dxa"/>
              <w:bottom w:w="0" w:type="dxa"/>
              <w:right w:w="15" w:type="dxa"/>
            </w:tcMar>
            <w:vAlign w:val="center"/>
            <w:hideMark/>
          </w:tcPr>
          <w:p w14:paraId="5AA826C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7FE45B4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18.01580272</w:t>
            </w:r>
          </w:p>
        </w:tc>
      </w:tr>
      <w:tr w:rsidR="00650534" w:rsidRPr="00650534" w14:paraId="4459E759" w14:textId="77777777" w:rsidTr="00296EEF">
        <w:trPr>
          <w:trHeight w:val="464"/>
        </w:trPr>
        <w:tc>
          <w:tcPr>
            <w:tcW w:w="0" w:type="auto"/>
            <w:noWrap/>
            <w:tcMar>
              <w:top w:w="15" w:type="dxa"/>
              <w:left w:w="15" w:type="dxa"/>
              <w:bottom w:w="0" w:type="dxa"/>
              <w:right w:w="15" w:type="dxa"/>
            </w:tcMar>
            <w:vAlign w:val="center"/>
            <w:hideMark/>
          </w:tcPr>
          <w:p w14:paraId="3E6F209E"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1480</w:t>
            </w:r>
          </w:p>
        </w:tc>
        <w:tc>
          <w:tcPr>
            <w:tcW w:w="0" w:type="auto"/>
            <w:noWrap/>
            <w:tcMar>
              <w:top w:w="15" w:type="dxa"/>
              <w:left w:w="15" w:type="dxa"/>
              <w:bottom w:w="0" w:type="dxa"/>
              <w:right w:w="15" w:type="dxa"/>
            </w:tcMar>
            <w:vAlign w:val="center"/>
            <w:hideMark/>
          </w:tcPr>
          <w:p w14:paraId="48431AC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300</w:t>
            </w:r>
          </w:p>
        </w:tc>
        <w:tc>
          <w:tcPr>
            <w:tcW w:w="0" w:type="auto"/>
            <w:noWrap/>
            <w:tcMar>
              <w:top w:w="15" w:type="dxa"/>
              <w:left w:w="15" w:type="dxa"/>
              <w:bottom w:w="0" w:type="dxa"/>
              <w:right w:w="15" w:type="dxa"/>
            </w:tcMar>
            <w:vAlign w:val="center"/>
            <w:hideMark/>
          </w:tcPr>
          <w:p w14:paraId="5167F64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1C60BAE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159.84</w:t>
            </w:r>
          </w:p>
        </w:tc>
        <w:tc>
          <w:tcPr>
            <w:tcW w:w="0" w:type="auto"/>
            <w:noWrap/>
            <w:tcMar>
              <w:top w:w="15" w:type="dxa"/>
              <w:left w:w="15" w:type="dxa"/>
              <w:bottom w:w="0" w:type="dxa"/>
              <w:right w:w="15" w:type="dxa"/>
            </w:tcMar>
            <w:vAlign w:val="center"/>
            <w:hideMark/>
          </w:tcPr>
          <w:p w14:paraId="45EFA62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15C53B40"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1.84</w:t>
            </w:r>
          </w:p>
        </w:tc>
        <w:tc>
          <w:tcPr>
            <w:tcW w:w="1353" w:type="dxa"/>
            <w:noWrap/>
            <w:tcMar>
              <w:top w:w="15" w:type="dxa"/>
              <w:left w:w="15" w:type="dxa"/>
              <w:bottom w:w="0" w:type="dxa"/>
              <w:right w:w="15" w:type="dxa"/>
            </w:tcMar>
            <w:vAlign w:val="center"/>
            <w:hideMark/>
          </w:tcPr>
          <w:p w14:paraId="4A7EB20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5.366123017</w:t>
            </w:r>
          </w:p>
        </w:tc>
        <w:tc>
          <w:tcPr>
            <w:tcW w:w="841" w:type="dxa"/>
            <w:noWrap/>
            <w:tcMar>
              <w:top w:w="15" w:type="dxa"/>
              <w:left w:w="15" w:type="dxa"/>
              <w:bottom w:w="0" w:type="dxa"/>
              <w:right w:w="15" w:type="dxa"/>
            </w:tcMar>
            <w:vAlign w:val="center"/>
            <w:hideMark/>
          </w:tcPr>
          <w:p w14:paraId="797FD38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7E4172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14.49397754</w:t>
            </w:r>
          </w:p>
        </w:tc>
      </w:tr>
      <w:tr w:rsidR="00650534" w:rsidRPr="00650534" w14:paraId="4D79FAC2" w14:textId="77777777" w:rsidTr="00296EEF">
        <w:trPr>
          <w:trHeight w:val="464"/>
        </w:trPr>
        <w:tc>
          <w:tcPr>
            <w:tcW w:w="0" w:type="auto"/>
            <w:noWrap/>
            <w:tcMar>
              <w:top w:w="15" w:type="dxa"/>
              <w:left w:w="15" w:type="dxa"/>
              <w:bottom w:w="0" w:type="dxa"/>
              <w:right w:w="15" w:type="dxa"/>
            </w:tcMar>
            <w:vAlign w:val="center"/>
            <w:hideMark/>
          </w:tcPr>
          <w:p w14:paraId="480D1E8B"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840</w:t>
            </w:r>
          </w:p>
        </w:tc>
        <w:tc>
          <w:tcPr>
            <w:tcW w:w="0" w:type="auto"/>
            <w:noWrap/>
            <w:tcMar>
              <w:top w:w="15" w:type="dxa"/>
              <w:left w:w="15" w:type="dxa"/>
              <w:bottom w:w="0" w:type="dxa"/>
              <w:right w:w="15" w:type="dxa"/>
            </w:tcMar>
            <w:vAlign w:val="center"/>
            <w:hideMark/>
          </w:tcPr>
          <w:p w14:paraId="3A5992D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500</w:t>
            </w:r>
          </w:p>
        </w:tc>
        <w:tc>
          <w:tcPr>
            <w:tcW w:w="0" w:type="auto"/>
            <w:noWrap/>
            <w:tcMar>
              <w:top w:w="15" w:type="dxa"/>
              <w:left w:w="15" w:type="dxa"/>
              <w:bottom w:w="0" w:type="dxa"/>
              <w:right w:w="15" w:type="dxa"/>
            </w:tcMar>
            <w:vAlign w:val="center"/>
            <w:hideMark/>
          </w:tcPr>
          <w:p w14:paraId="1962FB8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5573C9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151.2</w:t>
            </w:r>
          </w:p>
        </w:tc>
        <w:tc>
          <w:tcPr>
            <w:tcW w:w="0" w:type="auto"/>
            <w:noWrap/>
            <w:tcMar>
              <w:top w:w="15" w:type="dxa"/>
              <w:left w:w="15" w:type="dxa"/>
              <w:bottom w:w="0" w:type="dxa"/>
              <w:right w:w="15" w:type="dxa"/>
            </w:tcMar>
            <w:vAlign w:val="center"/>
            <w:hideMark/>
          </w:tcPr>
          <w:p w14:paraId="7EBC0D39"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0F542F88"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1.64</w:t>
            </w:r>
          </w:p>
        </w:tc>
        <w:tc>
          <w:tcPr>
            <w:tcW w:w="1353" w:type="dxa"/>
            <w:noWrap/>
            <w:tcMar>
              <w:top w:w="15" w:type="dxa"/>
              <w:left w:w="15" w:type="dxa"/>
              <w:bottom w:w="0" w:type="dxa"/>
              <w:right w:w="15" w:type="dxa"/>
            </w:tcMar>
            <w:vAlign w:val="center"/>
            <w:hideMark/>
          </w:tcPr>
          <w:p w14:paraId="2BB0369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4.296876961</w:t>
            </w:r>
          </w:p>
        </w:tc>
        <w:tc>
          <w:tcPr>
            <w:tcW w:w="841" w:type="dxa"/>
            <w:noWrap/>
            <w:tcMar>
              <w:top w:w="15" w:type="dxa"/>
              <w:left w:w="15" w:type="dxa"/>
              <w:bottom w:w="0" w:type="dxa"/>
              <w:right w:w="15" w:type="dxa"/>
            </w:tcMar>
            <w:vAlign w:val="center"/>
            <w:hideMark/>
          </w:tcPr>
          <w:p w14:paraId="222A416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4A1CC9E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10.05700255</w:t>
            </w:r>
          </w:p>
        </w:tc>
      </w:tr>
      <w:tr w:rsidR="00650534" w:rsidRPr="00650534" w14:paraId="7E342EF6" w14:textId="77777777" w:rsidTr="00296EEF">
        <w:trPr>
          <w:trHeight w:val="464"/>
        </w:trPr>
        <w:tc>
          <w:tcPr>
            <w:tcW w:w="0" w:type="auto"/>
            <w:noWrap/>
            <w:tcMar>
              <w:top w:w="15" w:type="dxa"/>
              <w:left w:w="15" w:type="dxa"/>
              <w:bottom w:w="0" w:type="dxa"/>
              <w:right w:w="15" w:type="dxa"/>
            </w:tcMar>
            <w:vAlign w:val="center"/>
            <w:hideMark/>
          </w:tcPr>
          <w:p w14:paraId="5B95B08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340</w:t>
            </w:r>
          </w:p>
        </w:tc>
        <w:tc>
          <w:tcPr>
            <w:tcW w:w="0" w:type="auto"/>
            <w:noWrap/>
            <w:tcMar>
              <w:top w:w="15" w:type="dxa"/>
              <w:left w:w="15" w:type="dxa"/>
              <w:bottom w:w="0" w:type="dxa"/>
              <w:right w:w="15" w:type="dxa"/>
            </w:tcMar>
            <w:vAlign w:val="center"/>
            <w:hideMark/>
          </w:tcPr>
          <w:p w14:paraId="18A212E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1000</w:t>
            </w:r>
          </w:p>
        </w:tc>
        <w:tc>
          <w:tcPr>
            <w:tcW w:w="0" w:type="auto"/>
            <w:noWrap/>
            <w:tcMar>
              <w:top w:w="15" w:type="dxa"/>
              <w:left w:w="15" w:type="dxa"/>
              <w:bottom w:w="0" w:type="dxa"/>
              <w:right w:w="15" w:type="dxa"/>
            </w:tcMar>
            <w:vAlign w:val="center"/>
            <w:hideMark/>
          </w:tcPr>
          <w:p w14:paraId="1CBBAB9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6B295D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122.4</w:t>
            </w:r>
          </w:p>
        </w:tc>
        <w:tc>
          <w:tcPr>
            <w:tcW w:w="0" w:type="auto"/>
            <w:noWrap/>
            <w:tcMar>
              <w:top w:w="15" w:type="dxa"/>
              <w:left w:w="15" w:type="dxa"/>
              <w:bottom w:w="0" w:type="dxa"/>
              <w:right w:w="15" w:type="dxa"/>
            </w:tcMar>
            <w:vAlign w:val="center"/>
            <w:hideMark/>
          </w:tcPr>
          <w:p w14:paraId="6C2C79E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0.992</w:t>
            </w:r>
          </w:p>
        </w:tc>
        <w:tc>
          <w:tcPr>
            <w:tcW w:w="0" w:type="auto"/>
            <w:noWrap/>
            <w:tcMar>
              <w:top w:w="15" w:type="dxa"/>
              <w:left w:w="15" w:type="dxa"/>
              <w:bottom w:w="0" w:type="dxa"/>
              <w:right w:w="15" w:type="dxa"/>
            </w:tcMar>
            <w:vAlign w:val="center"/>
            <w:hideMark/>
          </w:tcPr>
          <w:p w14:paraId="014E8B3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1.16</w:t>
            </w:r>
          </w:p>
        </w:tc>
        <w:tc>
          <w:tcPr>
            <w:tcW w:w="1353" w:type="dxa"/>
            <w:noWrap/>
            <w:tcMar>
              <w:top w:w="15" w:type="dxa"/>
              <w:left w:w="15" w:type="dxa"/>
              <w:bottom w:w="0" w:type="dxa"/>
              <w:right w:w="15" w:type="dxa"/>
            </w:tcMar>
            <w:vAlign w:val="center"/>
            <w:hideMark/>
          </w:tcPr>
          <w:p w14:paraId="3D3F51B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1.358926341</w:t>
            </w:r>
          </w:p>
        </w:tc>
        <w:tc>
          <w:tcPr>
            <w:tcW w:w="841" w:type="dxa"/>
            <w:noWrap/>
            <w:tcMar>
              <w:top w:w="15" w:type="dxa"/>
              <w:left w:w="15" w:type="dxa"/>
              <w:bottom w:w="0" w:type="dxa"/>
              <w:right w:w="15" w:type="dxa"/>
            </w:tcMar>
            <w:vAlign w:val="center"/>
            <w:hideMark/>
          </w:tcPr>
          <w:p w14:paraId="412F7F3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62FAE0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4.036402633</w:t>
            </w:r>
          </w:p>
        </w:tc>
      </w:tr>
      <w:tr w:rsidR="00650534" w:rsidRPr="00650534" w14:paraId="78E22E8D" w14:textId="77777777" w:rsidTr="00296EEF">
        <w:trPr>
          <w:trHeight w:val="464"/>
        </w:trPr>
        <w:tc>
          <w:tcPr>
            <w:tcW w:w="0" w:type="auto"/>
            <w:noWrap/>
            <w:tcMar>
              <w:top w:w="15" w:type="dxa"/>
              <w:left w:w="15" w:type="dxa"/>
              <w:bottom w:w="0" w:type="dxa"/>
              <w:right w:w="15" w:type="dxa"/>
            </w:tcMar>
            <w:vAlign w:val="center"/>
            <w:hideMark/>
          </w:tcPr>
          <w:p w14:paraId="32FA8D3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152</w:t>
            </w:r>
          </w:p>
        </w:tc>
        <w:tc>
          <w:tcPr>
            <w:tcW w:w="0" w:type="auto"/>
            <w:noWrap/>
            <w:tcMar>
              <w:top w:w="15" w:type="dxa"/>
              <w:left w:w="15" w:type="dxa"/>
              <w:bottom w:w="0" w:type="dxa"/>
              <w:right w:w="15" w:type="dxa"/>
            </w:tcMar>
            <w:vAlign w:val="center"/>
            <w:hideMark/>
          </w:tcPr>
          <w:p w14:paraId="5107C4B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2000</w:t>
            </w:r>
          </w:p>
        </w:tc>
        <w:tc>
          <w:tcPr>
            <w:tcW w:w="0" w:type="auto"/>
            <w:noWrap/>
            <w:tcMar>
              <w:top w:w="15" w:type="dxa"/>
              <w:left w:w="15" w:type="dxa"/>
              <w:bottom w:w="0" w:type="dxa"/>
              <w:right w:w="15" w:type="dxa"/>
            </w:tcMar>
            <w:vAlign w:val="center"/>
            <w:hideMark/>
          </w:tcPr>
          <w:p w14:paraId="32120BC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795B8C3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109.44</w:t>
            </w:r>
          </w:p>
        </w:tc>
        <w:tc>
          <w:tcPr>
            <w:tcW w:w="0" w:type="auto"/>
            <w:noWrap/>
            <w:tcMar>
              <w:top w:w="15" w:type="dxa"/>
              <w:left w:w="15" w:type="dxa"/>
              <w:bottom w:w="0" w:type="dxa"/>
              <w:right w:w="15" w:type="dxa"/>
            </w:tcMar>
            <w:vAlign w:val="center"/>
            <w:hideMark/>
          </w:tcPr>
          <w:p w14:paraId="481F048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1.010</w:t>
            </w:r>
          </w:p>
        </w:tc>
        <w:tc>
          <w:tcPr>
            <w:tcW w:w="0" w:type="auto"/>
            <w:noWrap/>
            <w:tcMar>
              <w:top w:w="15" w:type="dxa"/>
              <w:left w:w="15" w:type="dxa"/>
              <w:bottom w:w="0" w:type="dxa"/>
              <w:right w:w="15" w:type="dxa"/>
            </w:tcMar>
            <w:vAlign w:val="center"/>
            <w:hideMark/>
          </w:tcPr>
          <w:p w14:paraId="68FD941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0.680</w:t>
            </w:r>
          </w:p>
        </w:tc>
        <w:tc>
          <w:tcPr>
            <w:tcW w:w="1353" w:type="dxa"/>
            <w:noWrap/>
            <w:tcMar>
              <w:top w:w="15" w:type="dxa"/>
              <w:left w:w="15" w:type="dxa"/>
              <w:bottom w:w="0" w:type="dxa"/>
              <w:right w:w="15" w:type="dxa"/>
            </w:tcMar>
            <w:vAlign w:val="center"/>
            <w:hideMark/>
          </w:tcPr>
          <w:p w14:paraId="6328445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-3.43624922</w:t>
            </w:r>
          </w:p>
        </w:tc>
        <w:tc>
          <w:tcPr>
            <w:tcW w:w="841" w:type="dxa"/>
            <w:noWrap/>
            <w:tcMar>
              <w:top w:w="15" w:type="dxa"/>
              <w:left w:w="15" w:type="dxa"/>
              <w:bottom w:w="0" w:type="dxa"/>
              <w:right w:w="15" w:type="dxa"/>
            </w:tcMar>
            <w:vAlign w:val="center"/>
            <w:hideMark/>
          </w:tcPr>
          <w:p w14:paraId="1AD3EBE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4F0E766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-1.98419728</w:t>
            </w:r>
          </w:p>
        </w:tc>
      </w:tr>
      <w:tr w:rsidR="00650534" w:rsidRPr="00650534" w14:paraId="3D43CA7D" w14:textId="77777777" w:rsidTr="00296EEF">
        <w:trPr>
          <w:trHeight w:val="464"/>
        </w:trPr>
        <w:tc>
          <w:tcPr>
            <w:tcW w:w="0" w:type="auto"/>
            <w:noWrap/>
            <w:tcMar>
              <w:top w:w="15" w:type="dxa"/>
              <w:left w:w="15" w:type="dxa"/>
              <w:bottom w:w="0" w:type="dxa"/>
              <w:right w:w="15" w:type="dxa"/>
            </w:tcMar>
            <w:vAlign w:val="center"/>
            <w:hideMark/>
          </w:tcPr>
          <w:p w14:paraId="1820DA33"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w:t>
            </w:r>
          </w:p>
        </w:tc>
        <w:tc>
          <w:tcPr>
            <w:tcW w:w="0" w:type="auto"/>
            <w:noWrap/>
            <w:tcMar>
              <w:top w:w="15" w:type="dxa"/>
              <w:left w:w="15" w:type="dxa"/>
              <w:bottom w:w="0" w:type="dxa"/>
              <w:right w:w="15" w:type="dxa"/>
            </w:tcMar>
            <w:vAlign w:val="center"/>
            <w:hideMark/>
          </w:tcPr>
          <w:p w14:paraId="3F5F9D7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3000</w:t>
            </w:r>
          </w:p>
        </w:tc>
        <w:tc>
          <w:tcPr>
            <w:tcW w:w="0" w:type="auto"/>
            <w:noWrap/>
            <w:tcMar>
              <w:top w:w="15" w:type="dxa"/>
              <w:left w:w="15" w:type="dxa"/>
              <w:bottom w:w="0" w:type="dxa"/>
              <w:right w:w="15" w:type="dxa"/>
            </w:tcMar>
            <w:vAlign w:val="center"/>
            <w:hideMark/>
          </w:tcPr>
          <w:p w14:paraId="5229786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1BFD303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108</w:t>
            </w:r>
          </w:p>
        </w:tc>
        <w:tc>
          <w:tcPr>
            <w:tcW w:w="0" w:type="auto"/>
            <w:noWrap/>
            <w:tcMar>
              <w:top w:w="15" w:type="dxa"/>
              <w:left w:w="15" w:type="dxa"/>
              <w:bottom w:w="0" w:type="dxa"/>
              <w:right w:w="15" w:type="dxa"/>
            </w:tcMar>
            <w:vAlign w:val="center"/>
            <w:hideMark/>
          </w:tcPr>
          <w:p w14:paraId="5B302A5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61D51C7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0.484</w:t>
            </w:r>
          </w:p>
        </w:tc>
        <w:tc>
          <w:tcPr>
            <w:tcW w:w="1353" w:type="dxa"/>
            <w:noWrap/>
            <w:tcMar>
              <w:top w:w="15" w:type="dxa"/>
              <w:left w:w="15" w:type="dxa"/>
              <w:bottom w:w="0" w:type="dxa"/>
              <w:right w:w="15" w:type="dxa"/>
            </w:tcMar>
            <w:vAlign w:val="center"/>
            <w:hideMark/>
          </w:tcPr>
          <w:p w14:paraId="47B1679B"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-6.30309277</w:t>
            </w:r>
          </w:p>
        </w:tc>
        <w:tc>
          <w:tcPr>
            <w:tcW w:w="841" w:type="dxa"/>
            <w:noWrap/>
            <w:tcMar>
              <w:top w:w="15" w:type="dxa"/>
              <w:left w:w="15" w:type="dxa"/>
              <w:bottom w:w="0" w:type="dxa"/>
              <w:right w:w="15" w:type="dxa"/>
            </w:tcMar>
            <w:vAlign w:val="center"/>
            <w:hideMark/>
          </w:tcPr>
          <w:p w14:paraId="7BE07A80"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DC86E7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-5.506022462</w:t>
            </w:r>
          </w:p>
        </w:tc>
      </w:tr>
      <w:tr w:rsidR="00650534" w:rsidRPr="00650534" w14:paraId="3C4CA206" w14:textId="77777777" w:rsidTr="00296EEF">
        <w:trPr>
          <w:trHeight w:val="464"/>
        </w:trPr>
        <w:tc>
          <w:tcPr>
            <w:tcW w:w="0" w:type="auto"/>
            <w:noWrap/>
            <w:tcMar>
              <w:top w:w="15" w:type="dxa"/>
              <w:left w:w="15" w:type="dxa"/>
              <w:bottom w:w="0" w:type="dxa"/>
              <w:right w:w="15" w:type="dxa"/>
            </w:tcMar>
            <w:vAlign w:val="center"/>
            <w:hideMark/>
          </w:tcPr>
          <w:p w14:paraId="6CBBFAD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56.00</w:t>
            </w:r>
          </w:p>
        </w:tc>
        <w:tc>
          <w:tcPr>
            <w:tcW w:w="0" w:type="auto"/>
            <w:noWrap/>
            <w:tcMar>
              <w:top w:w="15" w:type="dxa"/>
              <w:left w:w="15" w:type="dxa"/>
              <w:bottom w:w="0" w:type="dxa"/>
              <w:right w:w="15" w:type="dxa"/>
            </w:tcMar>
            <w:vAlign w:val="center"/>
            <w:hideMark/>
          </w:tcPr>
          <w:p w14:paraId="02931DB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5000</w:t>
            </w:r>
          </w:p>
        </w:tc>
        <w:tc>
          <w:tcPr>
            <w:tcW w:w="0" w:type="auto"/>
            <w:noWrap/>
            <w:tcMar>
              <w:top w:w="15" w:type="dxa"/>
              <w:left w:w="15" w:type="dxa"/>
              <w:bottom w:w="0" w:type="dxa"/>
              <w:right w:w="15" w:type="dxa"/>
            </w:tcMar>
            <w:vAlign w:val="center"/>
            <w:hideMark/>
          </w:tcPr>
          <w:p w14:paraId="60E7C8E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712199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100.8</w:t>
            </w:r>
          </w:p>
        </w:tc>
        <w:tc>
          <w:tcPr>
            <w:tcW w:w="0" w:type="auto"/>
            <w:noWrap/>
            <w:tcMar>
              <w:top w:w="15" w:type="dxa"/>
              <w:left w:w="15" w:type="dxa"/>
              <w:bottom w:w="0" w:type="dxa"/>
              <w:right w:w="15" w:type="dxa"/>
            </w:tcMar>
            <w:vAlign w:val="center"/>
            <w:hideMark/>
          </w:tcPr>
          <w:p w14:paraId="4C6C62AA"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7511DF0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0.318</w:t>
            </w:r>
          </w:p>
        </w:tc>
        <w:tc>
          <w:tcPr>
            <w:tcW w:w="1353" w:type="dxa"/>
            <w:noWrap/>
            <w:tcMar>
              <w:top w:w="15" w:type="dxa"/>
              <w:left w:w="15" w:type="dxa"/>
              <w:bottom w:w="0" w:type="dxa"/>
              <w:right w:w="15" w:type="dxa"/>
            </w:tcMar>
            <w:vAlign w:val="center"/>
            <w:hideMark/>
          </w:tcPr>
          <w:p w14:paraId="49A73158"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-9.9514576</w:t>
            </w:r>
          </w:p>
        </w:tc>
        <w:tc>
          <w:tcPr>
            <w:tcW w:w="841" w:type="dxa"/>
            <w:noWrap/>
            <w:tcMar>
              <w:top w:w="15" w:type="dxa"/>
              <w:left w:w="15" w:type="dxa"/>
              <w:bottom w:w="0" w:type="dxa"/>
              <w:right w:w="15" w:type="dxa"/>
            </w:tcMar>
            <w:vAlign w:val="center"/>
            <w:hideMark/>
          </w:tcPr>
          <w:p w14:paraId="2E1CD03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26CA04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-9.942997454</w:t>
            </w:r>
          </w:p>
        </w:tc>
      </w:tr>
      <w:tr w:rsidR="00650534" w:rsidRPr="00650534" w14:paraId="77C31587" w14:textId="77777777" w:rsidTr="00296EEF">
        <w:trPr>
          <w:trHeight w:val="464"/>
        </w:trPr>
        <w:tc>
          <w:tcPr>
            <w:tcW w:w="0" w:type="auto"/>
            <w:noWrap/>
            <w:tcMar>
              <w:top w:w="15" w:type="dxa"/>
              <w:left w:w="15" w:type="dxa"/>
              <w:bottom w:w="0" w:type="dxa"/>
              <w:right w:w="15" w:type="dxa"/>
            </w:tcMar>
            <w:vAlign w:val="center"/>
            <w:hideMark/>
          </w:tcPr>
          <w:p w14:paraId="62F093C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27.00</w:t>
            </w:r>
          </w:p>
        </w:tc>
        <w:tc>
          <w:tcPr>
            <w:tcW w:w="0" w:type="auto"/>
            <w:noWrap/>
            <w:tcMar>
              <w:top w:w="15" w:type="dxa"/>
              <w:left w:w="15" w:type="dxa"/>
              <w:bottom w:w="0" w:type="dxa"/>
              <w:right w:w="15" w:type="dxa"/>
            </w:tcMar>
            <w:vAlign w:val="center"/>
            <w:hideMark/>
          </w:tcPr>
          <w:p w14:paraId="4262EE3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10000</w:t>
            </w:r>
          </w:p>
        </w:tc>
        <w:tc>
          <w:tcPr>
            <w:tcW w:w="0" w:type="auto"/>
            <w:noWrap/>
            <w:tcMar>
              <w:top w:w="15" w:type="dxa"/>
              <w:left w:w="15" w:type="dxa"/>
              <w:bottom w:w="0" w:type="dxa"/>
              <w:right w:w="15" w:type="dxa"/>
            </w:tcMar>
            <w:vAlign w:val="center"/>
            <w:hideMark/>
          </w:tcPr>
          <w:p w14:paraId="6859D6D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599524DE"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97.2</w:t>
            </w:r>
          </w:p>
        </w:tc>
        <w:tc>
          <w:tcPr>
            <w:tcW w:w="0" w:type="auto"/>
            <w:noWrap/>
            <w:tcMar>
              <w:top w:w="15" w:type="dxa"/>
              <w:left w:w="15" w:type="dxa"/>
              <w:bottom w:w="0" w:type="dxa"/>
              <w:right w:w="15" w:type="dxa"/>
            </w:tcMar>
            <w:vAlign w:val="center"/>
            <w:hideMark/>
          </w:tcPr>
          <w:p w14:paraId="49B43C2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2274866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0.180</w:t>
            </w:r>
          </w:p>
        </w:tc>
        <w:tc>
          <w:tcPr>
            <w:tcW w:w="1353" w:type="dxa"/>
            <w:noWrap/>
            <w:tcMar>
              <w:top w:w="15" w:type="dxa"/>
              <w:left w:w="15" w:type="dxa"/>
              <w:bottom w:w="0" w:type="dxa"/>
              <w:right w:w="15" w:type="dxa"/>
            </w:tcMar>
            <w:vAlign w:val="center"/>
            <w:hideMark/>
          </w:tcPr>
          <w:p w14:paraId="6B54D5E9"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-14.8945499</w:t>
            </w:r>
          </w:p>
        </w:tc>
        <w:tc>
          <w:tcPr>
            <w:tcW w:w="841" w:type="dxa"/>
            <w:noWrap/>
            <w:tcMar>
              <w:top w:w="15" w:type="dxa"/>
              <w:left w:w="15" w:type="dxa"/>
              <w:bottom w:w="0" w:type="dxa"/>
              <w:right w:w="15" w:type="dxa"/>
            </w:tcMar>
            <w:vAlign w:val="center"/>
            <w:hideMark/>
          </w:tcPr>
          <w:p w14:paraId="309F4A3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9EE586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-15.96359737</w:t>
            </w:r>
          </w:p>
        </w:tc>
      </w:tr>
      <w:tr w:rsidR="00650534" w:rsidRPr="00650534" w14:paraId="340A951B" w14:textId="77777777" w:rsidTr="00296EEF">
        <w:trPr>
          <w:trHeight w:val="464"/>
        </w:trPr>
        <w:tc>
          <w:tcPr>
            <w:tcW w:w="0" w:type="auto"/>
            <w:noWrap/>
            <w:tcMar>
              <w:top w:w="15" w:type="dxa"/>
              <w:left w:w="15" w:type="dxa"/>
              <w:bottom w:w="0" w:type="dxa"/>
              <w:right w:w="15" w:type="dxa"/>
            </w:tcMar>
            <w:vAlign w:val="center"/>
            <w:hideMark/>
          </w:tcPr>
          <w:p w14:paraId="121DC44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13.20</w:t>
            </w:r>
          </w:p>
        </w:tc>
        <w:tc>
          <w:tcPr>
            <w:tcW w:w="0" w:type="auto"/>
            <w:noWrap/>
            <w:tcMar>
              <w:top w:w="15" w:type="dxa"/>
              <w:left w:w="15" w:type="dxa"/>
              <w:bottom w:w="0" w:type="dxa"/>
              <w:right w:w="15" w:type="dxa"/>
            </w:tcMar>
            <w:vAlign w:val="center"/>
            <w:hideMark/>
          </w:tcPr>
          <w:p w14:paraId="1AFF580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20000</w:t>
            </w:r>
          </w:p>
        </w:tc>
        <w:tc>
          <w:tcPr>
            <w:tcW w:w="0" w:type="auto"/>
            <w:noWrap/>
            <w:tcMar>
              <w:top w:w="15" w:type="dxa"/>
              <w:left w:w="15" w:type="dxa"/>
              <w:bottom w:w="0" w:type="dxa"/>
              <w:right w:w="15" w:type="dxa"/>
            </w:tcMar>
            <w:vAlign w:val="center"/>
            <w:hideMark/>
          </w:tcPr>
          <w:p w14:paraId="50E08032"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FA2E9D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95.04</w:t>
            </w:r>
          </w:p>
        </w:tc>
        <w:tc>
          <w:tcPr>
            <w:tcW w:w="0" w:type="auto"/>
            <w:noWrap/>
            <w:tcMar>
              <w:top w:w="15" w:type="dxa"/>
              <w:left w:w="15" w:type="dxa"/>
              <w:bottom w:w="0" w:type="dxa"/>
              <w:right w:w="15" w:type="dxa"/>
            </w:tcMar>
            <w:vAlign w:val="center"/>
            <w:hideMark/>
          </w:tcPr>
          <w:p w14:paraId="37F1914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w:t>
            </w:r>
          </w:p>
        </w:tc>
        <w:tc>
          <w:tcPr>
            <w:tcW w:w="0" w:type="auto"/>
            <w:noWrap/>
            <w:tcMar>
              <w:top w:w="15" w:type="dxa"/>
              <w:left w:w="15" w:type="dxa"/>
              <w:bottom w:w="0" w:type="dxa"/>
              <w:right w:w="15" w:type="dxa"/>
            </w:tcMar>
            <w:vAlign w:val="center"/>
            <w:hideMark/>
          </w:tcPr>
          <w:p w14:paraId="495E54A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0.110</w:t>
            </w:r>
          </w:p>
        </w:tc>
        <w:tc>
          <w:tcPr>
            <w:tcW w:w="1353" w:type="dxa"/>
            <w:noWrap/>
            <w:tcMar>
              <w:top w:w="15" w:type="dxa"/>
              <w:left w:w="15" w:type="dxa"/>
              <w:bottom w:w="0" w:type="dxa"/>
              <w:right w:w="15" w:type="dxa"/>
            </w:tcMar>
            <w:vAlign w:val="center"/>
            <w:hideMark/>
          </w:tcPr>
          <w:p w14:paraId="42E1CBE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-19.3441497</w:t>
            </w:r>
          </w:p>
        </w:tc>
        <w:tc>
          <w:tcPr>
            <w:tcW w:w="841" w:type="dxa"/>
            <w:noWrap/>
            <w:tcMar>
              <w:top w:w="15" w:type="dxa"/>
              <w:left w:w="15" w:type="dxa"/>
              <w:bottom w:w="0" w:type="dxa"/>
              <w:right w:w="15" w:type="dxa"/>
            </w:tcMar>
            <w:vAlign w:val="center"/>
            <w:hideMark/>
          </w:tcPr>
          <w:p w14:paraId="6B574855"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0E7EDDAB"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-21.98419728</w:t>
            </w:r>
          </w:p>
        </w:tc>
      </w:tr>
      <w:tr w:rsidR="00650534" w:rsidRPr="00650534" w14:paraId="45F02A3A" w14:textId="77777777" w:rsidTr="00296EEF">
        <w:trPr>
          <w:trHeight w:val="464"/>
        </w:trPr>
        <w:tc>
          <w:tcPr>
            <w:tcW w:w="0" w:type="auto"/>
            <w:noWrap/>
            <w:tcMar>
              <w:top w:w="15" w:type="dxa"/>
              <w:left w:w="15" w:type="dxa"/>
              <w:bottom w:w="0" w:type="dxa"/>
              <w:right w:w="15" w:type="dxa"/>
            </w:tcMar>
            <w:vAlign w:val="center"/>
            <w:hideMark/>
          </w:tcPr>
          <w:p w14:paraId="1506F83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8.80</w:t>
            </w:r>
          </w:p>
        </w:tc>
        <w:tc>
          <w:tcPr>
            <w:tcW w:w="0" w:type="auto"/>
            <w:noWrap/>
            <w:tcMar>
              <w:top w:w="15" w:type="dxa"/>
              <w:left w:w="15" w:type="dxa"/>
              <w:bottom w:w="0" w:type="dxa"/>
              <w:right w:w="15" w:type="dxa"/>
            </w:tcMar>
            <w:vAlign w:val="center"/>
            <w:hideMark/>
          </w:tcPr>
          <w:p w14:paraId="476C18F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30000</w:t>
            </w:r>
          </w:p>
        </w:tc>
        <w:tc>
          <w:tcPr>
            <w:tcW w:w="0" w:type="auto"/>
            <w:noWrap/>
            <w:tcMar>
              <w:top w:w="15" w:type="dxa"/>
              <w:left w:w="15" w:type="dxa"/>
              <w:bottom w:w="0" w:type="dxa"/>
              <w:right w:w="15" w:type="dxa"/>
            </w:tcMar>
            <w:vAlign w:val="center"/>
            <w:hideMark/>
          </w:tcPr>
          <w:p w14:paraId="19057E5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2CB95B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95.04</w:t>
            </w:r>
          </w:p>
        </w:tc>
        <w:tc>
          <w:tcPr>
            <w:tcW w:w="0" w:type="auto"/>
            <w:noWrap/>
            <w:tcMar>
              <w:top w:w="15" w:type="dxa"/>
              <w:left w:w="15" w:type="dxa"/>
              <w:bottom w:w="0" w:type="dxa"/>
              <w:right w:w="15" w:type="dxa"/>
            </w:tcMar>
            <w:vAlign w:val="center"/>
            <w:hideMark/>
          </w:tcPr>
          <w:p w14:paraId="573B280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137A93B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0.084</w:t>
            </w:r>
          </w:p>
        </w:tc>
        <w:tc>
          <w:tcPr>
            <w:tcW w:w="1353" w:type="dxa"/>
            <w:noWrap/>
            <w:tcMar>
              <w:top w:w="15" w:type="dxa"/>
              <w:left w:w="15" w:type="dxa"/>
              <w:bottom w:w="0" w:type="dxa"/>
              <w:right w:w="15" w:type="dxa"/>
            </w:tcMar>
            <w:vAlign w:val="center"/>
            <w:hideMark/>
          </w:tcPr>
          <w:p w14:paraId="6082C7A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-21.5144143</w:t>
            </w:r>
          </w:p>
        </w:tc>
        <w:tc>
          <w:tcPr>
            <w:tcW w:w="841" w:type="dxa"/>
            <w:noWrap/>
            <w:tcMar>
              <w:top w:w="15" w:type="dxa"/>
              <w:left w:w="15" w:type="dxa"/>
              <w:bottom w:w="0" w:type="dxa"/>
              <w:right w:w="15" w:type="dxa"/>
            </w:tcMar>
            <w:vAlign w:val="center"/>
            <w:hideMark/>
          </w:tcPr>
          <w:p w14:paraId="14320D2A"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F2FC04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-25.50602246</w:t>
            </w:r>
          </w:p>
        </w:tc>
      </w:tr>
      <w:tr w:rsidR="00650534" w:rsidRPr="00650534" w14:paraId="53EA4BB1" w14:textId="77777777" w:rsidTr="00296EEF">
        <w:trPr>
          <w:trHeight w:val="464"/>
        </w:trPr>
        <w:tc>
          <w:tcPr>
            <w:tcW w:w="0" w:type="auto"/>
            <w:noWrap/>
            <w:tcMar>
              <w:top w:w="15" w:type="dxa"/>
              <w:left w:w="15" w:type="dxa"/>
              <w:bottom w:w="0" w:type="dxa"/>
              <w:right w:w="15" w:type="dxa"/>
            </w:tcMar>
            <w:vAlign w:val="center"/>
            <w:hideMark/>
          </w:tcPr>
          <w:p w14:paraId="2990C30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5.40</w:t>
            </w:r>
          </w:p>
        </w:tc>
        <w:tc>
          <w:tcPr>
            <w:tcW w:w="0" w:type="auto"/>
            <w:noWrap/>
            <w:tcMar>
              <w:top w:w="15" w:type="dxa"/>
              <w:left w:w="15" w:type="dxa"/>
              <w:bottom w:w="0" w:type="dxa"/>
              <w:right w:w="15" w:type="dxa"/>
            </w:tcMar>
            <w:vAlign w:val="center"/>
            <w:hideMark/>
          </w:tcPr>
          <w:p w14:paraId="31966963"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50000</w:t>
            </w:r>
          </w:p>
        </w:tc>
        <w:tc>
          <w:tcPr>
            <w:tcW w:w="0" w:type="auto"/>
            <w:noWrap/>
            <w:tcMar>
              <w:top w:w="15" w:type="dxa"/>
              <w:left w:w="15" w:type="dxa"/>
              <w:bottom w:w="0" w:type="dxa"/>
              <w:right w:w="15" w:type="dxa"/>
            </w:tcMar>
            <w:vAlign w:val="center"/>
            <w:hideMark/>
          </w:tcPr>
          <w:p w14:paraId="7255DB3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2C8E962"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97.2</w:t>
            </w:r>
          </w:p>
        </w:tc>
        <w:tc>
          <w:tcPr>
            <w:tcW w:w="0" w:type="auto"/>
            <w:noWrap/>
            <w:tcMar>
              <w:top w:w="15" w:type="dxa"/>
              <w:left w:w="15" w:type="dxa"/>
              <w:bottom w:w="0" w:type="dxa"/>
              <w:right w:w="15" w:type="dxa"/>
            </w:tcMar>
            <w:vAlign w:val="center"/>
            <w:hideMark/>
          </w:tcPr>
          <w:p w14:paraId="50AE4B3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1.120</w:t>
            </w:r>
          </w:p>
        </w:tc>
        <w:tc>
          <w:tcPr>
            <w:tcW w:w="0" w:type="auto"/>
            <w:noWrap/>
            <w:tcMar>
              <w:top w:w="15" w:type="dxa"/>
              <w:left w:w="15" w:type="dxa"/>
              <w:bottom w:w="0" w:type="dxa"/>
              <w:right w:w="15" w:type="dxa"/>
            </w:tcMar>
            <w:vAlign w:val="center"/>
            <w:hideMark/>
          </w:tcPr>
          <w:p w14:paraId="49884510"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0.066</w:t>
            </w:r>
          </w:p>
        </w:tc>
        <w:tc>
          <w:tcPr>
            <w:tcW w:w="1353" w:type="dxa"/>
            <w:noWrap/>
            <w:tcMar>
              <w:top w:w="15" w:type="dxa"/>
              <w:left w:w="15" w:type="dxa"/>
              <w:bottom w:w="0" w:type="dxa"/>
              <w:right w:w="15" w:type="dxa"/>
            </w:tcMar>
            <w:vAlign w:val="center"/>
            <w:hideMark/>
          </w:tcPr>
          <w:p w14:paraId="0BCE469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-24.5934817</w:t>
            </w:r>
          </w:p>
        </w:tc>
        <w:tc>
          <w:tcPr>
            <w:tcW w:w="841" w:type="dxa"/>
            <w:noWrap/>
            <w:tcMar>
              <w:top w:w="15" w:type="dxa"/>
              <w:left w:w="15" w:type="dxa"/>
              <w:bottom w:w="0" w:type="dxa"/>
              <w:right w:w="15" w:type="dxa"/>
            </w:tcMar>
            <w:vAlign w:val="center"/>
            <w:hideMark/>
          </w:tcPr>
          <w:p w14:paraId="0377B9A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31ABDA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-29.94299745</w:t>
            </w:r>
          </w:p>
        </w:tc>
      </w:tr>
      <w:tr w:rsidR="00650534" w:rsidRPr="00650534" w14:paraId="1D40D794" w14:textId="77777777" w:rsidTr="00296EEF">
        <w:trPr>
          <w:trHeight w:val="464"/>
        </w:trPr>
        <w:tc>
          <w:tcPr>
            <w:tcW w:w="0" w:type="auto"/>
            <w:noWrap/>
            <w:tcMar>
              <w:top w:w="15" w:type="dxa"/>
              <w:left w:w="15" w:type="dxa"/>
              <w:bottom w:w="0" w:type="dxa"/>
              <w:right w:w="15" w:type="dxa"/>
            </w:tcMar>
            <w:vAlign w:val="center"/>
            <w:hideMark/>
          </w:tcPr>
          <w:p w14:paraId="5E669C9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2.40</w:t>
            </w:r>
          </w:p>
        </w:tc>
        <w:tc>
          <w:tcPr>
            <w:tcW w:w="0" w:type="auto"/>
            <w:noWrap/>
            <w:tcMar>
              <w:top w:w="15" w:type="dxa"/>
              <w:left w:w="15" w:type="dxa"/>
              <w:bottom w:w="0" w:type="dxa"/>
              <w:right w:w="15" w:type="dxa"/>
            </w:tcMar>
            <w:vAlign w:val="center"/>
            <w:hideMark/>
          </w:tcPr>
          <w:p w14:paraId="21923E2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100000</w:t>
            </w:r>
          </w:p>
        </w:tc>
        <w:tc>
          <w:tcPr>
            <w:tcW w:w="0" w:type="auto"/>
            <w:noWrap/>
            <w:tcMar>
              <w:top w:w="15" w:type="dxa"/>
              <w:left w:w="15" w:type="dxa"/>
              <w:bottom w:w="0" w:type="dxa"/>
              <w:right w:w="15" w:type="dxa"/>
            </w:tcMar>
            <w:vAlign w:val="center"/>
            <w:hideMark/>
          </w:tcPr>
          <w:p w14:paraId="026703D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50BD069"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71471C8B"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w:t>
            </w:r>
          </w:p>
        </w:tc>
        <w:tc>
          <w:tcPr>
            <w:tcW w:w="0" w:type="auto"/>
            <w:noWrap/>
            <w:tcMar>
              <w:top w:w="15" w:type="dxa"/>
              <w:left w:w="15" w:type="dxa"/>
              <w:bottom w:w="0" w:type="dxa"/>
              <w:right w:w="15" w:type="dxa"/>
            </w:tcMar>
            <w:vAlign w:val="center"/>
            <w:hideMark/>
          </w:tcPr>
          <w:p w14:paraId="501EED8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0.0288</w:t>
            </w:r>
          </w:p>
        </w:tc>
        <w:tc>
          <w:tcPr>
            <w:tcW w:w="1353" w:type="dxa"/>
            <w:noWrap/>
            <w:tcMar>
              <w:top w:w="15" w:type="dxa"/>
              <w:left w:w="15" w:type="dxa"/>
              <w:bottom w:w="0" w:type="dxa"/>
              <w:right w:w="15" w:type="dxa"/>
            </w:tcMar>
            <w:vAlign w:val="center"/>
            <w:hideMark/>
          </w:tcPr>
          <w:p w14:paraId="4D8AC5E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-30.9841537</w:t>
            </w:r>
          </w:p>
        </w:tc>
        <w:tc>
          <w:tcPr>
            <w:tcW w:w="841" w:type="dxa"/>
            <w:noWrap/>
            <w:tcMar>
              <w:top w:w="15" w:type="dxa"/>
              <w:left w:w="15" w:type="dxa"/>
              <w:bottom w:w="0" w:type="dxa"/>
              <w:right w:w="15" w:type="dxa"/>
            </w:tcMar>
            <w:vAlign w:val="center"/>
            <w:hideMark/>
          </w:tcPr>
          <w:p w14:paraId="5FD63C4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8D34D1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-35.96359737</w:t>
            </w:r>
          </w:p>
        </w:tc>
      </w:tr>
      <w:tr w:rsidR="00650534" w:rsidRPr="00650534" w14:paraId="0C9BE441" w14:textId="77777777" w:rsidTr="00296EEF">
        <w:trPr>
          <w:trHeight w:val="464"/>
        </w:trPr>
        <w:tc>
          <w:tcPr>
            <w:tcW w:w="0" w:type="auto"/>
            <w:noWrap/>
            <w:tcMar>
              <w:top w:w="15" w:type="dxa"/>
              <w:left w:w="15" w:type="dxa"/>
              <w:bottom w:w="0" w:type="dxa"/>
              <w:right w:w="15" w:type="dxa"/>
            </w:tcMar>
            <w:vAlign w:val="center"/>
            <w:hideMark/>
          </w:tcPr>
          <w:p w14:paraId="5B9AFE0A"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1.12</w:t>
            </w:r>
          </w:p>
        </w:tc>
        <w:tc>
          <w:tcPr>
            <w:tcW w:w="0" w:type="auto"/>
            <w:noWrap/>
            <w:tcMar>
              <w:top w:w="15" w:type="dxa"/>
              <w:left w:w="15" w:type="dxa"/>
              <w:bottom w:w="0" w:type="dxa"/>
              <w:right w:w="15" w:type="dxa"/>
            </w:tcMar>
            <w:vAlign w:val="center"/>
            <w:hideMark/>
          </w:tcPr>
          <w:p w14:paraId="6410A51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200000</w:t>
            </w:r>
          </w:p>
        </w:tc>
        <w:tc>
          <w:tcPr>
            <w:tcW w:w="0" w:type="auto"/>
            <w:noWrap/>
            <w:tcMar>
              <w:top w:w="15" w:type="dxa"/>
              <w:left w:w="15" w:type="dxa"/>
              <w:bottom w:w="0" w:type="dxa"/>
              <w:right w:w="15" w:type="dxa"/>
            </w:tcMar>
            <w:vAlign w:val="center"/>
            <w:hideMark/>
          </w:tcPr>
          <w:p w14:paraId="6D9A4CE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53861DA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80.64</w:t>
            </w:r>
          </w:p>
        </w:tc>
        <w:tc>
          <w:tcPr>
            <w:tcW w:w="0" w:type="auto"/>
            <w:noWrap/>
            <w:tcMar>
              <w:top w:w="15" w:type="dxa"/>
              <w:left w:w="15" w:type="dxa"/>
              <w:bottom w:w="0" w:type="dxa"/>
              <w:right w:w="15" w:type="dxa"/>
            </w:tcMar>
            <w:vAlign w:val="center"/>
            <w:hideMark/>
          </w:tcPr>
          <w:p w14:paraId="5B2D602B"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76CF4828"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0.0232</w:t>
            </w:r>
          </w:p>
        </w:tc>
        <w:tc>
          <w:tcPr>
            <w:tcW w:w="1353" w:type="dxa"/>
            <w:noWrap/>
            <w:tcMar>
              <w:top w:w="15" w:type="dxa"/>
              <w:left w:w="15" w:type="dxa"/>
              <w:bottom w:w="0" w:type="dxa"/>
              <w:right w:w="15" w:type="dxa"/>
            </w:tcMar>
            <w:vAlign w:val="center"/>
            <w:hideMark/>
          </w:tcPr>
          <w:p w14:paraId="09100E0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-32.6902403</w:t>
            </w:r>
          </w:p>
        </w:tc>
        <w:tc>
          <w:tcPr>
            <w:tcW w:w="841" w:type="dxa"/>
            <w:noWrap/>
            <w:tcMar>
              <w:top w:w="15" w:type="dxa"/>
              <w:left w:w="15" w:type="dxa"/>
              <w:bottom w:w="0" w:type="dxa"/>
              <w:right w:w="15" w:type="dxa"/>
            </w:tcMar>
            <w:vAlign w:val="center"/>
            <w:hideMark/>
          </w:tcPr>
          <w:p w14:paraId="47F636B9"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4B9E226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-41.98419728</w:t>
            </w:r>
          </w:p>
        </w:tc>
      </w:tr>
      <w:tr w:rsidR="00650534" w:rsidRPr="00650534" w14:paraId="6D7D5D37" w14:textId="77777777" w:rsidTr="00296EEF">
        <w:trPr>
          <w:trHeight w:val="464"/>
        </w:trPr>
        <w:tc>
          <w:tcPr>
            <w:tcW w:w="0" w:type="auto"/>
            <w:noWrap/>
            <w:tcMar>
              <w:top w:w="15" w:type="dxa"/>
              <w:left w:w="15" w:type="dxa"/>
              <w:bottom w:w="0" w:type="dxa"/>
              <w:right w:w="15" w:type="dxa"/>
            </w:tcMar>
            <w:vAlign w:val="center"/>
            <w:hideMark/>
          </w:tcPr>
          <w:p w14:paraId="5390429E"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0.80</w:t>
            </w:r>
          </w:p>
        </w:tc>
        <w:tc>
          <w:tcPr>
            <w:tcW w:w="0" w:type="auto"/>
            <w:noWrap/>
            <w:tcMar>
              <w:top w:w="15" w:type="dxa"/>
              <w:left w:w="15" w:type="dxa"/>
              <w:bottom w:w="0" w:type="dxa"/>
              <w:right w:w="15" w:type="dxa"/>
            </w:tcMar>
            <w:vAlign w:val="center"/>
            <w:hideMark/>
          </w:tcPr>
          <w:p w14:paraId="6058794B"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300000</w:t>
            </w:r>
          </w:p>
        </w:tc>
        <w:tc>
          <w:tcPr>
            <w:tcW w:w="0" w:type="auto"/>
            <w:noWrap/>
            <w:tcMar>
              <w:top w:w="15" w:type="dxa"/>
              <w:left w:w="15" w:type="dxa"/>
              <w:bottom w:w="0" w:type="dxa"/>
              <w:right w:w="15" w:type="dxa"/>
            </w:tcMar>
            <w:vAlign w:val="center"/>
            <w:hideMark/>
          </w:tcPr>
          <w:p w14:paraId="3D32208B"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717365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608D344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w:t>
            </w:r>
          </w:p>
        </w:tc>
        <w:tc>
          <w:tcPr>
            <w:tcW w:w="0" w:type="auto"/>
            <w:noWrap/>
            <w:tcMar>
              <w:top w:w="15" w:type="dxa"/>
              <w:left w:w="15" w:type="dxa"/>
              <w:bottom w:w="0" w:type="dxa"/>
              <w:right w:w="15" w:type="dxa"/>
            </w:tcMar>
            <w:vAlign w:val="center"/>
            <w:hideMark/>
          </w:tcPr>
          <w:p w14:paraId="241C2F6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0.0184</w:t>
            </w:r>
          </w:p>
        </w:tc>
        <w:tc>
          <w:tcPr>
            <w:tcW w:w="1353" w:type="dxa"/>
            <w:noWrap/>
            <w:tcMar>
              <w:top w:w="15" w:type="dxa"/>
              <w:left w:w="15" w:type="dxa"/>
              <w:bottom w:w="0" w:type="dxa"/>
              <w:right w:w="15" w:type="dxa"/>
            </w:tcMar>
            <w:vAlign w:val="center"/>
            <w:hideMark/>
          </w:tcPr>
          <w:p w14:paraId="6852B26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-34.875647</w:t>
            </w:r>
          </w:p>
        </w:tc>
        <w:tc>
          <w:tcPr>
            <w:tcW w:w="841" w:type="dxa"/>
            <w:noWrap/>
            <w:tcMar>
              <w:top w:w="15" w:type="dxa"/>
              <w:left w:w="15" w:type="dxa"/>
              <w:bottom w:w="0" w:type="dxa"/>
              <w:right w:w="15" w:type="dxa"/>
            </w:tcMar>
            <w:vAlign w:val="center"/>
            <w:hideMark/>
          </w:tcPr>
          <w:p w14:paraId="4792A6D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017008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-45.50602246</w:t>
            </w:r>
          </w:p>
        </w:tc>
      </w:tr>
      <w:tr w:rsidR="00650534" w:rsidRPr="00650534" w14:paraId="479C5786" w14:textId="77777777" w:rsidTr="00296EEF">
        <w:trPr>
          <w:trHeight w:val="464"/>
        </w:trPr>
        <w:tc>
          <w:tcPr>
            <w:tcW w:w="0" w:type="auto"/>
            <w:noWrap/>
            <w:tcMar>
              <w:top w:w="15" w:type="dxa"/>
              <w:left w:w="15" w:type="dxa"/>
              <w:bottom w:w="0" w:type="dxa"/>
              <w:right w:w="15" w:type="dxa"/>
            </w:tcMar>
            <w:vAlign w:val="center"/>
            <w:hideMark/>
          </w:tcPr>
          <w:p w14:paraId="7D6DFD10"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0.40</w:t>
            </w:r>
          </w:p>
        </w:tc>
        <w:tc>
          <w:tcPr>
            <w:tcW w:w="0" w:type="auto"/>
            <w:noWrap/>
            <w:tcMar>
              <w:top w:w="15" w:type="dxa"/>
              <w:left w:w="15" w:type="dxa"/>
              <w:bottom w:w="0" w:type="dxa"/>
              <w:right w:w="15" w:type="dxa"/>
            </w:tcMar>
            <w:vAlign w:val="center"/>
            <w:hideMark/>
          </w:tcPr>
          <w:p w14:paraId="7F92593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500000</w:t>
            </w:r>
          </w:p>
        </w:tc>
        <w:tc>
          <w:tcPr>
            <w:tcW w:w="0" w:type="auto"/>
            <w:noWrap/>
            <w:tcMar>
              <w:top w:w="15" w:type="dxa"/>
              <w:left w:w="15" w:type="dxa"/>
              <w:bottom w:w="0" w:type="dxa"/>
              <w:right w:w="15" w:type="dxa"/>
            </w:tcMar>
            <w:vAlign w:val="center"/>
            <w:hideMark/>
          </w:tcPr>
          <w:p w14:paraId="2C750C9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171AC18"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72</w:t>
            </w:r>
          </w:p>
        </w:tc>
        <w:tc>
          <w:tcPr>
            <w:tcW w:w="0" w:type="auto"/>
            <w:noWrap/>
            <w:tcMar>
              <w:top w:w="15" w:type="dxa"/>
              <w:left w:w="15" w:type="dxa"/>
              <w:bottom w:w="0" w:type="dxa"/>
              <w:right w:w="15" w:type="dxa"/>
            </w:tcMar>
            <w:vAlign w:val="center"/>
            <w:hideMark/>
          </w:tcPr>
          <w:p w14:paraId="20E3CC05"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1.020</w:t>
            </w:r>
          </w:p>
        </w:tc>
        <w:tc>
          <w:tcPr>
            <w:tcW w:w="0" w:type="auto"/>
            <w:noWrap/>
            <w:tcMar>
              <w:top w:w="15" w:type="dxa"/>
              <w:left w:w="15" w:type="dxa"/>
              <w:bottom w:w="0" w:type="dxa"/>
              <w:right w:w="15" w:type="dxa"/>
            </w:tcMar>
            <w:vAlign w:val="center"/>
            <w:hideMark/>
          </w:tcPr>
          <w:p w14:paraId="5E16913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0.0168</w:t>
            </w:r>
          </w:p>
        </w:tc>
        <w:tc>
          <w:tcPr>
            <w:tcW w:w="1353" w:type="dxa"/>
            <w:noWrap/>
            <w:tcMar>
              <w:top w:w="15" w:type="dxa"/>
              <w:left w:w="15" w:type="dxa"/>
              <w:bottom w:w="0" w:type="dxa"/>
              <w:right w:w="15" w:type="dxa"/>
            </w:tcMar>
            <w:vAlign w:val="center"/>
            <w:hideMark/>
          </w:tcPr>
          <w:p w14:paraId="22CEBE8F"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-35.6658178</w:t>
            </w:r>
          </w:p>
        </w:tc>
        <w:tc>
          <w:tcPr>
            <w:tcW w:w="841" w:type="dxa"/>
            <w:noWrap/>
            <w:tcMar>
              <w:top w:w="15" w:type="dxa"/>
              <w:left w:w="15" w:type="dxa"/>
              <w:bottom w:w="0" w:type="dxa"/>
              <w:right w:w="15" w:type="dxa"/>
            </w:tcMar>
            <w:vAlign w:val="center"/>
            <w:hideMark/>
          </w:tcPr>
          <w:p w14:paraId="70712EEA"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4121C55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-49.94299745</w:t>
            </w:r>
          </w:p>
        </w:tc>
      </w:tr>
      <w:tr w:rsidR="00650534" w:rsidRPr="00650534" w14:paraId="391F3D79" w14:textId="77777777" w:rsidTr="00296EEF">
        <w:trPr>
          <w:trHeight w:val="464"/>
        </w:trPr>
        <w:tc>
          <w:tcPr>
            <w:tcW w:w="0" w:type="auto"/>
            <w:noWrap/>
            <w:tcMar>
              <w:top w:w="15" w:type="dxa"/>
              <w:left w:w="15" w:type="dxa"/>
              <w:bottom w:w="0" w:type="dxa"/>
              <w:right w:w="15" w:type="dxa"/>
            </w:tcMar>
            <w:vAlign w:val="center"/>
            <w:hideMark/>
          </w:tcPr>
          <w:p w14:paraId="53D67D0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0.18</w:t>
            </w:r>
          </w:p>
        </w:tc>
        <w:tc>
          <w:tcPr>
            <w:tcW w:w="0" w:type="auto"/>
            <w:noWrap/>
            <w:tcMar>
              <w:top w:w="15" w:type="dxa"/>
              <w:left w:w="15" w:type="dxa"/>
              <w:bottom w:w="0" w:type="dxa"/>
              <w:right w:w="15" w:type="dxa"/>
            </w:tcMar>
            <w:vAlign w:val="center"/>
            <w:hideMark/>
          </w:tcPr>
          <w:p w14:paraId="66867A9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1000000</w:t>
            </w:r>
          </w:p>
        </w:tc>
        <w:tc>
          <w:tcPr>
            <w:tcW w:w="0" w:type="auto"/>
            <w:noWrap/>
            <w:tcMar>
              <w:top w:w="15" w:type="dxa"/>
              <w:left w:w="15" w:type="dxa"/>
              <w:bottom w:w="0" w:type="dxa"/>
              <w:right w:w="15" w:type="dxa"/>
            </w:tcMar>
            <w:vAlign w:val="center"/>
            <w:hideMark/>
          </w:tcPr>
          <w:p w14:paraId="5019A38F"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2A48157"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64.8</w:t>
            </w:r>
          </w:p>
        </w:tc>
        <w:tc>
          <w:tcPr>
            <w:tcW w:w="0" w:type="auto"/>
            <w:noWrap/>
            <w:tcMar>
              <w:top w:w="15" w:type="dxa"/>
              <w:left w:w="15" w:type="dxa"/>
              <w:bottom w:w="0" w:type="dxa"/>
              <w:right w:w="15" w:type="dxa"/>
            </w:tcMar>
            <w:vAlign w:val="center"/>
            <w:hideMark/>
          </w:tcPr>
          <w:p w14:paraId="7C0298A7"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0AA74BC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0.0160</w:t>
            </w:r>
          </w:p>
        </w:tc>
        <w:tc>
          <w:tcPr>
            <w:tcW w:w="1353" w:type="dxa"/>
            <w:noWrap/>
            <w:tcMar>
              <w:top w:w="15" w:type="dxa"/>
              <w:left w:w="15" w:type="dxa"/>
              <w:bottom w:w="0" w:type="dxa"/>
              <w:right w:w="15" w:type="dxa"/>
            </w:tcMar>
            <w:vAlign w:val="center"/>
            <w:hideMark/>
          </w:tcPr>
          <w:p w14:paraId="4F124371"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-35.9176003</w:t>
            </w:r>
          </w:p>
        </w:tc>
        <w:tc>
          <w:tcPr>
            <w:tcW w:w="841" w:type="dxa"/>
            <w:noWrap/>
            <w:tcMar>
              <w:top w:w="15" w:type="dxa"/>
              <w:left w:w="15" w:type="dxa"/>
              <w:bottom w:w="0" w:type="dxa"/>
              <w:right w:w="15" w:type="dxa"/>
            </w:tcMar>
            <w:vAlign w:val="center"/>
            <w:hideMark/>
          </w:tcPr>
          <w:p w14:paraId="0AB22A75"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70138D43"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-55.96359737</w:t>
            </w:r>
          </w:p>
        </w:tc>
      </w:tr>
      <w:tr w:rsidR="00650534" w:rsidRPr="00650534" w14:paraId="6902AE79" w14:textId="77777777" w:rsidTr="00296EEF">
        <w:trPr>
          <w:trHeight w:val="464"/>
        </w:trPr>
        <w:tc>
          <w:tcPr>
            <w:tcW w:w="0" w:type="auto"/>
            <w:noWrap/>
            <w:tcMar>
              <w:top w:w="15" w:type="dxa"/>
              <w:left w:w="15" w:type="dxa"/>
              <w:bottom w:w="0" w:type="dxa"/>
              <w:right w:w="15" w:type="dxa"/>
            </w:tcMar>
            <w:vAlign w:val="center"/>
            <w:hideMark/>
          </w:tcPr>
          <w:p w14:paraId="7E8627A4"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0.11</w:t>
            </w:r>
          </w:p>
        </w:tc>
        <w:tc>
          <w:tcPr>
            <w:tcW w:w="0" w:type="auto"/>
            <w:noWrap/>
            <w:tcMar>
              <w:top w:w="15" w:type="dxa"/>
              <w:left w:w="15" w:type="dxa"/>
              <w:bottom w:w="0" w:type="dxa"/>
              <w:right w:w="15" w:type="dxa"/>
            </w:tcMar>
            <w:vAlign w:val="center"/>
            <w:hideMark/>
          </w:tcPr>
          <w:p w14:paraId="7BABB2DD"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2000000</w:t>
            </w:r>
          </w:p>
        </w:tc>
        <w:tc>
          <w:tcPr>
            <w:tcW w:w="0" w:type="auto"/>
            <w:noWrap/>
            <w:tcMar>
              <w:top w:w="15" w:type="dxa"/>
              <w:left w:w="15" w:type="dxa"/>
              <w:bottom w:w="0" w:type="dxa"/>
              <w:right w:w="15" w:type="dxa"/>
            </w:tcMar>
            <w:vAlign w:val="center"/>
            <w:hideMark/>
          </w:tcPr>
          <w:p w14:paraId="04F9C4E5"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7D033B5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79.2</w:t>
            </w:r>
          </w:p>
        </w:tc>
        <w:tc>
          <w:tcPr>
            <w:tcW w:w="0" w:type="auto"/>
            <w:noWrap/>
            <w:tcMar>
              <w:top w:w="15" w:type="dxa"/>
              <w:left w:w="15" w:type="dxa"/>
              <w:bottom w:w="0" w:type="dxa"/>
              <w:right w:w="15" w:type="dxa"/>
            </w:tcMar>
            <w:vAlign w:val="center"/>
            <w:hideMark/>
          </w:tcPr>
          <w:p w14:paraId="00094524"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0.960</w:t>
            </w:r>
          </w:p>
        </w:tc>
        <w:tc>
          <w:tcPr>
            <w:tcW w:w="0" w:type="auto"/>
            <w:noWrap/>
            <w:tcMar>
              <w:top w:w="15" w:type="dxa"/>
              <w:left w:w="15" w:type="dxa"/>
              <w:bottom w:w="0" w:type="dxa"/>
              <w:right w:w="15" w:type="dxa"/>
            </w:tcMar>
            <w:vAlign w:val="center"/>
            <w:hideMark/>
          </w:tcPr>
          <w:p w14:paraId="7EAE2E32"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0.0152</w:t>
            </w:r>
          </w:p>
        </w:tc>
        <w:tc>
          <w:tcPr>
            <w:tcW w:w="1353" w:type="dxa"/>
            <w:noWrap/>
            <w:tcMar>
              <w:top w:w="15" w:type="dxa"/>
              <w:left w:w="15" w:type="dxa"/>
              <w:bottom w:w="0" w:type="dxa"/>
              <w:right w:w="15" w:type="dxa"/>
            </w:tcMar>
            <w:vAlign w:val="center"/>
            <w:hideMark/>
          </w:tcPr>
          <w:p w14:paraId="7B2F363D"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-36.0085529</w:t>
            </w:r>
          </w:p>
        </w:tc>
        <w:tc>
          <w:tcPr>
            <w:tcW w:w="841" w:type="dxa"/>
            <w:noWrap/>
            <w:tcMar>
              <w:top w:w="15" w:type="dxa"/>
              <w:left w:w="15" w:type="dxa"/>
              <w:bottom w:w="0" w:type="dxa"/>
              <w:right w:w="15" w:type="dxa"/>
            </w:tcMar>
            <w:vAlign w:val="center"/>
            <w:hideMark/>
          </w:tcPr>
          <w:p w14:paraId="5D40B639"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169B907C"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-61.98419728</w:t>
            </w:r>
          </w:p>
        </w:tc>
      </w:tr>
      <w:tr w:rsidR="00650534" w:rsidRPr="00650534" w14:paraId="0B16547E" w14:textId="77777777" w:rsidTr="00296EEF">
        <w:trPr>
          <w:trHeight w:val="464"/>
        </w:trPr>
        <w:tc>
          <w:tcPr>
            <w:tcW w:w="0" w:type="auto"/>
            <w:noWrap/>
            <w:tcMar>
              <w:top w:w="15" w:type="dxa"/>
              <w:left w:w="15" w:type="dxa"/>
              <w:bottom w:w="0" w:type="dxa"/>
              <w:right w:w="15" w:type="dxa"/>
            </w:tcMar>
            <w:vAlign w:val="center"/>
            <w:hideMark/>
          </w:tcPr>
          <w:p w14:paraId="26EC587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0.08</w:t>
            </w:r>
          </w:p>
        </w:tc>
        <w:tc>
          <w:tcPr>
            <w:tcW w:w="0" w:type="auto"/>
            <w:noWrap/>
            <w:tcMar>
              <w:top w:w="15" w:type="dxa"/>
              <w:left w:w="15" w:type="dxa"/>
              <w:bottom w:w="0" w:type="dxa"/>
              <w:right w:w="15" w:type="dxa"/>
            </w:tcMar>
            <w:vAlign w:val="center"/>
            <w:hideMark/>
          </w:tcPr>
          <w:p w14:paraId="540A6E0C"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3000000</w:t>
            </w:r>
          </w:p>
        </w:tc>
        <w:tc>
          <w:tcPr>
            <w:tcW w:w="0" w:type="auto"/>
            <w:noWrap/>
            <w:tcMar>
              <w:top w:w="15" w:type="dxa"/>
              <w:left w:w="15" w:type="dxa"/>
              <w:bottom w:w="0" w:type="dxa"/>
              <w:right w:w="15" w:type="dxa"/>
            </w:tcMar>
            <w:vAlign w:val="center"/>
            <w:hideMark/>
          </w:tcPr>
          <w:p w14:paraId="2F2CB1A1"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0A73D36" w14:textId="77777777" w:rsidR="00ED5F49" w:rsidRPr="00650534" w:rsidRDefault="00ED5F49" w:rsidP="00ED5F49">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0AE424A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0.920</w:t>
            </w:r>
          </w:p>
        </w:tc>
        <w:tc>
          <w:tcPr>
            <w:tcW w:w="0" w:type="auto"/>
            <w:noWrap/>
            <w:tcMar>
              <w:top w:w="15" w:type="dxa"/>
              <w:left w:w="15" w:type="dxa"/>
              <w:bottom w:w="0" w:type="dxa"/>
              <w:right w:w="15" w:type="dxa"/>
            </w:tcMar>
            <w:vAlign w:val="center"/>
            <w:hideMark/>
          </w:tcPr>
          <w:p w14:paraId="6D5EBA96"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0.0152</w:t>
            </w:r>
          </w:p>
        </w:tc>
        <w:tc>
          <w:tcPr>
            <w:tcW w:w="1353" w:type="dxa"/>
            <w:noWrap/>
            <w:tcMar>
              <w:top w:w="15" w:type="dxa"/>
              <w:left w:w="15" w:type="dxa"/>
              <w:bottom w:w="0" w:type="dxa"/>
              <w:right w:w="15" w:type="dxa"/>
            </w:tcMar>
            <w:vAlign w:val="center"/>
            <w:hideMark/>
          </w:tcPr>
          <w:p w14:paraId="6628F4DE" w14:textId="77777777" w:rsidR="00ED5F49" w:rsidRPr="00650534" w:rsidRDefault="00ED5F49" w:rsidP="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-35.6388848</w:t>
            </w:r>
          </w:p>
        </w:tc>
        <w:tc>
          <w:tcPr>
            <w:tcW w:w="841" w:type="dxa"/>
            <w:noWrap/>
            <w:tcMar>
              <w:top w:w="15" w:type="dxa"/>
              <w:left w:w="15" w:type="dxa"/>
              <w:bottom w:w="0" w:type="dxa"/>
              <w:right w:w="15" w:type="dxa"/>
            </w:tcMar>
            <w:vAlign w:val="center"/>
            <w:hideMark/>
          </w:tcPr>
          <w:p w14:paraId="4C46C389" w14:textId="77777777" w:rsidR="00ED5F49" w:rsidRPr="00650534" w:rsidRDefault="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1C84545" w14:textId="77777777" w:rsidR="00ED5F49" w:rsidRPr="00650534" w:rsidRDefault="00ED5F49">
            <w:pPr>
              <w:jc w:val="right"/>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-65.50602246</w:t>
            </w:r>
          </w:p>
        </w:tc>
      </w:tr>
    </w:tbl>
    <w:p w14:paraId="5CD5D092" w14:textId="77777777" w:rsidR="00206D3D" w:rsidRPr="00650534" w:rsidRDefault="00ED5F49"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3145F7F3" wp14:editId="3B1B6EBE">
            <wp:extent cx="4618840" cy="2797824"/>
            <wp:effectExtent l="0" t="0" r="17145" b="8890"/>
            <wp:docPr id="216339074" name="グラフ 1">
              <a:extLst xmlns:a="http://schemas.openxmlformats.org/drawingml/2006/main">
                <a:ext uri="{FF2B5EF4-FFF2-40B4-BE49-F238E27FC236}">
                  <a16:creationId xmlns:a16="http://schemas.microsoft.com/office/drawing/2014/main" id="{8BB90B0E-2960-B0FA-AE90-5782921599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1AF67CE" w14:textId="52AAEAF3"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32</w:t>
      </w:r>
      <w:r w:rsidRPr="00650534">
        <w:rPr>
          <w:rFonts w:asciiTheme="minorEastAsia" w:eastAsiaTheme="minorEastAsia" w:hAnsiTheme="minorEastAsia"/>
          <w:b w:val="0"/>
          <w:bCs w:val="0"/>
          <w:color w:val="000000" w:themeColor="text1"/>
          <w:sz w:val="21"/>
          <w:szCs w:val="21"/>
        </w:rPr>
        <w:fldChar w:fldCharType="end"/>
      </w:r>
      <w:r w:rsidR="003D7D76" w:rsidRPr="00650534">
        <w:rPr>
          <w:rFonts w:asciiTheme="minorEastAsia" w:eastAsiaTheme="minorEastAsia" w:hAnsiTheme="minorEastAsia" w:hint="eastAsia"/>
          <w:b w:val="0"/>
          <w:bCs w:val="0"/>
          <w:color w:val="000000" w:themeColor="text1"/>
          <w:sz w:val="21"/>
          <w:szCs w:val="21"/>
        </w:rPr>
        <w:t>位相差と周波数の関係</w:t>
      </w:r>
    </w:p>
    <w:p w14:paraId="38A78941" w14:textId="77777777" w:rsidR="00206D3D" w:rsidRPr="00650534" w:rsidRDefault="00ED5F49"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68624138" wp14:editId="7EC3DDA8">
            <wp:extent cx="4731501" cy="2803286"/>
            <wp:effectExtent l="0" t="0" r="18415" b="16510"/>
            <wp:docPr id="46575116" name="グラフ 2">
              <a:extLst xmlns:a="http://schemas.openxmlformats.org/drawingml/2006/main">
                <a:ext uri="{FF2B5EF4-FFF2-40B4-BE49-F238E27FC236}">
                  <a16:creationId xmlns:a16="http://schemas.microsoft.com/office/drawing/2014/main" id="{3C76A2E0-F6EC-ADC2-5D7A-3F9516876E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E494DFF" w14:textId="443C3F11"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33</w:t>
      </w:r>
      <w:r w:rsidRPr="00650534">
        <w:rPr>
          <w:rFonts w:asciiTheme="minorEastAsia" w:eastAsiaTheme="minorEastAsia" w:hAnsiTheme="minorEastAsia"/>
          <w:b w:val="0"/>
          <w:bCs w:val="0"/>
          <w:color w:val="000000" w:themeColor="text1"/>
          <w:sz w:val="21"/>
          <w:szCs w:val="21"/>
        </w:rPr>
        <w:fldChar w:fldCharType="end"/>
      </w:r>
      <w:r w:rsidR="003D7D76" w:rsidRPr="00650534">
        <w:rPr>
          <w:rFonts w:asciiTheme="minorEastAsia" w:eastAsiaTheme="minorEastAsia" w:hAnsiTheme="minorEastAsia" w:hint="eastAsia"/>
          <w:b w:val="0"/>
          <w:bCs w:val="0"/>
          <w:color w:val="000000" w:themeColor="text1"/>
          <w:sz w:val="21"/>
          <w:szCs w:val="21"/>
        </w:rPr>
        <w:t>電圧利得と周波数の関係</w:t>
      </w:r>
    </w:p>
    <w:p w14:paraId="0328B9AB" w14:textId="285B4F4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30</w:t>
      </w:r>
      <w:r w:rsidRPr="00650534">
        <w:rPr>
          <w:rFonts w:asciiTheme="minorEastAsia" w:eastAsiaTheme="minorEastAsia" w:hAnsiTheme="minorEastAsia" w:cs="ＭＳ 明朝" w:hint="eastAsia"/>
          <w:color w:val="000000" w:themeColor="text1"/>
          <w:sz w:val="21"/>
          <w:szCs w:val="21"/>
        </w:rPr>
        <w:t>の回路は帰還素子が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の反転形であり，厳密な伝達関数は</w:t>
      </w:r>
    </w:p>
    <w:p w14:paraId="4C679449" w14:textId="3323F0C4" w:rsidR="00447112" w:rsidRPr="00650534" w:rsidRDefault="00FF226B" w:rsidP="00447112">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s</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oMath>
      </m:oMathPara>
    </w:p>
    <w:p w14:paraId="3CB09315" w14:textId="714C3F61"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となる。低域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ＭＳ 明朝" w:hint="eastAsia"/>
          <w:color w:val="000000" w:themeColor="text1"/>
          <w:sz w:val="21"/>
          <w:szCs w:val="21"/>
        </w:rPr>
        <w:t>（反転増幅），高域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では</w:t>
      </w:r>
    </w:p>
    <w:p w14:paraId="5D075FF3" w14:textId="1D03FDB3" w:rsidR="00447112" w:rsidRPr="00650534" w:rsidRDefault="00FF226B" w:rsidP="0044711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m:oMathPara>
    </w:p>
    <w:p w14:paraId="7EF8C683" w14:textId="7777777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となり積分動作になる。位相は理論的に</w:t>
      </w:r>
    </w:p>
    <w:p w14:paraId="28E49C9B" w14:textId="39CC1EE9" w:rsidR="00447112" w:rsidRPr="00650534" w:rsidRDefault="00FF226B" w:rsidP="0044711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m:oMathPara>
    </w:p>
    <w:p w14:paraId="6558BA4D" w14:textId="2274B6FA"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で，低域で</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，遮断周波数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135</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，高域で</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に漸近する。</w:t>
      </w:r>
    </w:p>
    <w:p w14:paraId="17F00D91" w14:textId="0C20C7AC"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33</w:t>
      </w:r>
      <w:r w:rsidRPr="00650534">
        <w:rPr>
          <w:rFonts w:asciiTheme="minorEastAsia" w:eastAsiaTheme="minorEastAsia" w:hAnsiTheme="minorEastAsia" w:cs="ＭＳ 明朝" w:hint="eastAsia"/>
          <w:color w:val="000000" w:themeColor="text1"/>
          <w:sz w:val="21"/>
          <w:szCs w:val="21"/>
        </w:rPr>
        <w:t>の低周波側の台地は約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w:t>
      </w:r>
    </w:p>
    <w:p w14:paraId="6F45353C" w14:textId="5B56BBFF" w:rsidR="00447112" w:rsidRPr="00650534" w:rsidRDefault="00FF226B" w:rsidP="0044711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e>
          </m:d>
          <m:r>
            <m:rPr>
              <m:sty m:val="p"/>
            </m:rPr>
            <w:rPr>
              <w:rFonts w:ascii="Cambria Math" w:eastAsiaTheme="minorEastAsia" w:hAnsi="Cambria Math"/>
              <w:color w:val="000000" w:themeColor="text1"/>
              <w:sz w:val="21"/>
              <w:szCs w:val="21"/>
            </w:rPr>
            <m:t>≈6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≈2</m:t>
          </m:r>
        </m:oMath>
      </m:oMathPara>
    </w:p>
    <w:p w14:paraId="4D183C87" w14:textId="6C35D358"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と読める。よって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の実験条件なら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と整合する。</w:t>
      </w:r>
    </w:p>
    <w:p w14:paraId="35D6D8F1" w14:textId="7777777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33</w:t>
      </w:r>
      <w:r w:rsidRPr="00650534">
        <w:rPr>
          <w:rFonts w:asciiTheme="minorEastAsia" w:eastAsiaTheme="minorEastAsia" w:hAnsiTheme="minorEastAsia" w:cs="ＭＳ 明朝" w:hint="eastAsia"/>
          <w:color w:val="000000" w:themeColor="text1"/>
          <w:sz w:val="21"/>
          <w:szCs w:val="21"/>
        </w:rPr>
        <w:t>の屈曲点から遮断周波数はおよそ</w:t>
      </w:r>
    </w:p>
    <w:p w14:paraId="0E4D5D7C" w14:textId="251A3844" w:rsidR="00447112" w:rsidRPr="00650534" w:rsidRDefault="00000000" w:rsidP="0044711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≃(0.8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m:oMathPara>
    </w:p>
    <w:p w14:paraId="49081FE9" w14:textId="7777777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と読み取れる。ここから帰還容量は</w:t>
      </w:r>
    </w:p>
    <w:p w14:paraId="57BCFA85" w14:textId="1717713B" w:rsidR="00447112" w:rsidRPr="00650534" w:rsidRDefault="00000000" w:rsidP="0044711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 xml:space="preserve"> (20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 (1.0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den>
          </m:f>
          <m:r>
            <m:rPr>
              <m:sty m:val="p"/>
            </m:rPr>
            <w:rPr>
              <w:rFonts w:ascii="Cambria Math" w:eastAsiaTheme="minorEastAsia" w:hAnsi="Cambria Math"/>
              <w:color w:val="000000" w:themeColor="text1"/>
              <w:sz w:val="21"/>
              <w:szCs w:val="21"/>
            </w:rPr>
            <m:t>≈8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oMath>
      </m:oMathPara>
    </w:p>
    <w:p w14:paraId="07E3A819" w14:textId="641F0E30"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（測定のばらつきを含め</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6.6</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程度）と見積もれ，公称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品に妥当である。積分域の時定数は</w:t>
      </w:r>
    </w:p>
    <w:p w14:paraId="43B46A26" w14:textId="100B51E1" w:rsidR="00447112" w:rsidRPr="00650534" w:rsidRDefault="00000000" w:rsidP="0044711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nF)=(80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7B590DF1" w14:textId="07FC69D4"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である。したがって積分域で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になる周波数は</w:t>
      </w:r>
    </w:p>
    <w:p w14:paraId="2278C419" w14:textId="58113D89" w:rsidR="00447112" w:rsidRPr="00650534" w:rsidRDefault="00000000" w:rsidP="00447112">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≈1.6</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m:oMathPara>
    </w:p>
    <w:p w14:paraId="0E07BBFE" w14:textId="7777777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となり，図</w:t>
      </w:r>
      <w:r w:rsidRPr="00650534">
        <w:rPr>
          <w:rFonts w:asciiTheme="minorEastAsia" w:eastAsiaTheme="minorEastAsia" w:hAnsiTheme="minorEastAsia" w:cs="Georgia"/>
          <w:color w:val="000000" w:themeColor="text1"/>
          <w:sz w:val="21"/>
          <w:szCs w:val="21"/>
        </w:rPr>
        <w:t>33</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0 dB </w:t>
      </w:r>
      <w:r w:rsidRPr="00650534">
        <w:rPr>
          <w:rFonts w:asciiTheme="minorEastAsia" w:eastAsiaTheme="minorEastAsia" w:hAnsiTheme="minorEastAsia" w:cs="ＭＳ 明朝" w:hint="eastAsia"/>
          <w:color w:val="000000" w:themeColor="text1"/>
          <w:sz w:val="21"/>
          <w:szCs w:val="21"/>
        </w:rPr>
        <w:t>近傍と合う。</w:t>
      </w:r>
      <w:r w:rsidRPr="00650534">
        <w:rPr>
          <w:rFonts w:asciiTheme="minorEastAsia" w:eastAsiaTheme="minorEastAsia" w:hAnsiTheme="minorEastAsia" w:cs="Georgia"/>
          <w:color w:val="000000" w:themeColor="text1"/>
          <w:sz w:val="21"/>
          <w:szCs w:val="21"/>
        </w:rPr>
        <w:t xml:space="preserve">10 kHz </w:t>
      </w:r>
      <w:r w:rsidRPr="00650534">
        <w:rPr>
          <w:rFonts w:asciiTheme="minorEastAsia" w:eastAsiaTheme="minorEastAsia" w:hAnsiTheme="minorEastAsia" w:cs="ＭＳ 明朝" w:hint="eastAsia"/>
          <w:color w:val="000000" w:themeColor="text1"/>
          <w:sz w:val="21"/>
          <w:szCs w:val="21"/>
        </w:rPr>
        <w:t>点では</w:t>
      </w:r>
    </w:p>
    <w:p w14:paraId="59C3A8A2" w14:textId="2C04AC94" w:rsidR="00447112" w:rsidRPr="00650534" w:rsidRDefault="00FF226B" w:rsidP="0044711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sty m:val="p"/>
                </m:rPr>
                <w:rPr>
                  <w:rFonts w:ascii="Cambria Math" w:eastAsiaTheme="minorEastAsia" w:hAnsi="Cambria Math"/>
                  <w:color w:val="000000" w:themeColor="text1"/>
                  <w:sz w:val="21"/>
                  <w:szCs w:val="21"/>
                </w:rPr>
                <m:t>×(80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 xml:space="preserve">100)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den>
          </m:f>
          <m:r>
            <m:rPr>
              <m:sty m:val="p"/>
            </m:rPr>
            <w:rPr>
              <w:rFonts w:ascii="Cambria Math" w:eastAsiaTheme="minorEastAsia" w:hAnsi="Cambria Math"/>
              <w:color w:val="000000" w:themeColor="text1"/>
              <w:sz w:val="21"/>
              <w:szCs w:val="21"/>
            </w:rPr>
            <m:t>≈0.20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0.16</m:t>
          </m:r>
        </m:oMath>
      </m:oMathPara>
    </w:p>
    <w:p w14:paraId="422932E2" w14:textId="61F238AB"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であり，表</w:t>
      </w:r>
      <w:r w:rsidRPr="00650534">
        <w:rPr>
          <w:rFonts w:asciiTheme="minorEastAsia" w:eastAsiaTheme="minorEastAsia" w:hAnsiTheme="minorEastAsia" w:cs="Georgia"/>
          <w:color w:val="000000" w:themeColor="text1"/>
          <w:sz w:val="21"/>
          <w:szCs w:val="21"/>
        </w:rPr>
        <w:t>26</w:t>
      </w: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≈0.17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と一致する。位相も</w:t>
      </w:r>
    </w:p>
    <w:p w14:paraId="4191CE62" w14:textId="527FFD83" w:rsidR="00447112" w:rsidRPr="00650534" w:rsidRDefault="00FF226B" w:rsidP="0044711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 xml:space="preserve"> (2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⁡(11</m:t>
          </m:r>
          <m:r>
            <m:rPr>
              <m:nor/>
            </m:rPr>
            <w:rPr>
              <w:rFonts w:asciiTheme="minorEastAsia" w:eastAsiaTheme="minorEastAsia" w:hAnsiTheme="minorEastAsia"/>
              <w:color w:val="000000" w:themeColor="text1"/>
              <w:sz w:val="21"/>
              <w:szCs w:val="21"/>
            </w:rPr>
            <m:t>前後</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95</m:t>
              </m:r>
            </m:e>
            <m:sup>
              <m:r>
                <m:rPr>
                  <m:sty m:val="p"/>
                </m:rPr>
                <w:rPr>
                  <w:rFonts w:ascii="Cambria Math" w:eastAsiaTheme="minorEastAsia" w:hAnsi="Cambria Math"/>
                  <w:color w:val="000000" w:themeColor="text1"/>
                  <w:sz w:val="21"/>
                  <w:szCs w:val="21"/>
                </w:rPr>
                <m:t>∘</m:t>
              </m:r>
            </m:sup>
          </m:sSup>
        </m:oMath>
      </m:oMathPara>
    </w:p>
    <w:p w14:paraId="11A76DFB" w14:textId="739C5F50"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となり，表</w:t>
      </w:r>
      <w:r w:rsidRPr="00650534">
        <w:rPr>
          <w:rFonts w:asciiTheme="minorEastAsia" w:eastAsiaTheme="minorEastAsia" w:hAnsiTheme="minorEastAsia" w:cs="Georgia"/>
          <w:color w:val="000000" w:themeColor="text1"/>
          <w:sz w:val="21"/>
          <w:szCs w:val="21"/>
        </w:rPr>
        <w:t>26</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93.6</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と良く一致する。</w:t>
      </w:r>
    </w:p>
    <w:p w14:paraId="5F32EAA2" w14:textId="1797BE06"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32</w:t>
      </w:r>
      <w:r w:rsidRPr="00650534">
        <w:rPr>
          <w:rFonts w:asciiTheme="minorEastAsia" w:eastAsiaTheme="minorEastAsia" w:hAnsiTheme="minorEastAsia" w:cs="ＭＳ 明朝" w:hint="eastAsia"/>
          <w:color w:val="000000" w:themeColor="text1"/>
          <w:sz w:val="21"/>
          <w:szCs w:val="21"/>
        </w:rPr>
        <w:t>の位相は低域で</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付近から始まり，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を越えると</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に近づくという理論形に沿って下がるが，高域（</w:t>
      </w:r>
      <m:oMath>
        <m:r>
          <m:rPr>
            <m:sty m:val="p"/>
          </m:rPr>
          <w:rPr>
            <w:rFonts w:ascii="Cambria Math" w:eastAsiaTheme="minorEastAsia" w:hAnsi="Cambria Math"/>
            <w:color w:val="000000" w:themeColor="text1"/>
            <w:sz w:val="21"/>
            <w:szCs w:val="21"/>
          </w:rPr>
          <m:t>&gt;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付近）では</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をさらに下回る。これは</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アンプの有限</w:t>
      </w:r>
      <w:r w:rsidRPr="00650534">
        <w:rPr>
          <w:rFonts w:asciiTheme="minorEastAsia" w:eastAsiaTheme="minorEastAsia" w:hAnsiTheme="minorEastAsia" w:cs="Georgia"/>
          <w:color w:val="000000" w:themeColor="text1"/>
          <w:sz w:val="21"/>
          <w:szCs w:val="21"/>
        </w:rPr>
        <w:t xml:space="preserve"> GB </w:t>
      </w:r>
      <w:r w:rsidRPr="00650534">
        <w:rPr>
          <w:rFonts w:asciiTheme="minorEastAsia" w:eastAsiaTheme="minorEastAsia" w:hAnsiTheme="minorEastAsia" w:cs="ＭＳ 明朝" w:hint="eastAsia"/>
          <w:color w:val="000000" w:themeColor="text1"/>
          <w:sz w:val="21"/>
          <w:szCs w:val="21"/>
        </w:rPr>
        <w:t>積で閉ループに余分な極が加わるためで，おおよそ</w:t>
      </w:r>
    </w:p>
    <w:p w14:paraId="3F602863" w14:textId="5A8AE65B" w:rsidR="00447112" w:rsidRPr="00650534" w:rsidRDefault="00000000" w:rsidP="0044711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extra</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GBW</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oMath>
      </m:oMathPara>
    </w:p>
    <w:p w14:paraId="66FA2824" w14:textId="45511EB6"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近辺から位相遅れが増える。</w:t>
      </w:r>
      <w:r w:rsidRPr="00650534">
        <w:rPr>
          <w:rFonts w:asciiTheme="minorEastAsia" w:eastAsiaTheme="minorEastAsia" w:hAnsiTheme="minorEastAsia" w:cs="Georgia"/>
          <w:color w:val="000000" w:themeColor="text1"/>
          <w:sz w:val="21"/>
          <w:szCs w:val="21"/>
        </w:rPr>
        <w:t xml:space="preserve">GB </w:t>
      </w:r>
      <w:r w:rsidRPr="00650534">
        <w:rPr>
          <w:rFonts w:asciiTheme="minorEastAsia" w:eastAsiaTheme="minorEastAsia" w:hAnsiTheme="minorEastAsia" w:cs="ＭＳ 明朝" w:hint="eastAsia"/>
          <w:color w:val="000000" w:themeColor="text1"/>
          <w:sz w:val="21"/>
          <w:szCs w:val="21"/>
        </w:rPr>
        <w:t>積が数</w:t>
      </w:r>
      <w:r w:rsidRPr="00650534">
        <w:rPr>
          <w:rFonts w:asciiTheme="minorEastAsia" w:eastAsiaTheme="minorEastAsia" w:hAnsiTheme="minorEastAsia" w:cs="Georgia"/>
          <w:color w:val="000000" w:themeColor="text1"/>
          <w:sz w:val="21"/>
          <w:szCs w:val="21"/>
        </w:rPr>
        <w:t xml:space="preserve"> MHz </w:t>
      </w:r>
      <w:r w:rsidRPr="00650534">
        <w:rPr>
          <w:rFonts w:asciiTheme="minorEastAsia" w:eastAsiaTheme="minorEastAsia" w:hAnsiTheme="minorEastAsia" w:cs="ＭＳ 明朝" w:hint="eastAsia"/>
          <w:color w:val="000000" w:themeColor="text1"/>
          <w:sz w:val="21"/>
          <w:szCs w:val="21"/>
        </w:rPr>
        <w:t>級なら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extra</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となり，図</w:t>
      </w:r>
      <w:r w:rsidRPr="00650534">
        <w:rPr>
          <w:rFonts w:asciiTheme="minorEastAsia" w:eastAsiaTheme="minorEastAsia" w:hAnsiTheme="minorEastAsia" w:cs="Georgia"/>
          <w:color w:val="000000" w:themeColor="text1"/>
          <w:sz w:val="21"/>
          <w:szCs w:val="21"/>
        </w:rPr>
        <w:t>32</w:t>
      </w:r>
      <w:r w:rsidRPr="00650534">
        <w:rPr>
          <w:rFonts w:asciiTheme="minorEastAsia" w:eastAsiaTheme="minorEastAsia" w:hAnsiTheme="minorEastAsia" w:cs="ＭＳ 明朝" w:hint="eastAsia"/>
          <w:color w:val="000000" w:themeColor="text1"/>
          <w:sz w:val="21"/>
          <w:szCs w:val="21"/>
        </w:rPr>
        <w:t>後半の位相低下と整合する。</w:t>
      </w:r>
    </w:p>
    <w:p w14:paraId="25E2E68A" w14:textId="4B7C6770"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33</w:t>
      </w:r>
      <w:r w:rsidRPr="00650534">
        <w:rPr>
          <w:rFonts w:asciiTheme="minorEastAsia" w:eastAsiaTheme="minorEastAsia" w:hAnsiTheme="minorEastAsia" w:cs="ＭＳ 明朝" w:hint="eastAsia"/>
          <w:color w:val="000000" w:themeColor="text1"/>
          <w:sz w:val="21"/>
          <w:szCs w:val="21"/>
        </w:rPr>
        <w:t>の振幅特性は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&lt;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で一定利得，</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&gt;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の直線となる。高域のさらに強い減衰は</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アンプ自身の一階特性が重なった結果で，理論の単一極より早く落ちる周波数帯が現れる。測定カーブが理論より上振れ・下振れする帯域があるのは，信号源の周波数依存振幅誤差，プローブ容量（約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pF</m:t>
        </m:r>
      </m:oMath>
      <w:r w:rsidRPr="00650534">
        <w:rPr>
          <w:rFonts w:asciiTheme="minorEastAsia" w:eastAsiaTheme="minorEastAsia" w:hAnsiTheme="minorEastAsia" w:cs="ＭＳ 明朝" w:hint="eastAsia"/>
          <w:color w:val="000000" w:themeColor="text1"/>
          <w:sz w:val="21"/>
          <w:szCs w:val="21"/>
        </w:rPr>
        <w:t>）と配線寄生による有効</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の変化，帰還網の部品公差（</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の許容差）による</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のずれが主因である。</w:t>
      </w:r>
    </w:p>
    <w:p w14:paraId="0CB30079" w14:textId="77777777"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定量誤差の評価として，位相の時間読取り誤差感度は</w:t>
      </w:r>
    </w:p>
    <w:p w14:paraId="4A25C83F" w14:textId="3A8AEC4C" w:rsidR="00447112" w:rsidRPr="00650534" w:rsidRDefault="00000000" w:rsidP="00447112">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dθ</m:t>
              </m:r>
            </m:num>
            <m:den>
              <m:r>
                <w:rPr>
                  <w:rFonts w:ascii="Cambria Math" w:eastAsiaTheme="minorEastAsia" w:hAnsi="Cambria Math"/>
                  <w:color w:val="000000" w:themeColor="text1"/>
                  <w:sz w:val="21"/>
                  <w:szCs w:val="21"/>
                </w:rPr>
                <m:t>d</m:t>
              </m:r>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den>
          </m:f>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360</m:t>
              </m:r>
            </m:e>
            <m:sup>
              <m:r>
                <m:rPr>
                  <m:sty m:val="p"/>
                </m:rPr>
                <w:rPr>
                  <w:rFonts w:ascii="Cambria Math" w:eastAsiaTheme="minorEastAsia" w:hAnsi="Cambria Math"/>
                  <w:color w:val="000000" w:themeColor="text1"/>
                  <w:sz w:val="21"/>
                  <w:szCs w:val="21"/>
                </w:rPr>
                <m:t>∘</m:t>
              </m:r>
            </m:sup>
          </m:sSup>
          <m:r>
            <w:rPr>
              <w:rFonts w:ascii="Cambria Math" w:eastAsiaTheme="minorEastAsia" w:hAnsi="Cambria Math"/>
              <w:color w:val="000000" w:themeColor="text1"/>
              <w:sz w:val="21"/>
              <w:szCs w:val="21"/>
            </w:rPr>
            <m:t>f</m:t>
          </m:r>
        </m:oMath>
      </m:oMathPara>
    </w:p>
    <w:p w14:paraId="267FEBC2" w14:textId="3AD8F3F1"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である。たとえば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となり，</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の読み取りで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3.6</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の位相誤差が生じる。振幅側は関数発生器とオシロの振幅確度を各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とすると，高域で合算</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w:t>
      </w:r>
      <m:oMath>
        <m:r>
          <m:rPr>
            <m:sty m:val="p"/>
          </m:rPr>
          <w:rPr>
            <w:rFonts w:ascii="Cambria Math" w:eastAsiaTheme="minorEastAsia" w:hAnsi="Cambria Math"/>
            <w:color w:val="000000" w:themeColor="text1"/>
            <w:sz w:val="21"/>
            <w:szCs w:val="21"/>
          </w:rPr>
          <m:t>±0.3</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ＭＳ 明朝" w:hint="eastAsia"/>
          <w:color w:val="000000" w:themeColor="text1"/>
          <w:sz w:val="21"/>
          <w:szCs w:val="21"/>
        </w:rPr>
        <w:t>）の不確かさになる。</w:t>
      </w:r>
    </w:p>
    <w:p w14:paraId="14844746" w14:textId="29977375" w:rsidR="00447112" w:rsidRPr="00650534" w:rsidRDefault="00447112" w:rsidP="0044711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以上より，表</w:t>
      </w:r>
      <w:r w:rsidRPr="00650534">
        <w:rPr>
          <w:rFonts w:asciiTheme="minorEastAsia" w:eastAsiaTheme="minorEastAsia" w:hAnsiTheme="minorEastAsia" w:cs="Georgia"/>
          <w:color w:val="000000" w:themeColor="text1"/>
          <w:sz w:val="21"/>
          <w:szCs w:val="21"/>
        </w:rPr>
        <w:t>27</w:t>
      </w: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32</w:t>
      </w: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33</w:t>
      </w:r>
      <w:r w:rsidRPr="00650534">
        <w:rPr>
          <w:rFonts w:asciiTheme="minorEastAsia" w:eastAsiaTheme="minorEastAsia" w:hAnsiTheme="minorEastAsia" w:cs="ＭＳ 明朝" w:hint="eastAsia"/>
          <w:color w:val="000000" w:themeColor="text1"/>
          <w:sz w:val="21"/>
          <w:szCs w:val="21"/>
        </w:rPr>
        <w:t>は「低域＝反転増幅，</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近傍＝</w:t>
      </w:r>
      <m:oMath>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135</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，高域＝積分動作（</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）」という一階系の理論と整合し，</w:t>
      </w:r>
      <w:r w:rsidRPr="00650534">
        <w:rPr>
          <w:rFonts w:asciiTheme="minorEastAsia" w:eastAsiaTheme="minorEastAsia" w:hAnsiTheme="minorEastAsia" w:cs="Georgia"/>
          <w:color w:val="000000" w:themeColor="text1"/>
          <w:sz w:val="21"/>
          <w:szCs w:val="21"/>
        </w:rPr>
        <w:t xml:space="preserve">10 kHz </w:t>
      </w:r>
      <w:r w:rsidRPr="00650534">
        <w:rPr>
          <w:rFonts w:asciiTheme="minorEastAsia" w:eastAsiaTheme="minorEastAsia" w:hAnsiTheme="minorEastAsia" w:cs="ＭＳ 明朝" w:hint="eastAsia"/>
          <w:color w:val="000000" w:themeColor="text1"/>
          <w:sz w:val="21"/>
          <w:szCs w:val="21"/>
        </w:rPr>
        <w:t>点の振幅・位相は定量的に理論と一致する。高域末端のずれは</w:t>
      </w:r>
      <w:r w:rsidRPr="00650534">
        <w:rPr>
          <w:rFonts w:asciiTheme="minorEastAsia" w:eastAsiaTheme="minorEastAsia" w:hAnsiTheme="minorEastAsia" w:cs="Georgia"/>
          <w:color w:val="000000" w:themeColor="text1"/>
          <w:sz w:val="21"/>
          <w:szCs w:val="21"/>
        </w:rPr>
        <w:t xml:space="preserve"> GB </w:t>
      </w:r>
      <w:r w:rsidRPr="00650534">
        <w:rPr>
          <w:rFonts w:asciiTheme="minorEastAsia" w:eastAsiaTheme="minorEastAsia" w:hAnsiTheme="minorEastAsia" w:cs="ＭＳ 明朝" w:hint="eastAsia"/>
          <w:color w:val="000000" w:themeColor="text1"/>
          <w:sz w:val="21"/>
          <w:szCs w:val="21"/>
        </w:rPr>
        <w:t>積と寄生成分で説明でき，</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≈8</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nF</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という設計値が実測から裏付けられた。</w:t>
      </w:r>
    </w:p>
    <w:p w14:paraId="7CF062D4" w14:textId="6963349D" w:rsidR="00ED5F49" w:rsidRPr="00650534" w:rsidRDefault="00ED5F49" w:rsidP="00ED5F49">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 xml:space="preserve"> (3-1) </w:t>
      </w:r>
      <w:r w:rsidR="00B7300C" w:rsidRPr="00650534">
        <w:rPr>
          <w:rFonts w:asciiTheme="minorEastAsia" w:eastAsiaTheme="minorEastAsia" w:hAnsiTheme="minorEastAsia"/>
          <w:color w:val="000000" w:themeColor="text1"/>
          <w:sz w:val="21"/>
          <w:szCs w:val="21"/>
        </w:rPr>
        <w:t>方形波を10 kHzおよび300 Hzで入力し、入力および出力の波形を同時に観測・記録した（オシロスコープの保存機能を使用した）。</w:t>
      </w:r>
    </w:p>
    <w:p w14:paraId="70C306EC" w14:textId="77777777" w:rsidR="00206D3D" w:rsidRPr="00650534" w:rsidRDefault="00590173" w:rsidP="00831D94">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2ACBD84D" wp14:editId="66A38C53">
            <wp:extent cx="3418977" cy="2510421"/>
            <wp:effectExtent l="0" t="0" r="0" b="4445"/>
            <wp:docPr id="18" name="図 17" descr="グラフ&#10;&#10;AI 生成コンテンツは誤りを含む可能性があります。">
              <a:extLst xmlns:a="http://schemas.openxmlformats.org/drawingml/2006/main">
                <a:ext uri="{FF2B5EF4-FFF2-40B4-BE49-F238E27FC236}">
                  <a16:creationId xmlns:a16="http://schemas.microsoft.com/office/drawing/2014/main" id="{5558148A-1467-DF85-33CE-5EF2B8177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descr="グラフ&#10;&#10;AI 生成コンテンツは誤りを含む可能性があります。">
                      <a:extLst>
                        <a:ext uri="{FF2B5EF4-FFF2-40B4-BE49-F238E27FC236}">
                          <a16:creationId xmlns:a16="http://schemas.microsoft.com/office/drawing/2014/main" id="{5558148A-1467-DF85-33CE-5EF2B81772F9}"/>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418977" cy="2510421"/>
                    </a:xfrm>
                    <a:prstGeom prst="rect">
                      <a:avLst/>
                    </a:prstGeom>
                  </pic:spPr>
                </pic:pic>
              </a:graphicData>
            </a:graphic>
          </wp:inline>
        </w:drawing>
      </w:r>
    </w:p>
    <w:p w14:paraId="289653D0" w14:textId="06BB80A1" w:rsidR="009D6C8D" w:rsidRPr="00650534" w:rsidRDefault="00206D3D" w:rsidP="009D6C8D">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34</w:t>
      </w:r>
      <w:r w:rsidRPr="00650534">
        <w:rPr>
          <w:rFonts w:asciiTheme="minorEastAsia" w:eastAsiaTheme="minorEastAsia" w:hAnsiTheme="minorEastAsia"/>
          <w:b w:val="0"/>
          <w:bCs w:val="0"/>
          <w:color w:val="000000" w:themeColor="text1"/>
          <w:sz w:val="21"/>
          <w:szCs w:val="21"/>
        </w:rPr>
        <w:fldChar w:fldCharType="end"/>
      </w:r>
      <w:r w:rsidR="009D6C8D" w:rsidRPr="00650534">
        <w:rPr>
          <w:rFonts w:asciiTheme="minorEastAsia" w:eastAsiaTheme="minorEastAsia" w:hAnsiTheme="minorEastAsia" w:hint="eastAsia"/>
          <w:b w:val="0"/>
          <w:bCs w:val="0"/>
          <w:color w:val="000000" w:themeColor="text1"/>
          <w:sz w:val="21"/>
          <w:szCs w:val="21"/>
        </w:rPr>
        <w:t>入力電圧と出力電圧の波形</w:t>
      </w:r>
      <w:r w:rsidR="009D6C8D" w:rsidRPr="00650534">
        <w:rPr>
          <w:rFonts w:asciiTheme="minorEastAsia" w:eastAsiaTheme="minorEastAsia" w:hAnsiTheme="minorEastAsia"/>
          <w:b w:val="0"/>
          <w:bCs w:val="0"/>
          <w:color w:val="000000" w:themeColor="text1"/>
          <w:sz w:val="21"/>
          <w:szCs w:val="21"/>
        </w:rPr>
        <w:t>(</w:t>
      </w:r>
      <w:r w:rsidR="000F7A7C" w:rsidRPr="00650534">
        <w:rPr>
          <w:rFonts w:asciiTheme="minorEastAsia" w:eastAsiaTheme="minorEastAsia" w:hAnsiTheme="minorEastAsia"/>
          <w:b w:val="0"/>
          <w:bCs w:val="0"/>
          <w:color w:val="000000" w:themeColor="text1"/>
          <w:sz w:val="21"/>
          <w:szCs w:val="21"/>
        </w:rPr>
        <w:t>10kHz</w:t>
      </w:r>
      <w:r w:rsidR="009D6C8D" w:rsidRPr="00650534">
        <w:rPr>
          <w:rFonts w:asciiTheme="minorEastAsia" w:eastAsiaTheme="minorEastAsia" w:hAnsiTheme="minorEastAsia"/>
          <w:b w:val="0"/>
          <w:bCs w:val="0"/>
          <w:color w:val="000000" w:themeColor="text1"/>
          <w:sz w:val="21"/>
          <w:szCs w:val="21"/>
        </w:rPr>
        <w:t>)</w:t>
      </w:r>
    </w:p>
    <w:p w14:paraId="6484ACF7" w14:textId="2A1A157A" w:rsidR="000A5023" w:rsidRPr="00650534" w:rsidRDefault="000A5023" w:rsidP="00831D94">
      <w:pPr>
        <w:pStyle w:val="af7"/>
        <w:jc w:val="center"/>
        <w:rPr>
          <w:rFonts w:asciiTheme="minorEastAsia" w:eastAsiaTheme="minorEastAsia" w:hAnsiTheme="minorEastAsia"/>
          <w:b w:val="0"/>
          <w:bCs w:val="0"/>
          <w:color w:val="000000" w:themeColor="text1"/>
          <w:sz w:val="21"/>
          <w:szCs w:val="21"/>
        </w:rPr>
      </w:pPr>
    </w:p>
    <w:p w14:paraId="4EC65496" w14:textId="77777777" w:rsidR="00590173" w:rsidRPr="00650534" w:rsidRDefault="00590173" w:rsidP="00831D94">
      <w:pPr>
        <w:jc w:val="center"/>
        <w:rPr>
          <w:rFonts w:asciiTheme="minorEastAsia" w:eastAsiaTheme="minorEastAsia" w:hAnsiTheme="minorEastAsia"/>
          <w:color w:val="000000" w:themeColor="text1"/>
          <w:sz w:val="21"/>
          <w:szCs w:val="21"/>
        </w:rPr>
      </w:pPr>
    </w:p>
    <w:p w14:paraId="32F8AA9F" w14:textId="77777777" w:rsidR="00206D3D" w:rsidRPr="00650534" w:rsidRDefault="00590173" w:rsidP="00831D94">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4B97165C" wp14:editId="5595DE46">
            <wp:extent cx="3477014" cy="2518424"/>
            <wp:effectExtent l="0" t="0" r="3175" b="0"/>
            <wp:docPr id="9" name="図 8" descr="グラフィカル ユーザー インターフェイス が含まれている画像&#10;&#10;AI 生成コンテンツは誤りを含む可能性があります。">
              <a:extLst xmlns:a="http://schemas.openxmlformats.org/drawingml/2006/main">
                <a:ext uri="{FF2B5EF4-FFF2-40B4-BE49-F238E27FC236}">
                  <a16:creationId xmlns:a16="http://schemas.microsoft.com/office/drawing/2014/main" id="{BF95CFFE-B1C9-D956-0423-98CD527DE9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グラフィカル ユーザー インターフェイス が含まれている画像&#10;&#10;AI 生成コンテンツは誤りを含む可能性があります。">
                      <a:extLst>
                        <a:ext uri="{FF2B5EF4-FFF2-40B4-BE49-F238E27FC236}">
                          <a16:creationId xmlns:a16="http://schemas.microsoft.com/office/drawing/2014/main" id="{BF95CFFE-B1C9-D956-0423-98CD527DE9BC}"/>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477014" cy="2518424"/>
                    </a:xfrm>
                    <a:prstGeom prst="rect">
                      <a:avLst/>
                    </a:prstGeom>
                  </pic:spPr>
                </pic:pic>
              </a:graphicData>
            </a:graphic>
          </wp:inline>
        </w:drawing>
      </w:r>
    </w:p>
    <w:p w14:paraId="0D042C48" w14:textId="61CA7895" w:rsidR="000F7A7C" w:rsidRPr="00650534" w:rsidRDefault="00206D3D" w:rsidP="001140BA">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35</w:t>
      </w:r>
      <w:r w:rsidRPr="00650534">
        <w:rPr>
          <w:rFonts w:asciiTheme="minorEastAsia" w:eastAsiaTheme="minorEastAsia" w:hAnsiTheme="minorEastAsia"/>
          <w:b w:val="0"/>
          <w:bCs w:val="0"/>
          <w:color w:val="000000" w:themeColor="text1"/>
          <w:sz w:val="21"/>
          <w:szCs w:val="21"/>
        </w:rPr>
        <w:fldChar w:fldCharType="end"/>
      </w:r>
      <w:r w:rsidR="000F7A7C" w:rsidRPr="00650534">
        <w:rPr>
          <w:rFonts w:asciiTheme="minorEastAsia" w:eastAsiaTheme="minorEastAsia" w:hAnsiTheme="minorEastAsia" w:hint="eastAsia"/>
          <w:b w:val="0"/>
          <w:bCs w:val="0"/>
          <w:color w:val="000000" w:themeColor="text1"/>
          <w:sz w:val="21"/>
          <w:szCs w:val="21"/>
        </w:rPr>
        <w:t>入力電圧と出力電圧の波形</w:t>
      </w:r>
      <w:r w:rsidR="000F7A7C" w:rsidRPr="00650534">
        <w:rPr>
          <w:rFonts w:asciiTheme="minorEastAsia" w:eastAsiaTheme="minorEastAsia" w:hAnsiTheme="minorEastAsia"/>
          <w:b w:val="0"/>
          <w:bCs w:val="0"/>
          <w:color w:val="000000" w:themeColor="text1"/>
          <w:sz w:val="21"/>
          <w:szCs w:val="21"/>
        </w:rPr>
        <w:t>(300kHz)</w:t>
      </w:r>
    </w:p>
    <w:p w14:paraId="3B776C88" w14:textId="74237788" w:rsidR="00590173" w:rsidRPr="00650534" w:rsidRDefault="00590173" w:rsidP="00831D94">
      <w:pPr>
        <w:pStyle w:val="af7"/>
        <w:jc w:val="center"/>
        <w:rPr>
          <w:rFonts w:asciiTheme="minorEastAsia" w:eastAsiaTheme="minorEastAsia" w:hAnsiTheme="minorEastAsia"/>
          <w:b w:val="0"/>
          <w:bCs w:val="0"/>
          <w:color w:val="000000" w:themeColor="text1"/>
          <w:sz w:val="21"/>
          <w:szCs w:val="21"/>
        </w:rPr>
      </w:pPr>
    </w:p>
    <w:p w14:paraId="4BF2C340" w14:textId="77777777" w:rsidR="00590173" w:rsidRPr="00650534" w:rsidRDefault="00590173" w:rsidP="00831D94">
      <w:pPr>
        <w:jc w:val="center"/>
        <w:rPr>
          <w:rFonts w:asciiTheme="minorEastAsia" w:eastAsiaTheme="minorEastAsia" w:hAnsiTheme="minorEastAsia"/>
          <w:color w:val="000000" w:themeColor="text1"/>
          <w:sz w:val="21"/>
          <w:szCs w:val="21"/>
        </w:rPr>
      </w:pPr>
    </w:p>
    <w:p w14:paraId="5EBD7727" w14:textId="57888D6E"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34</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10 kHz</w:t>
      </w:r>
      <w:r w:rsidRPr="00650534">
        <w:rPr>
          <w:rFonts w:asciiTheme="minorEastAsia" w:eastAsiaTheme="minorEastAsia" w:hAnsiTheme="minorEastAsia" w:cs="ＭＳ 明朝" w:hint="eastAsia"/>
          <w:color w:val="000000" w:themeColor="text1"/>
          <w:sz w:val="21"/>
          <w:szCs w:val="21"/>
        </w:rPr>
        <w:t>）では出力が明瞭な三角波になっており，積分動作が支配的である。測定値は</w:t>
      </w:r>
      <w:r w:rsidRPr="00650534">
        <w:rPr>
          <w:rFonts w:asciiTheme="minorEastAsia" w:eastAsiaTheme="minorEastAsia" w:hAnsiTheme="minorEastAsia"/>
          <w:color w:val="000000" w:themeColor="text1"/>
          <w:sz w:val="21"/>
          <w:szCs w:val="21"/>
        </w:rPr>
        <w:br/>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=1.02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=0.250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，周期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である。半周期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/2=50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における出力の傾きは</w:t>
      </w:r>
    </w:p>
    <w:p w14:paraId="25910702" w14:textId="65AFD3DB" w:rsidR="00693522" w:rsidRPr="00650534" w:rsidRDefault="00000000" w:rsidP="00693522">
      <w:pPr>
        <w:spacing w:after="220"/>
        <w:rPr>
          <w:rFonts w:asciiTheme="minorEastAsia" w:eastAsiaTheme="minorEastAsia" w:hAnsiTheme="minorEastAsia"/>
          <w:color w:val="000000" w:themeColor="text1"/>
          <w:sz w:val="21"/>
          <w:szCs w:val="21"/>
        </w:rPr>
      </w:pPr>
      <m:oMathPara>
        <m:oMath>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num>
                <m:den>
                  <m:r>
                    <w:rPr>
                      <w:rFonts w:ascii="Cambria Math" w:eastAsiaTheme="minorEastAsia" w:hAnsi="Cambria Math"/>
                      <w:color w:val="000000" w:themeColor="text1"/>
                      <w:sz w:val="21"/>
                      <w:szCs w:val="21"/>
                    </w:rPr>
                    <m:t>dt</m:t>
                  </m:r>
                </m:den>
              </m:f>
            </m:e>
          </m:d>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num>
            <m:den>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0.250</m:t>
              </m:r>
            </m:num>
            <m:den>
              <m:r>
                <m:rPr>
                  <m:sty m:val="p"/>
                </m:rPr>
                <w:rPr>
                  <w:rFonts w:ascii="Cambria Math" w:eastAsiaTheme="minorEastAsia" w:hAnsi="Cambria Math"/>
                  <w:color w:val="000000" w:themeColor="text1"/>
                  <w:sz w:val="21"/>
                  <w:szCs w:val="21"/>
                </w:rPr>
                <m:t>50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den>
          </m:f>
          <m:r>
            <m:rPr>
              <m:sty m:val="p"/>
            </m:rPr>
            <w:rPr>
              <w:rFonts w:ascii="Cambria Math" w:eastAsiaTheme="minorEastAsia" w:hAnsi="Cambria Math"/>
              <w:color w:val="000000" w:themeColor="text1"/>
              <w:sz w:val="21"/>
              <w:szCs w:val="21"/>
            </w:rPr>
            <m:t>=5.0×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V/s=0.005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47C6AA86" w14:textId="214E9A2A"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理想積分の関係</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より，入力のピーク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in,pk</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/2=0.51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を用いて</w:t>
      </w:r>
    </w:p>
    <w:p w14:paraId="2B88A581" w14:textId="4E145D45" w:rsidR="00693522" w:rsidRPr="00650534" w:rsidRDefault="00000000" w:rsidP="0069352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in,pk</m:t>
                  </m:r>
                </m:sub>
              </m:sSub>
            </m:num>
            <m:den>
              <m:d>
                <m:dPr>
                  <m:begChr m:val="|"/>
                  <m:endChr m:val="|"/>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e>
              </m:d>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0.51</m:t>
              </m:r>
            </m:num>
            <m:den>
              <m:r>
                <m:rPr>
                  <m:sty m:val="p"/>
                </m:rPr>
                <w:rPr>
                  <w:rFonts w:ascii="Cambria Math" w:eastAsiaTheme="minorEastAsia" w:hAnsi="Cambria Math"/>
                  <w:color w:val="000000" w:themeColor="text1"/>
                  <w:sz w:val="21"/>
                  <w:szCs w:val="21"/>
                </w:rPr>
                <m:t>5.0×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3</m:t>
                  </m:r>
                </m:sup>
              </m:sSup>
            </m:den>
          </m:f>
          <m:r>
            <m:rPr>
              <m:sty m:val="p"/>
            </m:rPr>
            <w:rPr>
              <w:rFonts w:ascii="Cambria Math" w:eastAsiaTheme="minorEastAsia" w:hAnsi="Cambria Math"/>
              <w:color w:val="000000" w:themeColor="text1"/>
              <w:sz w:val="21"/>
              <w:szCs w:val="21"/>
            </w:rPr>
            <m:t>≃1.02×</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s=102</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34422300" w14:textId="1432926E"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が得られる。低周波での電圧利得から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≈2.04/1.04≃1.96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と読めるので，帰還側の時定数は</w:t>
      </w:r>
    </w:p>
    <w:p w14:paraId="6845885F" w14:textId="182756CA" w:rsidR="00693522" w:rsidRPr="00650534" w:rsidRDefault="00000000" w:rsidP="00693522">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≃1.96×102</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s≃200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 xml:space="preserve">s,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≃7.96×</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m:oMathPara>
    </w:p>
    <w:p w14:paraId="4E8D8864" w14:textId="71B6A53E"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w:t>
      </w:r>
      <w:r w:rsidRPr="00650534">
        <w:rPr>
          <w:rFonts w:asciiTheme="minorEastAsia" w:eastAsiaTheme="minorEastAsia" w:hAnsiTheme="minorEastAsia" w:cs="Georgia"/>
          <w:color w:val="000000" w:themeColor="text1"/>
          <w:sz w:val="21"/>
          <w:szCs w:val="21"/>
        </w:rPr>
        <w:t xml:space="preserve"> 10 kHz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より十分高く，三角波化は「積分」によるものである（反転増幅器の帯域不足による疑似三角波とは原理が異なる）。スルーレート制限は</w:t>
      </w:r>
      <w:r w:rsidRPr="00650534">
        <w:rPr>
          <w:rFonts w:asciiTheme="minorEastAsia" w:eastAsiaTheme="minorEastAsia" w:hAnsiTheme="minorEastAsia"/>
          <w:color w:val="000000" w:themeColor="text1"/>
          <w:sz w:val="21"/>
          <w:szCs w:val="21"/>
        </w:rPr>
        <w:br/>
      </w:r>
      <m:oMath>
        <m:r>
          <m:rPr>
            <m:sty m:val="p"/>
          </m:rPr>
          <w:rPr>
            <w:rFonts w:ascii="Cambria Math" w:eastAsiaTheme="minorEastAsia" w:hAnsi="Cambria Math"/>
            <w:color w:val="000000" w:themeColor="text1"/>
            <w:sz w:val="21"/>
            <w:szCs w:val="21"/>
          </w:rPr>
          <m:t>max|</m:t>
        </m:r>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r>
          <m:rPr>
            <m:sty m:val="p"/>
          </m:rPr>
          <w:rPr>
            <w:rFonts w:ascii="Cambria Math" w:eastAsiaTheme="minorEastAsia" w:hAnsi="Cambria Math"/>
            <w:color w:val="000000" w:themeColor="text1"/>
            <w:sz w:val="21"/>
            <w:szCs w:val="21"/>
          </w:rPr>
          <m:t>|≈0.005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と小さく，通常の</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アンプの仕様を十分下回るため無視できる。</w:t>
      </w:r>
    </w:p>
    <w:p w14:paraId="26B6430A" w14:textId="3C4E822D"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35</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）では出力がほぼ矩形で，立上り・立下りに指数的な丸みが見える。低域近似</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から期待利得は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≃1.96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で，測定比</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=2.04/1.04≃1.96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と一致する。丸みは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による一次遅れで，理論伝達関数</w:t>
      </w:r>
    </w:p>
    <w:p w14:paraId="3936A0E3" w14:textId="199F3404" w:rsidR="00693522" w:rsidRPr="00650534" w:rsidRDefault="00FF226B" w:rsidP="00693522">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oMath>
      </m:oMathPara>
    </w:p>
    <w:p w14:paraId="7FC6FE86" w14:textId="77777777"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の大きさから</w:t>
      </w:r>
      <w:r w:rsidRPr="00650534">
        <w:rPr>
          <w:rFonts w:asciiTheme="minorEastAsia" w:eastAsiaTheme="minorEastAsia" w:hAnsiTheme="minorEastAsia" w:cs="Georgia"/>
          <w:color w:val="000000" w:themeColor="text1"/>
          <w:sz w:val="21"/>
          <w:szCs w:val="21"/>
        </w:rPr>
        <w:t xml:space="preserve"> 300 Hz </w:t>
      </w:r>
      <w:r w:rsidRPr="00650534">
        <w:rPr>
          <w:rFonts w:asciiTheme="minorEastAsia" w:eastAsiaTheme="minorEastAsia" w:hAnsiTheme="minorEastAsia" w:cs="ＭＳ 明朝" w:hint="eastAsia"/>
          <w:color w:val="000000" w:themeColor="text1"/>
          <w:sz w:val="21"/>
          <w:szCs w:val="21"/>
        </w:rPr>
        <w:t>での期待値は</w:t>
      </w:r>
    </w:p>
    <w:p w14:paraId="101F67A0" w14:textId="08BDF5B4" w:rsidR="00693522" w:rsidRPr="00650534" w:rsidRDefault="00FF226B" w:rsidP="00693522">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1.96</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πf</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1.96</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×300×200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1.96</m:t>
              </m:r>
            </m:num>
            <m:den>
              <m:r>
                <m:rPr>
                  <m:sty m:val="p"/>
                </m:rPr>
                <w:rPr>
                  <w:rFonts w:ascii="Cambria Math" w:eastAsiaTheme="minorEastAsia" w:hAnsi="Cambria Math"/>
                  <w:color w:val="000000" w:themeColor="text1"/>
                  <w:sz w:val="21"/>
                  <w:szCs w:val="21"/>
                </w:rPr>
                <m:t>1.068</m:t>
              </m:r>
            </m:den>
          </m:f>
          <m:r>
            <m:rPr>
              <m:sty m:val="p"/>
            </m:rPr>
            <w:rPr>
              <w:rFonts w:ascii="Cambria Math" w:eastAsiaTheme="minorEastAsia" w:hAnsi="Cambria Math"/>
              <w:color w:val="000000" w:themeColor="text1"/>
              <w:sz w:val="21"/>
              <w:szCs w:val="21"/>
            </w:rPr>
            <m:t>≃1.84</m:t>
          </m:r>
        </m:oMath>
      </m:oMathPara>
    </w:p>
    <w:p w14:paraId="1FD70BDD" w14:textId="63DBC944"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となる。実測</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1.96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との差は約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7%</m:t>
        </m:r>
      </m:oMath>
      <w:r w:rsidRPr="00650534">
        <w:rPr>
          <w:rFonts w:asciiTheme="minorEastAsia" w:eastAsiaTheme="minorEastAsia" w:hAnsiTheme="minorEastAsia" w:cs="ＭＳ 明朝" w:hint="eastAsia"/>
          <w:color w:val="000000" w:themeColor="text1"/>
          <w:sz w:val="21"/>
          <w:szCs w:val="21"/>
        </w:rPr>
        <w:t>（約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0.55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ＭＳ 明朝" w:hint="eastAsia"/>
          <w:color w:val="000000" w:themeColor="text1"/>
          <w:sz w:val="21"/>
          <w:szCs w:val="21"/>
        </w:rPr>
        <w:t>）であり，主な要因はコンデンサ公差・周波数依存の有効容量，関数発生器とオシロの振幅確度，波形が完全な理想方形でないことなどで説明できる。時間応答は時定数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≃0.20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の一次遅れで立上るため，周期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=3.33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≈0.06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と小さく，矩形に近い形になる。</w:t>
      </w:r>
    </w:p>
    <w:p w14:paraId="17EEF39B" w14:textId="7F045B86" w:rsidR="00693522" w:rsidRPr="00650534" w:rsidRDefault="00693522" w:rsidP="00693522">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まとめとして，</w:t>
      </w:r>
      <w:r w:rsidRPr="00650534">
        <w:rPr>
          <w:rFonts w:asciiTheme="minorEastAsia" w:eastAsiaTheme="minorEastAsia" w:hAnsiTheme="minorEastAsia" w:cs="Georgia"/>
          <w:color w:val="000000" w:themeColor="text1"/>
          <w:sz w:val="21"/>
          <w:szCs w:val="21"/>
        </w:rPr>
        <w:t xml:space="preserve">10 kHz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のため積分域に入り，出力は三角波となる。</w:t>
      </w:r>
      <w:r w:rsidRPr="00650534">
        <w:rPr>
          <w:rFonts w:asciiTheme="minorEastAsia" w:eastAsiaTheme="minorEastAsia" w:hAnsiTheme="minorEastAsia" w:cs="Georgia"/>
          <w:color w:val="000000" w:themeColor="text1"/>
          <w:sz w:val="21"/>
          <w:szCs w:val="21"/>
        </w:rPr>
        <w:t xml:space="preserve">300 Hz </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&lt;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であり，利得は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の反転増幅器として振る舞い，立上りだけが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に支配されて丸くなる。この違いは「積分動作（高域）」と「一次低域通過の周波数応答（低域）」という原理の差であることを明確に区別できる。</w:t>
      </w:r>
    </w:p>
    <w:p w14:paraId="0B983031" w14:textId="77777777" w:rsidR="00590173" w:rsidRPr="00650534" w:rsidRDefault="00590173"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p>
    <w:p w14:paraId="687D8431" w14:textId="306EFB1A" w:rsidR="00590173" w:rsidRPr="00650534" w:rsidRDefault="00590173" w:rsidP="00590173">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(3-2) </w:t>
      </w:r>
      <w:r w:rsidR="0078240A" w:rsidRPr="00650534">
        <w:rPr>
          <w:rFonts w:asciiTheme="minorEastAsia" w:eastAsiaTheme="minorEastAsia" w:hAnsiTheme="minorEastAsia"/>
          <w:color w:val="000000" w:themeColor="text1"/>
          <w:sz w:val="21"/>
          <w:szCs w:val="21"/>
        </w:rPr>
        <w:t>300 Hzで観測された波形について理論的に説明し、（2-1）の周波数特性では300 Hzで反転増幅のように見える一方で、（3-1）では反転増幅波形とならなかった理由を考察した</w:t>
      </w:r>
      <w:r w:rsidRPr="00650534">
        <w:rPr>
          <w:rFonts w:asciiTheme="minorEastAsia" w:eastAsiaTheme="minorEastAsia" w:hAnsiTheme="minorEastAsia"/>
          <w:color w:val="000000" w:themeColor="text1"/>
          <w:sz w:val="21"/>
          <w:szCs w:val="21"/>
        </w:rPr>
        <w:t>。</w:t>
      </w:r>
      <w:r w:rsidR="00B50D06">
        <w:rPr>
          <w:rFonts w:asciiTheme="minorEastAsia" w:eastAsiaTheme="minorEastAsia" w:hAnsiTheme="minorEastAsia"/>
          <w:color w:val="000000" w:themeColor="text1"/>
          <w:sz w:val="21"/>
          <w:szCs w:val="21"/>
        </w:rPr>
        <w:t>[3]</w:t>
      </w:r>
    </w:p>
    <w:p w14:paraId="159D8115" w14:textId="162088C7"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積分回路は帰還素子が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の反転形で，伝達関数は</w:t>
      </w:r>
    </w:p>
    <w:p w14:paraId="566DCBE8" w14:textId="2B461E37" w:rsidR="00CF3DEC" w:rsidRPr="00650534" w:rsidRDefault="00FF226B" w:rsidP="00CF3DEC">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s</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oMath>
      </m:oMathPara>
    </w:p>
    <w:p w14:paraId="4D3475D9" w14:textId="15E0028C"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遮断周波数は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である。実測から</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≃2.0</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≃0.20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≈0.80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ＭＳ 明朝" w:hint="eastAsia"/>
          <w:color w:val="000000" w:themeColor="text1"/>
          <w:sz w:val="21"/>
          <w:szCs w:val="21"/>
        </w:rPr>
        <w:t>）と見積もれた。</w:t>
      </w:r>
    </w:p>
    <w:p w14:paraId="7099D541" w14:textId="77777777"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300 Hz </w:t>
      </w:r>
      <w:r w:rsidRPr="00650534">
        <w:rPr>
          <w:rFonts w:asciiTheme="minorEastAsia" w:eastAsiaTheme="minorEastAsia" w:hAnsiTheme="minorEastAsia" w:cs="ＭＳ 明朝" w:hint="eastAsia"/>
          <w:color w:val="000000" w:themeColor="text1"/>
          <w:sz w:val="21"/>
          <w:szCs w:val="21"/>
        </w:rPr>
        <w:t>の正弦波に対する振幅と位相は</w:t>
      </w:r>
    </w:p>
    <w:p w14:paraId="58970D22" w14:textId="3CA96AE6" w:rsidR="00CF3DEC" w:rsidRPr="00650534" w:rsidRDefault="00FF226B" w:rsidP="00CF3DEC">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oMath>
      </m:oMathPara>
    </w:p>
    <w:p w14:paraId="35DFA832" w14:textId="7D6F2343"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w:t>
      </w:r>
      <m:oMath>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⋅300⋅0.20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ms≈0.377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w:t>
      </w:r>
    </w:p>
    <w:p w14:paraId="60444DA5" w14:textId="2790ABD5" w:rsidR="00CF3DEC" w:rsidRPr="00650534" w:rsidRDefault="00FF226B" w:rsidP="00CF3DEC">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0.377</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≈1.84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(≈+5.3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20.7</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159</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oMath>
      </m:oMathPara>
    </w:p>
    <w:p w14:paraId="376397B9" w14:textId="036B0A1F"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w:t>
      </w:r>
      <w:r w:rsidRPr="00650534">
        <w:rPr>
          <w:rFonts w:asciiTheme="minorEastAsia" w:eastAsiaTheme="minorEastAsia" w:hAnsiTheme="minorEastAsia" w:cs="Georgia"/>
          <w:color w:val="000000" w:themeColor="text1"/>
          <w:sz w:val="21"/>
          <w:szCs w:val="21"/>
        </w:rPr>
        <w:t>2-1</w:t>
      </w:r>
      <w:r w:rsidRPr="00650534">
        <w:rPr>
          <w:rFonts w:asciiTheme="minorEastAsia" w:eastAsiaTheme="minorEastAsia" w:hAnsiTheme="minorEastAsia" w:cs="ＭＳ 明朝" w:hint="eastAsia"/>
          <w:color w:val="000000" w:themeColor="text1"/>
          <w:sz w:val="21"/>
          <w:szCs w:val="21"/>
        </w:rPr>
        <w:t>）の周波数特性では，</w:t>
      </w:r>
      <w:r w:rsidRPr="00650534">
        <w:rPr>
          <w:rFonts w:asciiTheme="minorEastAsia" w:eastAsiaTheme="minorEastAsia" w:hAnsiTheme="minorEastAsia" w:cs="Georgia"/>
          <w:color w:val="000000" w:themeColor="text1"/>
          <w:sz w:val="21"/>
          <w:szCs w:val="21"/>
        </w:rPr>
        <w:t xml:space="preserve">300 Hz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より十分低く，利得はほぼ一定で位相は約</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に近い。結果として，正弦波入力では「反転増幅器らしい」波形（ほぼ反転サイン）に見える。</w:t>
      </w:r>
    </w:p>
    <w:p w14:paraId="02C05373" w14:textId="77777777"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一方，（</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）で入力した方形波は単一周波数ではなく，フーリエ級数で</w:t>
      </w:r>
    </w:p>
    <w:p w14:paraId="274E21F2" w14:textId="09F2A107" w:rsidR="00CF3DEC" w:rsidRPr="00650534" w:rsidRDefault="00000000" w:rsidP="00CF3DE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sq</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p</m:t>
                  </m:r>
                </m:sub>
              </m:sSub>
            </m:num>
            <m:den>
              <m:r>
                <w:rPr>
                  <w:rFonts w:ascii="Cambria Math" w:eastAsiaTheme="minorEastAsia" w:hAnsi="Cambria Math"/>
                  <w:color w:val="000000" w:themeColor="text1"/>
                  <w:sz w:val="21"/>
                  <w:szCs w:val="21"/>
                </w:rPr>
                <m:t>π</m:t>
              </m:r>
            </m:den>
          </m:f>
          <m:nary>
            <m:naryPr>
              <m:chr m:val="∑"/>
              <m:limLoc m:val="undOvr"/>
              <m:grow m:val="1"/>
              <m:supHide m:val="1"/>
              <m:ctrlPr>
                <w:rPr>
                  <w:rFonts w:ascii="Cambria Math" w:eastAsiaTheme="minorEastAsia" w:hAnsi="Cambria Math"/>
                  <w:color w:val="000000" w:themeColor="text1"/>
                  <w:sz w:val="21"/>
                  <w:szCs w:val="21"/>
                </w:rPr>
              </m:ctrlPr>
            </m:naryPr>
            <m:sub>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=1,3,5,…</m:t>
              </m:r>
            </m:sub>
            <m:sup/>
            <m:e>
              <m:r>
                <m:rPr>
                  <m:sty m:val="p"/>
                </m:rPr>
                <w:rPr>
                  <w:rFonts w:ascii="Cambria Math" w:eastAsiaTheme="minorEastAsia" w:hAnsi="Cambria Math"/>
                  <w:color w:val="000000" w:themeColor="text1"/>
                  <w:sz w:val="21"/>
                  <w:szCs w:val="21"/>
                </w:rPr>
                <m:t> </m:t>
              </m:r>
            </m:e>
          </m:nary>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n</m:t>
              </m:r>
            </m:den>
          </m:f>
          <m:r>
            <m:rPr>
              <m:sty m:val="p"/>
            </m:rPr>
            <w:rPr>
              <w:rFonts w:ascii="Cambria Math" w:eastAsiaTheme="minorEastAsia" w:hAnsi="Cambria Math"/>
              <w:color w:val="000000" w:themeColor="text1"/>
              <w:sz w:val="21"/>
              <w:szCs w:val="21"/>
            </w:rPr>
            <m:t>sin⁡(</m:t>
          </m:r>
          <m:r>
            <w:rPr>
              <w:rFonts w:ascii="Cambria Math" w:eastAsiaTheme="minorEastAsia" w:hAnsi="Cambria Math"/>
              <w:color w:val="000000" w:themeColor="text1"/>
              <w:sz w:val="21"/>
              <w:szCs w:val="21"/>
            </w:rPr>
            <m:t>nωt</m:t>
          </m:r>
          <m:r>
            <m:rPr>
              <m:sty m:val="p"/>
            </m:rPr>
            <w:rPr>
              <w:rFonts w:ascii="Cambria Math" w:eastAsiaTheme="minorEastAsia" w:hAnsi="Cambria Math"/>
              <w:color w:val="000000" w:themeColor="text1"/>
              <w:sz w:val="21"/>
              <w:szCs w:val="21"/>
            </w:rPr>
            <m:t>)</m:t>
          </m:r>
        </m:oMath>
      </m:oMathPara>
    </w:p>
    <w:p w14:paraId="7B78F91C" w14:textId="0AC12548"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と表せる。各高調波成分は回路の周波数応答で減衰・位相遅れを受け，</w:t>
      </w:r>
      <m:oMath>
        <m:r>
          <w:rPr>
            <w:rFonts w:ascii="Cambria Math" w:eastAsiaTheme="minorEastAsia" w:hAnsi="Cambria Math"/>
            <w:color w:val="000000" w:themeColor="text1"/>
            <w:sz w:val="21"/>
            <w:szCs w:val="21"/>
          </w:rPr>
          <m:t>n</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次成分の出力振幅は</w:t>
      </w:r>
    </w:p>
    <w:p w14:paraId="6AF9A0DA" w14:textId="4014884C" w:rsidR="00CF3DEC" w:rsidRPr="00650534" w:rsidRDefault="00FF226B" w:rsidP="00CF3DEC">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nω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4</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p</m:t>
                  </m:r>
                </m:sub>
              </m:sSub>
            </m:num>
            <m:den>
              <m:r>
                <w:rPr>
                  <w:rFonts w:ascii="Cambria Math" w:eastAsiaTheme="minorEastAsia" w:hAnsi="Cambria Math"/>
                  <w:color w:val="000000" w:themeColor="text1"/>
                  <w:sz w:val="21"/>
                  <w:szCs w:val="21"/>
                </w:rPr>
                <m:t>πn</m:t>
              </m:r>
            </m:den>
          </m:f>
          <m:r>
            <m:rPr>
              <m:sty m:val="p"/>
            </m:rPr>
            <w:rPr>
              <w:rFonts w:ascii="Cambria Math" w:eastAsiaTheme="minorEastAsia" w:hAnsi="Cambria Math"/>
              <w:color w:val="000000" w:themeColor="text1"/>
              <w:sz w:val="21"/>
              <w:szCs w:val="21"/>
            </w:rPr>
            <m:t>.</m:t>
          </m:r>
        </m:oMath>
      </m:oMathPara>
    </w:p>
    <w:p w14:paraId="059CCACD" w14:textId="77777777"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300 Hz </w:t>
      </w:r>
      <w:r w:rsidRPr="00650534">
        <w:rPr>
          <w:rFonts w:asciiTheme="minorEastAsia" w:eastAsiaTheme="minorEastAsia" w:hAnsiTheme="minorEastAsia" w:cs="ＭＳ 明朝" w:hint="eastAsia"/>
          <w:color w:val="000000" w:themeColor="text1"/>
          <w:sz w:val="21"/>
          <w:szCs w:val="21"/>
        </w:rPr>
        <w:t>での抑圧率は</w:t>
      </w:r>
    </w:p>
    <w:p w14:paraId="6B1CDAD5" w14:textId="5256E977" w:rsidR="00CF3DEC" w:rsidRPr="00650534" w:rsidRDefault="00000000" w:rsidP="00CF3DEC">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1+(3</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xml:space="preserve">≈0.66,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1+(5</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xml:space="preserve">≈0.47,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1+(7</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≈0.35,</m:t>
          </m:r>
        </m:oMath>
      </m:oMathPara>
    </w:p>
    <w:p w14:paraId="4D041EB4" w14:textId="5D42BB28"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のように</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が強く削られる。したがって方形波の「角」を作る高調波が通らず，立上り・立下りが指数関数的に丸くなる。実際の階段応答は</w:t>
      </w:r>
    </w:p>
    <w:p w14:paraId="321ACCDD" w14:textId="270F7A30" w:rsidR="00CF3DEC" w:rsidRPr="00650534" w:rsidRDefault="00000000" w:rsidP="00CF3DE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V</m:t>
          </m:r>
          <m:d>
            <m:dPr>
              <m:ctrlPr>
                <w:rPr>
                  <w:rFonts w:ascii="Cambria Math" w:eastAsiaTheme="minorEastAsia" w:hAnsi="Cambria Math"/>
                  <w:color w:val="000000" w:themeColor="text1"/>
                  <w:sz w:val="21"/>
                  <w:szCs w:val="21"/>
                </w:rPr>
              </m:ctrlPr>
            </m:dPr>
            <m:e>
              <m:r>
                <m:rPr>
                  <m:sty m:val="p"/>
                </m:rPr>
                <w:rPr>
                  <w:rFonts w:ascii="Cambria Math" w:eastAsiaTheme="minorEastAsia" w:hAnsi="Cambria Math"/>
                  <w:color w:val="000000" w:themeColor="text1"/>
                  <w:sz w:val="21"/>
                  <w:szCs w:val="21"/>
                </w:rPr>
                <m:t>1-</m:t>
              </m:r>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e</m:t>
                  </m:r>
                </m:e>
                <m: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sup>
              </m:sSup>
            </m:e>
          </m:d>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≃0.20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m:t>
          </m:r>
        </m:oMath>
      </m:oMathPara>
    </w:p>
    <w:p w14:paraId="4931FC39" w14:textId="1D13BFE1"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で記述でき，半周期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/2=1/(2⋅300)≈1.67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≈0.06</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と十分小さいため，立上り区間の後はほぼ一定電圧となる。これが図</w:t>
      </w:r>
      <w:r w:rsidRPr="00650534">
        <w:rPr>
          <w:rFonts w:asciiTheme="minorEastAsia" w:eastAsiaTheme="minorEastAsia" w:hAnsiTheme="minorEastAsia" w:cs="Georgia"/>
          <w:color w:val="000000" w:themeColor="text1"/>
          <w:sz w:val="21"/>
          <w:szCs w:val="21"/>
        </w:rPr>
        <w:t>35</w:t>
      </w:r>
      <w:r w:rsidRPr="00650534">
        <w:rPr>
          <w:rFonts w:asciiTheme="minorEastAsia" w:eastAsiaTheme="minorEastAsia" w:hAnsiTheme="minorEastAsia" w:cs="ＭＳ 明朝" w:hint="eastAsia"/>
          <w:color w:val="000000" w:themeColor="text1"/>
          <w:sz w:val="21"/>
          <w:szCs w:val="21"/>
        </w:rPr>
        <w:t>の「反転増幅の利得は保っているが波形は矩形になり切らない」見え方の本質である。</w:t>
      </w:r>
    </w:p>
    <w:p w14:paraId="1DA5EA8E" w14:textId="5F782F20"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要するに，（</w:t>
      </w:r>
      <w:r w:rsidRPr="00650534">
        <w:rPr>
          <w:rFonts w:asciiTheme="minorEastAsia" w:eastAsiaTheme="minorEastAsia" w:hAnsiTheme="minorEastAsia" w:cs="Georgia"/>
          <w:color w:val="000000" w:themeColor="text1"/>
          <w:sz w:val="21"/>
          <w:szCs w:val="21"/>
        </w:rPr>
        <w:t>2-1</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は単一周波数の評価なので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がそのまま観測され，反転増幅に見える。一方，（</w:t>
      </w:r>
      <w:r w:rsidRPr="00650534">
        <w:rPr>
          <w:rFonts w:asciiTheme="minorEastAsia" w:eastAsiaTheme="minorEastAsia" w:hAnsiTheme="minorEastAsia" w:cs="Georgia"/>
          <w:color w:val="000000" w:themeColor="text1"/>
          <w:sz w:val="21"/>
          <w:szCs w:val="21"/>
        </w:rPr>
        <w:t>3-1</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は多周波成分を含む方形波であり，高調波が</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近傍から上で選択的に減衰・遅延するため，波形は一次低域通過のステップ応答となり，理想的な反転矩形にはならない。振幅比</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in,pp</m:t>
            </m:r>
          </m:sub>
        </m:sSub>
        <m:r>
          <m:rPr>
            <m:sty m:val="p"/>
          </m:rPr>
          <w:rPr>
            <w:rFonts w:ascii="Cambria Math" w:eastAsiaTheme="minorEastAsia" w:hAnsi="Cambria Math"/>
            <w:color w:val="000000" w:themeColor="text1"/>
            <w:sz w:val="21"/>
            <w:szCs w:val="21"/>
          </w:rPr>
          <m:t>≃2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が保たれているのに形だけが丸いのは，基本波（</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）はほぼ通るが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,5</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が削られていることの定量的結果である。</w:t>
      </w:r>
    </w:p>
    <w:p w14:paraId="012406E2" w14:textId="34BFB78F" w:rsidR="00CF3DEC" w:rsidRPr="00650534" w:rsidRDefault="00CF3DEC" w:rsidP="00CF3DE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誤差要因として，</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の有効容量の周波数依存（誘電体損失），部品公差による</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のずれ，信号源の立上り時間による高調波不足，プローブ容量・配線寄生による有効</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τ</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の変化がある。これらは位相を数度，利得を数％変えるが，本質的な結論（正弦波の</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では反転増幅に見え，方形波の</w:t>
      </w:r>
      <w:r w:rsidRPr="00650534">
        <w:rPr>
          <w:rFonts w:asciiTheme="minorEastAsia" w:eastAsiaTheme="minorEastAsia" w:hAnsiTheme="minorEastAsia" w:cs="Georgia"/>
          <w:color w:val="000000" w:themeColor="text1"/>
          <w:sz w:val="21"/>
          <w:szCs w:val="21"/>
        </w:rPr>
        <w:t>300 Hz</w:t>
      </w:r>
      <w:r w:rsidRPr="00650534">
        <w:rPr>
          <w:rFonts w:asciiTheme="minorEastAsia" w:eastAsiaTheme="minorEastAsia" w:hAnsiTheme="minorEastAsia" w:cs="ＭＳ 明朝" w:hint="eastAsia"/>
          <w:color w:val="000000" w:themeColor="text1"/>
          <w:sz w:val="21"/>
          <w:szCs w:val="21"/>
        </w:rPr>
        <w:t>では一次遅れ応答になる）は変わらない。</w:t>
      </w:r>
    </w:p>
    <w:p w14:paraId="1B2BD18C" w14:textId="77777777" w:rsidR="00590173" w:rsidRPr="00B60FA5" w:rsidRDefault="00590173" w:rsidP="000A5023">
      <w:pPr>
        <w:rPr>
          <w:rFonts w:asciiTheme="minorEastAsia" w:eastAsiaTheme="minorEastAsia" w:hAnsiTheme="minorEastAsia"/>
          <w:color w:val="000000" w:themeColor="text1"/>
          <w:sz w:val="26"/>
          <w:szCs w:val="26"/>
        </w:rPr>
      </w:pPr>
    </w:p>
    <w:p w14:paraId="0CE01A25" w14:textId="5C33A888" w:rsidR="000A5023" w:rsidRPr="00B60FA5" w:rsidRDefault="000A5023" w:rsidP="000A5023">
      <w:pPr>
        <w:rPr>
          <w:rFonts w:asciiTheme="minorEastAsia" w:eastAsiaTheme="minorEastAsia" w:hAnsiTheme="minorEastAsia"/>
          <w:color w:val="000000" w:themeColor="text1"/>
          <w:sz w:val="26"/>
          <w:szCs w:val="26"/>
        </w:rPr>
      </w:pPr>
      <w:r w:rsidRPr="00B60FA5">
        <w:rPr>
          <w:rFonts w:asciiTheme="minorEastAsia" w:eastAsiaTheme="minorEastAsia" w:hAnsiTheme="minorEastAsia"/>
          <w:color w:val="000000" w:themeColor="text1"/>
          <w:sz w:val="26"/>
          <w:szCs w:val="26"/>
        </w:rPr>
        <w:t>1-3-2 反転増幅回路の交流特性</w:t>
      </w:r>
    </w:p>
    <w:p w14:paraId="70782026" w14:textId="77777777" w:rsidR="00831D94" w:rsidRPr="00650534" w:rsidRDefault="00831D94" w:rsidP="000A5023">
      <w:pPr>
        <w:rPr>
          <w:rFonts w:asciiTheme="minorEastAsia" w:eastAsiaTheme="minorEastAsia" w:hAnsiTheme="minorEastAsia"/>
          <w:color w:val="000000" w:themeColor="text1"/>
          <w:sz w:val="21"/>
          <w:szCs w:val="21"/>
        </w:rPr>
      </w:pPr>
    </w:p>
    <w:p w14:paraId="0954328C" w14:textId="1EB3749B" w:rsidR="00831D94" w:rsidRPr="00650534" w:rsidRDefault="00575B45" w:rsidP="00831D94">
      <w:pPr>
        <w:pStyle w:val="Web"/>
        <w:keepNext/>
        <w:numPr>
          <w:ilvl w:val="1"/>
          <w:numId w:val="16"/>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Eb1に正弦波を入力し、振幅と周波数を調整して出力波形が三角波になる条件を一つ特定し、入力波形と出力波形を同時に観測・保存した</w:t>
      </w:r>
      <w:r w:rsidR="00590173" w:rsidRPr="00650534">
        <w:rPr>
          <w:rFonts w:asciiTheme="minorEastAsia" w:eastAsiaTheme="minorEastAsia" w:hAnsiTheme="minorEastAsia"/>
          <w:color w:val="000000" w:themeColor="text1"/>
          <w:sz w:val="21"/>
          <w:szCs w:val="21"/>
        </w:rPr>
        <w:t xml:space="preserve">。 </w:t>
      </w:r>
    </w:p>
    <w:p w14:paraId="2BB87D8A" w14:textId="0FE618DB" w:rsidR="00206D3D" w:rsidRPr="00650534" w:rsidRDefault="00590173" w:rsidP="00831D94">
      <w:pPr>
        <w:pStyle w:val="Web"/>
        <w:keepNext/>
        <w:ind w:left="8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noProof/>
          <w:color w:val="000000" w:themeColor="text1"/>
          <w:sz w:val="21"/>
          <w:szCs w:val="21"/>
        </w:rPr>
        <w:drawing>
          <wp:inline distT="0" distB="0" distL="0" distR="0" wp14:anchorId="728F9B3A" wp14:editId="73D93D9A">
            <wp:extent cx="3454400" cy="2472267"/>
            <wp:effectExtent l="0" t="0" r="0" b="4445"/>
            <wp:docPr id="13" name="図 12" descr="グラフ, 折れ線グラフ&#10;&#10;AI 生成コンテンツは誤りを含む可能性があります。">
              <a:extLst xmlns:a="http://schemas.openxmlformats.org/drawingml/2006/main">
                <a:ext uri="{FF2B5EF4-FFF2-40B4-BE49-F238E27FC236}">
                  <a16:creationId xmlns:a16="http://schemas.microsoft.com/office/drawing/2014/main" id="{D786605A-24D7-9B4F-6D41-7D179E58D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descr="グラフ, 折れ線グラフ&#10;&#10;AI 生成コンテンツは誤りを含む可能性があります。">
                      <a:extLst>
                        <a:ext uri="{FF2B5EF4-FFF2-40B4-BE49-F238E27FC236}">
                          <a16:creationId xmlns:a16="http://schemas.microsoft.com/office/drawing/2014/main" id="{D786605A-24D7-9B4F-6D41-7D179E58D4B5}"/>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454400" cy="2472267"/>
                    </a:xfrm>
                    <a:prstGeom prst="rect">
                      <a:avLst/>
                    </a:prstGeom>
                  </pic:spPr>
                </pic:pic>
              </a:graphicData>
            </a:graphic>
          </wp:inline>
        </w:drawing>
      </w:r>
    </w:p>
    <w:p w14:paraId="42CFDB23" w14:textId="30A5406F" w:rsidR="00590173"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36</w:t>
      </w:r>
      <w:r w:rsidRPr="00650534">
        <w:rPr>
          <w:rFonts w:asciiTheme="minorEastAsia" w:eastAsiaTheme="minorEastAsia" w:hAnsiTheme="minorEastAsia"/>
          <w:b w:val="0"/>
          <w:bCs w:val="0"/>
          <w:color w:val="000000" w:themeColor="text1"/>
          <w:sz w:val="21"/>
          <w:szCs w:val="21"/>
        </w:rPr>
        <w:fldChar w:fldCharType="end"/>
      </w:r>
      <w:r w:rsidR="001140BA" w:rsidRPr="00650534">
        <w:rPr>
          <w:rFonts w:asciiTheme="minorEastAsia" w:eastAsiaTheme="minorEastAsia" w:hAnsiTheme="minorEastAsia" w:hint="eastAsia"/>
          <w:b w:val="0"/>
          <w:bCs w:val="0"/>
          <w:color w:val="000000" w:themeColor="text1"/>
          <w:sz w:val="21"/>
          <w:szCs w:val="21"/>
        </w:rPr>
        <w:t>観測された三角波</w:t>
      </w:r>
      <w:r w:rsidR="005A78D2" w:rsidRPr="00650534">
        <w:rPr>
          <w:rFonts w:asciiTheme="minorEastAsia" w:eastAsiaTheme="minorEastAsia" w:hAnsiTheme="minorEastAsia"/>
          <w:b w:val="0"/>
          <w:bCs w:val="0"/>
          <w:color w:val="000000" w:themeColor="text1"/>
          <w:sz w:val="21"/>
          <w:szCs w:val="21"/>
        </w:rPr>
        <w:t>(900kHz)</w:t>
      </w:r>
    </w:p>
    <w:p w14:paraId="7F5BBDF9" w14:textId="77777777" w:rsidR="0008348F" w:rsidRPr="00650534" w:rsidRDefault="0008348F" w:rsidP="0008348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36</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900 kHz</w:t>
      </w:r>
      <w:r w:rsidRPr="00650534">
        <w:rPr>
          <w:rFonts w:asciiTheme="minorEastAsia" w:eastAsiaTheme="minorEastAsia" w:hAnsiTheme="minorEastAsia" w:cs="ＭＳ 明朝" w:hint="eastAsia"/>
          <w:color w:val="000000" w:themeColor="text1"/>
          <w:sz w:val="21"/>
          <w:szCs w:val="21"/>
        </w:rPr>
        <w:t>）では，正弦波入力に対して出力が三角波となった。反転増幅回路の線形小信号特性だけでは正弦</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正弦のままであり，三角波は生じない。三角波化は</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アンプのスルーレート（</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）制限という非線形歪みが支配的になった兆候である。</w:t>
      </w:r>
    </w:p>
    <w:p w14:paraId="7D93F16A" w14:textId="77777777" w:rsidR="0008348F" w:rsidRPr="00650534" w:rsidRDefault="0008348F" w:rsidP="0008348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正弦波を忠実に追従するために必要な最小スルーレートは</w:t>
      </w:r>
    </w:p>
    <w:p w14:paraId="2FA1685E" w14:textId="4DA9E4F7" w:rsidR="0008348F" w:rsidRPr="00650534" w:rsidRDefault="00000000" w:rsidP="0008348F">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pk</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m:t>
          </m:r>
        </m:oMath>
      </m:oMathPara>
    </w:p>
    <w:p w14:paraId="5E2DB789" w14:textId="5643C457" w:rsidR="0008348F" w:rsidRPr="00650534" w:rsidRDefault="0008348F" w:rsidP="0008348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周波数が</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=900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のとき，出力ピークツーピークを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と読むと</w:t>
      </w:r>
    </w:p>
    <w:p w14:paraId="1AE6F75C" w14:textId="5FA34907" w:rsidR="0008348F" w:rsidRPr="00650534" w:rsidRDefault="00000000" w:rsidP="0008348F">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×9.0×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[V/s]=3.14×</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6</m:t>
              </m:r>
            </m:sup>
          </m:sSup>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[V/s]=3.14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29AC502D" w14:textId="4000BDFD" w:rsidR="0008348F" w:rsidRPr="00650534" w:rsidRDefault="0008348F" w:rsidP="0008348F">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たとえば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なら必要</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は約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となる。</w:t>
      </w:r>
    </w:p>
    <w:p w14:paraId="4F79642E" w14:textId="77777777" w:rsidR="00590173" w:rsidRPr="00650534" w:rsidRDefault="00590173" w:rsidP="00590173">
      <w:pPr>
        <w:pStyle w:val="Web"/>
        <w:ind w:left="800"/>
        <w:rPr>
          <w:rFonts w:asciiTheme="minorEastAsia" w:eastAsiaTheme="minorEastAsia" w:hAnsiTheme="minorEastAsia"/>
          <w:color w:val="000000" w:themeColor="text1"/>
          <w:sz w:val="21"/>
          <w:szCs w:val="21"/>
        </w:rPr>
      </w:pPr>
    </w:p>
    <w:p w14:paraId="2FC15E1A" w14:textId="0B45D551" w:rsidR="00590173" w:rsidRDefault="00590173" w:rsidP="00511786">
      <w:pPr>
        <w:pStyle w:val="Web"/>
        <w:numPr>
          <w:ilvl w:val="1"/>
          <w:numId w:val="16"/>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このとき，出力波形が三角波になってしまう理由について考察</w:t>
      </w:r>
      <w:r w:rsidR="00511786" w:rsidRPr="00650534">
        <w:rPr>
          <w:rFonts w:asciiTheme="minorEastAsia" w:eastAsiaTheme="minorEastAsia" w:hAnsiTheme="minorEastAsia" w:hint="eastAsia"/>
          <w:color w:val="000000" w:themeColor="text1"/>
          <w:sz w:val="21"/>
          <w:szCs w:val="21"/>
        </w:rPr>
        <w:t>した</w:t>
      </w:r>
      <w:r w:rsidRPr="00650534">
        <w:rPr>
          <w:rFonts w:asciiTheme="minorEastAsia" w:eastAsiaTheme="minorEastAsia" w:hAnsiTheme="minorEastAsia"/>
          <w:color w:val="000000" w:themeColor="text1"/>
          <w:sz w:val="21"/>
          <w:szCs w:val="21"/>
        </w:rPr>
        <w:t>。</w:t>
      </w:r>
      <w:r w:rsidR="00B50D06">
        <w:rPr>
          <w:rFonts w:asciiTheme="minorEastAsia" w:eastAsiaTheme="minorEastAsia" w:hAnsiTheme="minorEastAsia"/>
          <w:color w:val="000000" w:themeColor="text1"/>
          <w:sz w:val="21"/>
          <w:szCs w:val="21"/>
        </w:rPr>
        <w:t>[3]</w:t>
      </w:r>
    </w:p>
    <w:p w14:paraId="04C5AA9B" w14:textId="77777777" w:rsidR="00B50D06" w:rsidRPr="00650534" w:rsidRDefault="00B50D06" w:rsidP="00B50D06">
      <w:pPr>
        <w:pStyle w:val="Web"/>
        <w:ind w:left="800"/>
        <w:rPr>
          <w:rFonts w:asciiTheme="minorEastAsia" w:eastAsiaTheme="minorEastAsia" w:hAnsiTheme="minorEastAsia"/>
          <w:color w:val="000000" w:themeColor="text1"/>
          <w:sz w:val="21"/>
          <w:szCs w:val="21"/>
        </w:rPr>
      </w:pPr>
    </w:p>
    <w:p w14:paraId="5A4F28AE" w14:textId="79DCBAC2" w:rsidR="00EA3D21" w:rsidRPr="00650534" w:rsidRDefault="00EA3D21"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lastRenderedPageBreak/>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28</w:t>
      </w:r>
      <w:r w:rsidRPr="00650534">
        <w:rPr>
          <w:rFonts w:asciiTheme="minorEastAsia" w:eastAsiaTheme="minorEastAsia" w:hAnsiTheme="minorEastAsia"/>
          <w:b w:val="0"/>
          <w:bCs w:val="0"/>
          <w:color w:val="000000" w:themeColor="text1"/>
          <w:sz w:val="21"/>
          <w:szCs w:val="21"/>
        </w:rPr>
        <w:fldChar w:fldCharType="end"/>
      </w:r>
      <w:r w:rsidR="0035376D" w:rsidRPr="00650534">
        <w:rPr>
          <w:rFonts w:asciiTheme="minorEastAsia" w:eastAsiaTheme="minorEastAsia" w:hAnsiTheme="minorEastAsia" w:hint="eastAsia"/>
          <w:b w:val="0"/>
          <w:bCs w:val="0"/>
          <w:color w:val="000000" w:themeColor="text1"/>
          <w:sz w:val="21"/>
          <w:szCs w:val="21"/>
        </w:rPr>
        <w:t>各数値まとめ</w:t>
      </w:r>
    </w:p>
    <w:tbl>
      <w:tblPr>
        <w:tblW w:w="5420" w:type="dxa"/>
        <w:tblInd w:w="18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40"/>
        <w:gridCol w:w="1640"/>
        <w:gridCol w:w="2140"/>
      </w:tblGrid>
      <w:tr w:rsidR="00650534" w:rsidRPr="00650534" w14:paraId="46165BEC" w14:textId="77777777" w:rsidTr="00296EEF">
        <w:trPr>
          <w:trHeight w:val="400"/>
        </w:trPr>
        <w:tc>
          <w:tcPr>
            <w:tcW w:w="1640" w:type="dxa"/>
            <w:noWrap/>
            <w:tcMar>
              <w:top w:w="15" w:type="dxa"/>
              <w:left w:w="15" w:type="dxa"/>
              <w:bottom w:w="0" w:type="dxa"/>
              <w:right w:w="15" w:type="dxa"/>
            </w:tcMar>
            <w:vAlign w:val="center"/>
            <w:hideMark/>
          </w:tcPr>
          <w:p w14:paraId="7DD7ED24"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f[kHz]</w:t>
            </w:r>
          </w:p>
        </w:tc>
        <w:tc>
          <w:tcPr>
            <w:tcW w:w="1640" w:type="dxa"/>
            <w:noWrap/>
            <w:tcMar>
              <w:top w:w="15" w:type="dxa"/>
              <w:left w:w="15" w:type="dxa"/>
              <w:bottom w:w="0" w:type="dxa"/>
              <w:right w:w="15" w:type="dxa"/>
            </w:tcMar>
            <w:vAlign w:val="center"/>
            <w:hideMark/>
          </w:tcPr>
          <w:p w14:paraId="5FB16AA6"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θ[°]</w:t>
            </w:r>
          </w:p>
        </w:tc>
        <w:tc>
          <w:tcPr>
            <w:tcW w:w="2140" w:type="dxa"/>
            <w:noWrap/>
            <w:tcMar>
              <w:top w:w="15" w:type="dxa"/>
              <w:left w:w="15" w:type="dxa"/>
              <w:bottom w:w="0" w:type="dxa"/>
              <w:right w:w="15" w:type="dxa"/>
            </w:tcMar>
            <w:vAlign w:val="center"/>
            <w:hideMark/>
          </w:tcPr>
          <w:p w14:paraId="345543CA"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位相差</w:t>
            </w:r>
          </w:p>
        </w:tc>
      </w:tr>
      <w:tr w:rsidR="00650534" w:rsidRPr="00650534" w14:paraId="075477B8" w14:textId="77777777" w:rsidTr="00296EEF">
        <w:trPr>
          <w:trHeight w:val="400"/>
        </w:trPr>
        <w:tc>
          <w:tcPr>
            <w:tcW w:w="0" w:type="auto"/>
            <w:noWrap/>
            <w:tcMar>
              <w:top w:w="15" w:type="dxa"/>
              <w:left w:w="15" w:type="dxa"/>
              <w:bottom w:w="0" w:type="dxa"/>
              <w:right w:w="15" w:type="dxa"/>
            </w:tcMar>
            <w:vAlign w:val="center"/>
            <w:hideMark/>
          </w:tcPr>
          <w:p w14:paraId="62D147C5"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w:t>
            </w:r>
          </w:p>
        </w:tc>
        <w:tc>
          <w:tcPr>
            <w:tcW w:w="0" w:type="auto"/>
            <w:noWrap/>
            <w:tcMar>
              <w:top w:w="15" w:type="dxa"/>
              <w:left w:w="15" w:type="dxa"/>
              <w:bottom w:w="0" w:type="dxa"/>
              <w:right w:w="15" w:type="dxa"/>
            </w:tcMar>
            <w:vAlign w:val="center"/>
            <w:hideMark/>
          </w:tcPr>
          <w:p w14:paraId="11BB4502"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58531B8B" w14:textId="77777777" w:rsidR="00EA3D21" w:rsidRPr="00650534" w:rsidRDefault="00EA3D21"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w:t>
            </w:r>
          </w:p>
        </w:tc>
      </w:tr>
    </w:tbl>
    <w:p w14:paraId="6116A0D4" w14:textId="10561AC8" w:rsidR="00590173" w:rsidRPr="00650534" w:rsidRDefault="00590173" w:rsidP="00590173">
      <w:pPr>
        <w:pStyle w:val="Web"/>
        <w:rPr>
          <w:rFonts w:asciiTheme="minorEastAsia" w:eastAsiaTheme="minorEastAsia" w:hAnsiTheme="minorEastAsia"/>
          <w:color w:val="000000" w:themeColor="text1"/>
          <w:sz w:val="21"/>
          <w:szCs w:val="21"/>
        </w:rPr>
      </w:pPr>
    </w:p>
    <w:p w14:paraId="1CC13F66" w14:textId="77777777" w:rsidR="005222CC" w:rsidRPr="00650534" w:rsidRDefault="00590173"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(2-1) </w:t>
      </w:r>
      <w:r w:rsidR="00C057FE" w:rsidRPr="00650534">
        <w:rPr>
          <w:rFonts w:asciiTheme="minorEastAsia" w:eastAsiaTheme="minorEastAsia" w:hAnsiTheme="minorEastAsia"/>
          <w:color w:val="000000" w:themeColor="text1"/>
          <w:sz w:val="21"/>
          <w:szCs w:val="21"/>
        </w:rPr>
        <w:t>Eb3に正弦波を入力し、出力電圧がVout_pp=5 Vとなるよう入力を調整したうえで、入力波形と出力波形を同時に観測・保存した</w:t>
      </w:r>
      <w:r w:rsidRPr="00650534">
        <w:rPr>
          <w:rFonts w:asciiTheme="minorEastAsia" w:eastAsiaTheme="minorEastAsia" w:hAnsiTheme="minorEastAsia"/>
          <w:color w:val="000000" w:themeColor="text1"/>
          <w:sz w:val="21"/>
          <w:szCs w:val="21"/>
        </w:rPr>
        <w:t xml:space="preserve">。 </w:t>
      </w:r>
      <w:r w:rsidR="005222CC" w:rsidRPr="00650534">
        <w:rPr>
          <w:rFonts w:asciiTheme="minorEastAsia" w:eastAsiaTheme="minorEastAsia" w:hAnsiTheme="minorEastAsia"/>
          <w:color w:val="000000" w:themeColor="text1"/>
          <w:sz w:val="21"/>
          <w:szCs w:val="21"/>
        </w:rPr>
        <w:br/>
      </w:r>
      <w:r w:rsidR="005222CC" w:rsidRPr="00650534">
        <w:rPr>
          <w:rFonts w:asciiTheme="minorEastAsia" w:eastAsiaTheme="minorEastAsia" w:hAnsiTheme="minorEastAsia"/>
          <w:color w:val="000000" w:themeColor="text1"/>
          <w:sz w:val="21"/>
          <w:szCs w:val="21"/>
        </w:rPr>
        <w:br/>
        <w:t xml:space="preserve"> </w:t>
      </w:r>
      <w:r w:rsidR="005222CC" w:rsidRPr="00650534">
        <w:rPr>
          <w:rFonts w:asciiTheme="minorEastAsia" w:eastAsiaTheme="minorEastAsia" w:hAnsiTheme="minorEastAsia" w:cs="ＭＳ 明朝" w:hint="eastAsia"/>
          <w:color w:val="000000" w:themeColor="text1"/>
          <w:sz w:val="21"/>
          <w:szCs w:val="21"/>
        </w:rPr>
        <w:t>観測した「正弦入力</w:t>
      </w:r>
      <w:r w:rsidR="005222CC" w:rsidRPr="00650534">
        <w:rPr>
          <w:rFonts w:asciiTheme="minorEastAsia" w:eastAsiaTheme="minorEastAsia" w:hAnsiTheme="minorEastAsia" w:cs="Times New Roman"/>
          <w:color w:val="000000" w:themeColor="text1"/>
          <w:sz w:val="21"/>
          <w:szCs w:val="21"/>
        </w:rPr>
        <w:t>→</w:t>
      </w:r>
      <w:r w:rsidR="005222CC" w:rsidRPr="00650534">
        <w:rPr>
          <w:rFonts w:asciiTheme="minorEastAsia" w:eastAsiaTheme="minorEastAsia" w:hAnsiTheme="minorEastAsia" w:cs="ＭＳ 明朝" w:hint="eastAsia"/>
          <w:color w:val="000000" w:themeColor="text1"/>
          <w:sz w:val="21"/>
          <w:szCs w:val="21"/>
        </w:rPr>
        <w:t>三角出力」は，線形の周波数応答（</w:t>
      </w:r>
      <w:r w:rsidR="005222CC" w:rsidRPr="00650534">
        <w:rPr>
          <w:rFonts w:asciiTheme="minorEastAsia" w:eastAsiaTheme="minorEastAsia" w:hAnsiTheme="minorEastAsia" w:cs="Georgia"/>
          <w:color w:val="000000" w:themeColor="text1"/>
          <w:sz w:val="21"/>
          <w:szCs w:val="21"/>
        </w:rPr>
        <w:t>GB</w:t>
      </w:r>
      <w:r w:rsidR="005222CC" w:rsidRPr="00650534">
        <w:rPr>
          <w:rFonts w:asciiTheme="minorEastAsia" w:eastAsiaTheme="minorEastAsia" w:hAnsiTheme="minorEastAsia" w:cs="ＭＳ 明朝" w:hint="eastAsia"/>
          <w:color w:val="000000" w:themeColor="text1"/>
          <w:sz w:val="21"/>
          <w:szCs w:val="21"/>
        </w:rPr>
        <w:t>積）では説明できない。高域で利得が落ちても線形なら波形は正弦のままだからである。三角波化は</w:t>
      </w:r>
      <w:r w:rsidR="005222CC" w:rsidRPr="00650534">
        <w:rPr>
          <w:rFonts w:asciiTheme="minorEastAsia" w:eastAsiaTheme="minorEastAsia" w:hAnsiTheme="minorEastAsia" w:cs="Georgia"/>
          <w:color w:val="000000" w:themeColor="text1"/>
          <w:sz w:val="21"/>
          <w:szCs w:val="21"/>
        </w:rPr>
        <w:t xml:space="preserve"> OP </w:t>
      </w:r>
      <w:r w:rsidR="005222CC" w:rsidRPr="00650534">
        <w:rPr>
          <w:rFonts w:asciiTheme="minorEastAsia" w:eastAsiaTheme="minorEastAsia" w:hAnsiTheme="minorEastAsia" w:cs="ＭＳ 明朝" w:hint="eastAsia"/>
          <w:color w:val="000000" w:themeColor="text1"/>
          <w:sz w:val="21"/>
          <w:szCs w:val="21"/>
        </w:rPr>
        <w:t>アンプのスルーレート（</w:t>
      </w:r>
      <w:r w:rsidR="005222CC" w:rsidRPr="00650534">
        <w:rPr>
          <w:rFonts w:asciiTheme="minorEastAsia" w:eastAsiaTheme="minorEastAsia" w:hAnsiTheme="minorEastAsia" w:cs="Georgia"/>
          <w:color w:val="000000" w:themeColor="text1"/>
          <w:sz w:val="21"/>
          <w:szCs w:val="21"/>
        </w:rPr>
        <w:t>SR</w:t>
      </w:r>
      <w:r w:rsidR="005222CC" w:rsidRPr="00650534">
        <w:rPr>
          <w:rFonts w:asciiTheme="minorEastAsia" w:eastAsiaTheme="minorEastAsia" w:hAnsiTheme="minorEastAsia" w:cs="ＭＳ 明朝" w:hint="eastAsia"/>
          <w:color w:val="000000" w:themeColor="text1"/>
          <w:sz w:val="21"/>
          <w:szCs w:val="21"/>
        </w:rPr>
        <w:t>）制限で出力傾きが一定値に張り付いた非線形動作による。</w:t>
      </w:r>
    </w:p>
    <w:p w14:paraId="3CA9EA52" w14:textId="7777777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正弦波を波形歪みなしで出力するために必要な最小</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は</w:t>
      </w:r>
    </w:p>
    <w:p w14:paraId="5D8F2374" w14:textId="01180247" w:rsidR="005222CC" w:rsidRPr="00650534" w:rsidRDefault="00000000" w:rsidP="005222CC">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pk</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m:t>
          </m:r>
        </m:oMath>
      </m:oMathPara>
    </w:p>
    <w:p w14:paraId="575006E9" w14:textId="6BD1DAFF"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本条件が</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=900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のとき，出力ピークツーピークを</w:t>
      </w:r>
      <w:r w:rsidRPr="00650534">
        <w:rPr>
          <w:rFonts w:asciiTheme="minorEastAsia" w:eastAsiaTheme="minorEastAsia" w:hAnsiTheme="minorEastAsia" w:cs="Georgia"/>
          <w:color w:val="000000" w:themeColor="text1"/>
          <w:sz w:val="21"/>
          <w:szCs w:val="21"/>
        </w:rPr>
        <w:t xml:space="preserve"> </w:t>
      </w:r>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と読むと</w:t>
      </w:r>
    </w:p>
    <w:p w14:paraId="3425F675" w14:textId="7E7D0A52" w:rsidR="005222CC" w:rsidRPr="00650534" w:rsidRDefault="00000000" w:rsidP="005222CC">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×9.0×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r>
            <m:rPr>
              <m:sty m:val="p"/>
            </m:rPr>
            <w:rPr>
              <w:rFonts w:ascii="Cambria Math" w:eastAsiaTheme="minorEastAsia" w:hAnsi="Cambria Math"/>
              <w:color w:val="000000" w:themeColor="text1"/>
              <w:sz w:val="21"/>
              <w:szCs w:val="21"/>
            </w:rPr>
            <m:t xml:space="preserve">=3.14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2F6CA9DE" w14:textId="018B14F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この値がデータシート</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を上回ると，出力の最大傾きが</w:t>
      </w:r>
      <w:r w:rsidRPr="00650534">
        <w:rPr>
          <w:rFonts w:asciiTheme="minorEastAsia" w:eastAsiaTheme="minorEastAsia" w:hAnsiTheme="minorEastAsia" w:cs="Georgia"/>
          <w:color w:val="000000" w:themeColor="text1"/>
          <w:sz w:val="21"/>
          <w:szCs w:val="21"/>
        </w:rPr>
        <w:t xml:space="preserve"> </w:t>
      </w:r>
      <m:oMath>
        <m:d>
          <m:dPr>
            <m:begChr m:val="|"/>
            <m:endChr m:val="|"/>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e>
        </m:d>
        <m:r>
          <m:rPr>
            <m:sty m:val="p"/>
          </m:rPr>
          <w:rPr>
            <w:rFonts w:ascii="Cambria Math" w:eastAsiaTheme="minorEastAsia" w:hAnsi="Cambria Math"/>
            <w:color w:val="000000" w:themeColor="text1"/>
            <w:sz w:val="21"/>
            <w:szCs w:val="21"/>
          </w:rPr>
          <m:t>≤SR</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に縛られ，半周期ごとに一定傾斜で上下するため三角波になる。実際に三角波が出ているときの実効</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は</w:t>
      </w:r>
    </w:p>
    <w:p w14:paraId="76BD686F" w14:textId="728AECD3" w:rsidR="005222CC" w:rsidRPr="00650534" w:rsidRDefault="00000000" w:rsidP="005222CC">
      <w:pPr>
        <w:spacing w:after="220"/>
        <w:rPr>
          <w:rFonts w:asciiTheme="minorEastAsia" w:eastAsiaTheme="minorEastAsia" w:hAnsiTheme="minorEastAsia"/>
          <w:color w:val="000000" w:themeColor="text1"/>
          <w:sz w:val="21"/>
          <w:szCs w:val="21"/>
        </w:rPr>
      </w:pPr>
      <m:oMathPara>
        <m:oMath>
          <m:acc>
            <m:accPr>
              <m:ctrlPr>
                <w:rPr>
                  <w:rFonts w:ascii="Cambria Math" w:eastAsiaTheme="minorEastAsia" w:hAnsi="Cambria Math"/>
                  <w:color w:val="000000" w:themeColor="text1"/>
                  <w:sz w:val="21"/>
                  <w:szCs w:val="21"/>
                </w:rPr>
              </m:ctrlPr>
            </m:accPr>
            <m:e>
              <m:r>
                <m:rPr>
                  <m:sty m:val="p"/>
                </m:rPr>
                <w:rPr>
                  <w:rFonts w:ascii="Cambria Math" w:eastAsiaTheme="minorEastAsia" w:hAnsi="Cambria Math"/>
                  <w:color w:val="000000" w:themeColor="text1"/>
                  <w:sz w:val="21"/>
                  <w:szCs w:val="21"/>
                </w:rPr>
                <m:t>SR</m:t>
              </m:r>
            </m:e>
          </m:acc>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num>
                    <m:den>
                      <m:r>
                        <w:rPr>
                          <w:rFonts w:ascii="Cambria Math" w:eastAsiaTheme="minorEastAsia" w:hAnsi="Cambria Math"/>
                          <w:color w:val="000000" w:themeColor="text1"/>
                          <w:sz w:val="21"/>
                          <w:szCs w:val="21"/>
                        </w:rPr>
                        <m:t>dt</m:t>
                      </m:r>
                    </m:den>
                  </m:f>
                </m:e>
              </m:d>
            </m:e>
            <m:sub>
              <m:r>
                <m:rPr>
                  <m:sty m:val="p"/>
                </m:rPr>
                <w:rPr>
                  <w:rFonts w:ascii="Cambria Math" w:eastAsiaTheme="minorEastAsia" w:hAnsi="Cambria Math"/>
                  <w:color w:val="000000" w:themeColor="text1"/>
                  <w:sz w:val="21"/>
                  <w:szCs w:val="21"/>
                </w:rPr>
                <m:t>max</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num>
            <m:den>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r>
            <m:rPr>
              <m:sty m:val="p"/>
            </m:rPr>
            <w:rPr>
              <w:rFonts w:ascii="Cambria Math" w:eastAsiaTheme="minorEastAsia" w:hAnsi="Cambria Math"/>
              <w:color w:val="000000" w:themeColor="text1"/>
              <w:sz w:val="21"/>
              <w:szCs w:val="21"/>
            </w:rPr>
            <m:t xml:space="preserve">=1.8 </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up>
              <m:r>
                <m:rPr>
                  <m:sty m:val="p"/>
                </m:rPr>
                <w:rPr>
                  <w:rFonts w:ascii="Cambria Math" w:eastAsiaTheme="minorEastAsia" w:hAnsi="Cambria Math"/>
                  <w:color w:val="000000" w:themeColor="text1"/>
                  <w:sz w:val="21"/>
                  <w:szCs w:val="21"/>
                </w:rPr>
                <m:t>(900</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sup>
          </m:sSub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5B5C72C4" w14:textId="7777777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で推定でき，これが素子</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と同程度なら</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制限が原因と判断できる。</w:t>
      </w:r>
    </w:p>
    <w:p w14:paraId="04ABC091" w14:textId="7777777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位相差が</w:t>
      </w:r>
      <w:r w:rsidRPr="00650534">
        <w:rPr>
          <w:rFonts w:asciiTheme="minorEastAsia" w:eastAsiaTheme="minorEastAsia" w:hAnsiTheme="minorEastAsia" w:cs="Georgia"/>
          <w:color w:val="000000" w:themeColor="text1"/>
          <w:sz w:val="21"/>
          <w:szCs w:val="21"/>
        </w:rPr>
        <w:t xml:space="preserve"> 0° </w:t>
      </w:r>
      <w:r w:rsidRPr="00650534">
        <w:rPr>
          <w:rFonts w:asciiTheme="minorEastAsia" w:eastAsiaTheme="minorEastAsia" w:hAnsiTheme="minorEastAsia" w:cs="ＭＳ 明朝" w:hint="eastAsia"/>
          <w:color w:val="000000" w:themeColor="text1"/>
          <w:sz w:val="21"/>
          <w:szCs w:val="21"/>
        </w:rPr>
        <w:t>と表示される場合があっても，</w:t>
      </w:r>
      <w:r w:rsidRPr="00650534">
        <w:rPr>
          <w:rFonts w:asciiTheme="minorEastAsia" w:eastAsiaTheme="minorEastAsia" w:hAnsiTheme="minorEastAsia" w:cs="Georgia"/>
          <w:color w:val="000000" w:themeColor="text1"/>
          <w:sz w:val="21"/>
          <w:szCs w:val="21"/>
        </w:rPr>
        <w:t xml:space="preserve">SR </w:t>
      </w:r>
      <w:r w:rsidRPr="00650534">
        <w:rPr>
          <w:rFonts w:asciiTheme="minorEastAsia" w:eastAsiaTheme="minorEastAsia" w:hAnsiTheme="minorEastAsia" w:cs="ＭＳ 明朝" w:hint="eastAsia"/>
          <w:color w:val="000000" w:themeColor="text1"/>
          <w:sz w:val="21"/>
          <w:szCs w:val="21"/>
        </w:rPr>
        <w:t>制限下では波形が非正弦のため位相測定（ゼロクロス法など）が意味を持ちにくい。形状が三角である事実と上式のしきい値判定が本質である。</w:t>
      </w:r>
    </w:p>
    <w:p w14:paraId="4C073BB7" w14:textId="7777777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線形の帯域制限（</w:t>
      </w:r>
      <w:r w:rsidRPr="00650534">
        <w:rPr>
          <w:rFonts w:asciiTheme="minorEastAsia" w:eastAsiaTheme="minorEastAsia" w:hAnsiTheme="minorEastAsia" w:cs="Georgia"/>
          <w:color w:val="000000" w:themeColor="text1"/>
          <w:sz w:val="21"/>
          <w:szCs w:val="21"/>
        </w:rPr>
        <w:t>GB</w:t>
      </w:r>
      <w:r w:rsidRPr="00650534">
        <w:rPr>
          <w:rFonts w:asciiTheme="minorEastAsia" w:eastAsiaTheme="minorEastAsia" w:hAnsiTheme="minorEastAsia" w:cs="ＭＳ 明朝" w:hint="eastAsia"/>
          <w:color w:val="000000" w:themeColor="text1"/>
          <w:sz w:val="21"/>
          <w:szCs w:val="21"/>
        </w:rPr>
        <w:t>積）だけなら</w:t>
      </w:r>
    </w:p>
    <w:p w14:paraId="4C8AA86E" w14:textId="467D0629" w:rsidR="005222CC" w:rsidRPr="00650534" w:rsidRDefault="00FF226B" w:rsidP="005222CC">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GBW</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den>
          </m:f>
        </m:oMath>
      </m:oMathPara>
    </w:p>
    <w:p w14:paraId="7E6C72B4" w14:textId="35DAC506"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に従い利得は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で落ちるが，出力形状は正弦のまま保たれる。したがって「方形入力</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三角出力（積分動作）」とは原理が異なり，ここでの「正弦入力</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三角出力」は</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による非線形歪みである。</w:t>
      </w:r>
    </w:p>
    <w:p w14:paraId="21794F11" w14:textId="77777777"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三角波化の回避条件は</w:t>
      </w:r>
    </w:p>
    <w:p w14:paraId="45DAF367" w14:textId="0E8852C0" w:rsidR="005222CC" w:rsidRPr="00650534" w:rsidRDefault="00000000" w:rsidP="005222CC">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&lt;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SR</m:t>
              </m:r>
            </m:num>
            <m:den>
              <m:r>
                <w:rPr>
                  <w:rFonts w:ascii="Cambria Math" w:eastAsiaTheme="minorEastAsia" w:hAnsi="Cambria Math"/>
                  <w:color w:val="000000" w:themeColor="text1"/>
                  <w:sz w:val="21"/>
                  <w:szCs w:val="21"/>
                </w:rPr>
                <m:t>πf</m:t>
              </m:r>
            </m:den>
          </m:f>
          <m:r>
            <m:rPr>
              <m:sty m:val="p"/>
            </m:rPr>
            <w:rPr>
              <w:rFonts w:ascii="Cambria Math" w:eastAsiaTheme="minorEastAsia" w:hAnsi="Cambria Math"/>
              <w:color w:val="000000" w:themeColor="text1"/>
              <w:sz w:val="21"/>
              <w:szCs w:val="21"/>
            </w:rPr>
            <m:t xml:space="preserve"> </m:t>
          </m:r>
          <m:r>
            <m:rPr>
              <m:nor/>
            </m:rPr>
            <w:rPr>
              <w:rFonts w:asciiTheme="minorEastAsia" w:eastAsiaTheme="minorEastAsia" w:hAnsiTheme="minorEastAsia"/>
              <w:color w:val="000000" w:themeColor="text1"/>
              <w:sz w:val="21"/>
              <w:szCs w:val="21"/>
            </w:rPr>
            <m:t>または</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&lt;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SR</m:t>
              </m:r>
            </m:num>
            <m:den>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den>
          </m:f>
          <m:r>
            <m:rPr>
              <m:sty m:val="p"/>
            </m:rPr>
            <w:rPr>
              <w:rFonts w:ascii="Cambria Math" w:eastAsiaTheme="minorEastAsia" w:hAnsi="Cambria Math"/>
              <w:color w:val="000000" w:themeColor="text1"/>
              <w:sz w:val="21"/>
              <w:szCs w:val="21"/>
            </w:rPr>
            <m:t>.</m:t>
          </m:r>
        </m:oMath>
      </m:oMathPara>
    </w:p>
    <w:p w14:paraId="7BB8810B" w14:textId="60EAE945" w:rsidR="005222CC" w:rsidRPr="00650534" w:rsidRDefault="005222CC" w:rsidP="005222CC">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同じ周波数のまま出力が正弦に戻る最小振幅</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pp,th</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を測って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pp,th</m:t>
            </m:r>
          </m:sub>
        </m:sSub>
        <m:r>
          <m:rPr>
            <m:sty m:val="p"/>
          </m:rPr>
          <w:rPr>
            <w:rFonts w:ascii="Cambria Math" w:eastAsiaTheme="minorEastAsia" w:hAnsi="Cambria Math"/>
            <w:color w:val="000000" w:themeColor="text1"/>
            <w:sz w:val="21"/>
            <w:szCs w:val="21"/>
          </w:rPr>
          <m:t>≈SR/(</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から素子</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を逆算してもよい。読み取り誤差は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δ</m:t>
        </m:r>
        <m:acc>
          <m:accPr>
            <m:ctrlPr>
              <w:rPr>
                <w:rFonts w:ascii="Cambria Math" w:eastAsiaTheme="minorEastAsia" w:hAnsi="Cambria Math"/>
                <w:color w:val="000000" w:themeColor="text1"/>
                <w:sz w:val="21"/>
                <w:szCs w:val="21"/>
              </w:rPr>
            </m:ctrlPr>
          </m:accPr>
          <m:e>
            <m:r>
              <m:rPr>
                <m:sty m:val="p"/>
              </m:rPr>
              <w:rPr>
                <w:rFonts w:ascii="Cambria Math" w:eastAsiaTheme="minorEastAsia" w:hAnsi="Cambria Math"/>
                <w:color w:val="000000" w:themeColor="text1"/>
                <w:sz w:val="21"/>
                <w:szCs w:val="21"/>
              </w:rPr>
              <m:t>SR</m:t>
            </m:r>
          </m:e>
        </m:acc>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に支配され，例えば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=900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=±0.10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程度の不確かさになる。負荷容量や配線寄生は見かけの</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を下げる方向に働くため，三角波化を早める要因になる。</w:t>
      </w:r>
    </w:p>
    <w:p w14:paraId="0B2B7838" w14:textId="703B7FE6" w:rsidR="00590173" w:rsidRPr="00650534" w:rsidRDefault="00590173" w:rsidP="00590173">
      <w:pPr>
        <w:pStyle w:val="Web"/>
        <w:ind w:left="80"/>
        <w:rPr>
          <w:rFonts w:asciiTheme="minorEastAsia" w:eastAsiaTheme="minorEastAsia" w:hAnsiTheme="minorEastAsia"/>
          <w:color w:val="000000" w:themeColor="text1"/>
          <w:sz w:val="21"/>
          <w:szCs w:val="21"/>
        </w:rPr>
      </w:pPr>
    </w:p>
    <w:p w14:paraId="184D9582" w14:textId="56FEBE34" w:rsidR="00590173" w:rsidRPr="00650534" w:rsidRDefault="00590173" w:rsidP="00590173">
      <w:pPr>
        <w:pStyle w:val="Web"/>
        <w:ind w:left="8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(2-2) </w:t>
      </w:r>
      <w:r w:rsidR="007A403F" w:rsidRPr="00650534">
        <w:rPr>
          <w:rFonts w:asciiTheme="minorEastAsia" w:eastAsiaTheme="minorEastAsia" w:hAnsiTheme="minorEastAsia"/>
          <w:color w:val="000000" w:themeColor="text1"/>
          <w:sz w:val="21"/>
          <w:szCs w:val="21"/>
        </w:rPr>
        <w:t>入力波形が理想的に反転増幅された場合の出力を想定し、実測で得られた出力波形の形状になった理由を考察した</w:t>
      </w:r>
      <w:r w:rsidRPr="00650534">
        <w:rPr>
          <w:rFonts w:asciiTheme="minorEastAsia" w:eastAsiaTheme="minorEastAsia" w:hAnsiTheme="minorEastAsia"/>
          <w:color w:val="000000" w:themeColor="text1"/>
          <w:sz w:val="21"/>
          <w:szCs w:val="21"/>
        </w:rPr>
        <w:t xml:space="preserve">。 </w:t>
      </w:r>
    </w:p>
    <w:p w14:paraId="70286C84" w14:textId="5DF319E2" w:rsidR="0054208A" w:rsidRPr="00650534" w:rsidRDefault="0054208A" w:rsidP="0054208A">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理想的に反転増幅されたと仮定すると，出力は正弦のままで位相が反転し，振幅は低域利得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アンプの閉ループ一次遅れで決まる。周波数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における理想小信号応答は</w:t>
      </w:r>
    </w:p>
    <w:p w14:paraId="59D7F804" w14:textId="309C7BCA" w:rsidR="0054208A" w:rsidRPr="00650534" w:rsidRDefault="00FF226B" w:rsidP="0054208A">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m:t>
              </m:r>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f</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den>
              </m:f>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GBW</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den>
          </m:f>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oMath>
      </m:oMathPara>
    </w:p>
    <w:p w14:paraId="4D52993A" w14:textId="77777777"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であり，出力は</w:t>
      </w:r>
    </w:p>
    <w:p w14:paraId="74CD35DC" w14:textId="66C2A5AA" w:rsidR="0054208A" w:rsidRPr="00650534" w:rsidRDefault="00000000" w:rsidP="0054208A">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up>
              <m:r>
                <m:rPr>
                  <m:sty m:val="p"/>
                </m:rPr>
                <w:rPr>
                  <w:rFonts w:ascii="Cambria Math" w:eastAsiaTheme="minorEastAsia" w:hAnsi="Cambria Math"/>
                  <w:color w:val="000000" w:themeColor="text1"/>
                  <w:sz w:val="21"/>
                  <w:szCs w:val="21"/>
                </w:rPr>
                <m:t>ideal</m:t>
              </m:r>
            </m:sup>
          </m:sSubSup>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in,pk</m:t>
              </m:r>
            </m:sub>
          </m:sSub>
          <m:r>
            <m:rPr>
              <m:sty m:val="p"/>
            </m:rPr>
            <w:rPr>
              <w:rFonts w:ascii="Cambria Math" w:eastAsiaTheme="minorEastAsia" w:hAnsi="Cambria Math"/>
              <w:color w:val="000000" w:themeColor="text1"/>
              <w:sz w:val="21"/>
              <w:szCs w:val="21"/>
            </w:rPr>
            <m:t xml:space="preserve"> sin </m:t>
          </m:r>
          <m:d>
            <m:dPr>
              <m:ctrlPr>
                <w:rPr>
                  <w:rFonts w:ascii="Cambria Math" w:eastAsiaTheme="minorEastAsia" w:hAnsi="Cambria Math"/>
                  <w:color w:val="000000" w:themeColor="text1"/>
                  <w:sz w:val="21"/>
                  <w:szCs w:val="21"/>
                </w:rPr>
              </m:ctrlPr>
            </m:dPr>
            <m:e>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πft</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ϕ</m:t>
              </m:r>
            </m:e>
          </m:d>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ϕ</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f</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den>
              </m:f>
            </m:e>
          </m:d>
          <m:r>
            <m:rPr>
              <m:sty m:val="p"/>
            </m:rPr>
            <w:rPr>
              <w:rFonts w:ascii="Cambria Math" w:eastAsiaTheme="minorEastAsia" w:hAnsi="Cambria Math"/>
              <w:color w:val="000000" w:themeColor="text1"/>
              <w:sz w:val="21"/>
              <w:szCs w:val="21"/>
            </w:rPr>
            <m:t>.</m:t>
          </m:r>
        </m:oMath>
      </m:oMathPara>
    </w:p>
    <w:p w14:paraId="7F98396C" w14:textId="69E45BBC"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したがって理想では</w:t>
      </w:r>
      <w:r w:rsidRPr="00650534">
        <w:rPr>
          <w:rFonts w:asciiTheme="minorEastAsia" w:eastAsiaTheme="minorEastAsia" w:hAnsiTheme="minorEastAsia" w:cs="Georgia"/>
          <w:color w:val="000000" w:themeColor="text1"/>
          <w:sz w:val="21"/>
          <w:szCs w:val="21"/>
        </w:rPr>
        <w:t xml:space="preserve"> 900 kHz </w:t>
      </w:r>
      <w:r w:rsidRPr="00650534">
        <w:rPr>
          <w:rFonts w:asciiTheme="minorEastAsia" w:eastAsiaTheme="minorEastAsia" w:hAnsiTheme="minorEastAsia" w:cs="ＭＳ 明朝" w:hint="eastAsia"/>
          <w:color w:val="000000" w:themeColor="text1"/>
          <w:sz w:val="21"/>
          <w:szCs w:val="21"/>
        </w:rPr>
        <w:t>でも形は正弦のままで，振幅が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倍に下がり，位相が</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ϕ</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遅れるだけである。</w:t>
      </w:r>
    </w:p>
    <w:p w14:paraId="0DDFD1DC" w14:textId="77777777"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実測で三角波状になったのは，周波数応答ではなくスルーレート（</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）制限という非線形が支配的になったためである。正弦波を歪みなく出力するために必要な最小</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は</w:t>
      </w:r>
    </w:p>
    <w:p w14:paraId="5E828E81" w14:textId="61A56FA9" w:rsidR="0054208A" w:rsidRPr="00650534" w:rsidRDefault="00000000" w:rsidP="0054208A">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pk</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m:t>
          </m:r>
        </m:oMath>
      </m:oMathPara>
    </w:p>
    <w:p w14:paraId="51A1E3CC" w14:textId="77777777"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900 kHz </w:t>
      </w:r>
      <w:r w:rsidRPr="00650534">
        <w:rPr>
          <w:rFonts w:asciiTheme="minorEastAsia" w:eastAsiaTheme="minorEastAsia" w:hAnsiTheme="minorEastAsia" w:cs="ＭＳ 明朝" w:hint="eastAsia"/>
          <w:color w:val="000000" w:themeColor="text1"/>
          <w:sz w:val="21"/>
          <w:szCs w:val="21"/>
        </w:rPr>
        <w:t>に対しては</w:t>
      </w:r>
    </w:p>
    <w:p w14:paraId="4AACE964" w14:textId="16515603" w:rsidR="0054208A" w:rsidRPr="00650534" w:rsidRDefault="00000000" w:rsidP="0054208A">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up>
              <m:r>
                <m:rPr>
                  <m:sty m:val="p"/>
                </m:rPr>
                <w:rPr>
                  <w:rFonts w:ascii="Cambria Math" w:eastAsiaTheme="minorEastAsia" w:hAnsi="Cambria Math"/>
                  <w:color w:val="000000" w:themeColor="text1"/>
                  <w:sz w:val="21"/>
                  <w:szCs w:val="21"/>
                </w:rPr>
                <m:t>sin</m:t>
              </m:r>
            </m:sup>
          </m:sSubSup>
          <m:r>
            <m:rPr>
              <m:sty m:val="p"/>
            </m:rPr>
            <w:rPr>
              <w:rFonts w:ascii="Cambria Math" w:eastAsiaTheme="minorEastAsia" w:hAnsi="Cambria Math"/>
              <w:color w:val="000000" w:themeColor="text1"/>
              <w:sz w:val="21"/>
              <w:szCs w:val="21"/>
            </w:rPr>
            <m:t xml:space="preserve">≈3.14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66828AD3" w14:textId="5BC85930"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となり，例えば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6.3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が必要になる。使用</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アンプのデータシート</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がこの値を下回ると，出力は</w:t>
      </w:r>
      <w:r w:rsidRPr="00650534">
        <w:rPr>
          <w:rFonts w:asciiTheme="minorEastAsia" w:eastAsiaTheme="minorEastAsia" w:hAnsiTheme="minorEastAsia" w:cs="Georgia"/>
          <w:color w:val="000000" w:themeColor="text1"/>
          <w:sz w:val="21"/>
          <w:szCs w:val="21"/>
        </w:rPr>
        <w:t xml:space="preserve"> </w:t>
      </w:r>
      <m:oMath>
        <m:d>
          <m:dPr>
            <m:begChr m:val="|"/>
            <m:endChr m:val="|"/>
            <m:ctrlPr>
              <w:rPr>
                <w:rFonts w:ascii="Cambria Math" w:eastAsiaTheme="minorEastAsia" w:hAnsi="Cambria Math"/>
                <w:color w:val="000000" w:themeColor="text1"/>
                <w:sz w:val="21"/>
                <w:szCs w:val="21"/>
              </w:rPr>
            </m:ctrlPr>
          </m:dPr>
          <m:e>
            <m:r>
              <w:rPr>
                <w:rFonts w:ascii="Cambria Math" w:eastAsiaTheme="minorEastAsia" w:hAnsi="Cambria Math"/>
                <w:color w:val="000000" w:themeColor="text1"/>
                <w:sz w:val="21"/>
                <w:szCs w:val="21"/>
              </w:rPr>
              <m:t>d</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e>
        </m:d>
        <m:r>
          <m:rPr>
            <m:sty m:val="p"/>
          </m:rPr>
          <w:rPr>
            <w:rFonts w:ascii="Cambria Math" w:eastAsiaTheme="minorEastAsia" w:hAnsi="Cambria Math"/>
            <w:color w:val="000000" w:themeColor="text1"/>
            <w:sz w:val="21"/>
            <w:szCs w:val="21"/>
          </w:rPr>
          <m:t>≤SR</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に縛られて正弦を保てず，半周期ごとに一定傾斜で上下する三角波に崩れる。実際の傾斜からの</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推定は</w:t>
      </w:r>
    </w:p>
    <w:p w14:paraId="3914B744" w14:textId="06B8A18D" w:rsidR="0054208A" w:rsidRPr="00650534" w:rsidRDefault="00000000" w:rsidP="0054208A">
      <w:pPr>
        <w:spacing w:after="220"/>
        <w:rPr>
          <w:rFonts w:asciiTheme="minorEastAsia" w:eastAsiaTheme="minorEastAsia" w:hAnsiTheme="minorEastAsia"/>
          <w:color w:val="000000" w:themeColor="text1"/>
          <w:sz w:val="21"/>
          <w:szCs w:val="21"/>
        </w:rPr>
      </w:pPr>
      <m:oMathPara>
        <m:oMath>
          <m:acc>
            <m:accPr>
              <m:ctrlPr>
                <w:rPr>
                  <w:rFonts w:ascii="Cambria Math" w:eastAsiaTheme="minorEastAsia" w:hAnsi="Cambria Math"/>
                  <w:color w:val="000000" w:themeColor="text1"/>
                  <w:sz w:val="21"/>
                  <w:szCs w:val="21"/>
                </w:rPr>
              </m:ctrlPr>
            </m:accPr>
            <m:e>
              <m:r>
                <m:rPr>
                  <m:sty m:val="p"/>
                </m:rPr>
                <w:rPr>
                  <w:rFonts w:ascii="Cambria Math" w:eastAsiaTheme="minorEastAsia" w:hAnsi="Cambria Math"/>
                  <w:color w:val="000000" w:themeColor="text1"/>
                  <w:sz w:val="21"/>
                  <w:szCs w:val="21"/>
                </w:rPr>
                <m:t>SR</m:t>
              </m:r>
            </m:e>
          </m:acc>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num>
            <m:den>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6AC773C8" w14:textId="77777777"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で与えられ，これが素子の</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と同程度なら三角波化は</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起因と結論できる。</w:t>
      </w:r>
    </w:p>
    <w:p w14:paraId="00B1B5D3" w14:textId="5989EB99"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GB </w:t>
      </w:r>
      <w:r w:rsidRPr="00650534">
        <w:rPr>
          <w:rFonts w:asciiTheme="minorEastAsia" w:eastAsiaTheme="minorEastAsia" w:hAnsiTheme="minorEastAsia" w:cs="ＭＳ 明朝" w:hint="eastAsia"/>
          <w:color w:val="000000" w:themeColor="text1"/>
          <w:sz w:val="21"/>
          <w:szCs w:val="21"/>
        </w:rPr>
        <w:t>積による帯域制限だけでは波形は正弦のままであり，</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従って振幅が下がるだけで三角波にはならない。この点は「方形波入力が積分されて三角波になる」場合と原理がまったく異なる。ここでは入力が正弦であるにもかかわらず出力が三角になっており，これは積分動作ではなく</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による非線形歪みである。</w:t>
      </w:r>
    </w:p>
    <w:p w14:paraId="3C98FE00" w14:textId="77777777"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電源電圧の余裕不足や負荷容量の増加は実効</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をさらに下げ，三角波化の発生を早める要因になる。逆に三角波を避ける条件は</w:t>
      </w:r>
    </w:p>
    <w:p w14:paraId="54550F21" w14:textId="01893066" w:rsidR="0054208A" w:rsidRPr="00650534" w:rsidRDefault="00000000" w:rsidP="0054208A">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&lt;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SR</m:t>
              </m:r>
            </m:num>
            <m:den>
              <m:r>
                <w:rPr>
                  <w:rFonts w:ascii="Cambria Math" w:eastAsiaTheme="minorEastAsia" w:hAnsi="Cambria Math"/>
                  <w:color w:val="000000" w:themeColor="text1"/>
                  <w:sz w:val="21"/>
                  <w:szCs w:val="21"/>
                </w:rPr>
                <m:t>πf</m:t>
              </m:r>
            </m:den>
          </m:f>
          <m:r>
            <m:rPr>
              <m:sty m:val="p"/>
            </m:rPr>
            <w:rPr>
              <w:rFonts w:ascii="Cambria Math" w:eastAsiaTheme="minorEastAsia" w:hAnsi="Cambria Math"/>
              <w:color w:val="000000" w:themeColor="text1"/>
              <w:sz w:val="21"/>
              <w:szCs w:val="21"/>
            </w:rPr>
            <m:t xml:space="preserve"> </m:t>
          </m:r>
          <m:r>
            <m:rPr>
              <m:nor/>
            </m:rPr>
            <w:rPr>
              <w:rFonts w:asciiTheme="minorEastAsia" w:eastAsiaTheme="minorEastAsia" w:hAnsiTheme="minorEastAsia"/>
              <w:color w:val="000000" w:themeColor="text1"/>
              <w:sz w:val="21"/>
              <w:szCs w:val="21"/>
            </w:rPr>
            <m:t>または</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&lt;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SR</m:t>
              </m:r>
            </m:num>
            <m:den>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den>
          </m:f>
        </m:oMath>
      </m:oMathPara>
    </w:p>
    <w:p w14:paraId="5E325514" w14:textId="2A14AD2C"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であり，出力振幅を下げるか周波数を下げれば理想の反転正弦に戻る。測定上の不確かさは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の読み取りに支配され，</w:t>
      </w:r>
      <w:r w:rsidRPr="00650534">
        <w:rPr>
          <w:rFonts w:asciiTheme="minorEastAsia" w:eastAsiaTheme="minorEastAsia" w:hAnsiTheme="minorEastAsia" w:cs="Georgia"/>
          <w:color w:val="000000" w:themeColor="text1"/>
          <w:sz w:val="21"/>
          <w:szCs w:val="21"/>
        </w:rPr>
        <w:t xml:space="preserve">900 kHz </w:t>
      </w:r>
      <w:r w:rsidRPr="00650534">
        <w:rPr>
          <w:rFonts w:asciiTheme="minorEastAsia" w:eastAsiaTheme="minorEastAsia" w:hAnsiTheme="minorEastAsia" w:cs="ＭＳ 明朝" w:hint="eastAsia"/>
          <w:color w:val="000000" w:themeColor="text1"/>
          <w:sz w:val="21"/>
          <w:szCs w:val="21"/>
        </w:rPr>
        <w:t>では</w:t>
      </w:r>
    </w:p>
    <w:p w14:paraId="4BF6D647" w14:textId="18304CEA" w:rsidR="0054208A" w:rsidRPr="00650534" w:rsidRDefault="00FF226B" w:rsidP="0054208A">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δ</m:t>
          </m:r>
          <m:acc>
            <m:accPr>
              <m:ctrlPr>
                <w:rPr>
                  <w:rFonts w:ascii="Cambria Math" w:eastAsiaTheme="minorEastAsia" w:hAnsi="Cambria Math"/>
                  <w:color w:val="000000" w:themeColor="text1"/>
                  <w:sz w:val="21"/>
                  <w:szCs w:val="21"/>
                </w:rPr>
              </m:ctrlPr>
            </m:accPr>
            <m:e>
              <m:r>
                <m:rPr>
                  <m:sty m:val="p"/>
                </m:rPr>
                <w:rPr>
                  <w:rFonts w:ascii="Cambria Math" w:eastAsiaTheme="minorEastAsia" w:hAnsi="Cambria Math"/>
                  <w:color w:val="000000" w:themeColor="text1"/>
                  <w:sz w:val="21"/>
                  <w:szCs w:val="21"/>
                </w:rPr>
                <m:t>SR</m:t>
              </m:r>
            </m:e>
          </m:acc>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 xml:space="preserve">≈1.8 </m:t>
          </m:r>
          <m: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m:oMathPara>
    </w:p>
    <w:p w14:paraId="57873EDA" w14:textId="01C85430" w:rsidR="0054208A" w:rsidRPr="00650534" w:rsidRDefault="0054208A" w:rsidP="0054208A">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となって数十</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程度の振幅誤差でも</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推定に</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級の不確かさが入る。これらを踏まえても，理想反転増幅で期待される正弦とは異なる実測の三角形状は</w:t>
      </w:r>
      <w:r w:rsidRPr="00650534">
        <w:rPr>
          <w:rFonts w:asciiTheme="minorEastAsia" w:eastAsiaTheme="minorEastAsia" w:hAnsiTheme="minorEastAsia" w:cs="Georgia"/>
          <w:color w:val="000000" w:themeColor="text1"/>
          <w:sz w:val="21"/>
          <w:szCs w:val="21"/>
        </w:rPr>
        <w:t xml:space="preserve"> SR </w:t>
      </w:r>
      <w:r w:rsidRPr="00650534">
        <w:rPr>
          <w:rFonts w:asciiTheme="minorEastAsia" w:eastAsiaTheme="minorEastAsia" w:hAnsiTheme="minorEastAsia" w:cs="ＭＳ 明朝" w:hint="eastAsia"/>
          <w:color w:val="000000" w:themeColor="text1"/>
          <w:sz w:val="21"/>
          <w:szCs w:val="21"/>
        </w:rPr>
        <w:t>制限で説明できる。</w:t>
      </w:r>
    </w:p>
    <w:p w14:paraId="2EBCDE3B" w14:textId="77777777" w:rsidR="00C91763" w:rsidRPr="00650534" w:rsidRDefault="00C91763" w:rsidP="00590173">
      <w:pPr>
        <w:pStyle w:val="Web"/>
        <w:ind w:left="80"/>
        <w:rPr>
          <w:rFonts w:asciiTheme="minorEastAsia" w:eastAsiaTheme="minorEastAsia" w:hAnsiTheme="minorEastAsia"/>
          <w:color w:val="000000" w:themeColor="text1"/>
          <w:sz w:val="21"/>
          <w:szCs w:val="21"/>
        </w:rPr>
      </w:pPr>
    </w:p>
    <w:p w14:paraId="75F0FF33" w14:textId="2BF113CD" w:rsidR="00831D94" w:rsidRPr="00650534" w:rsidRDefault="00590173" w:rsidP="00590173">
      <w:pPr>
        <w:pStyle w:val="Web"/>
        <w:ind w:left="8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(3-1) </w:t>
      </w:r>
      <w:r w:rsidR="00A7337A" w:rsidRPr="00650534">
        <w:rPr>
          <w:rFonts w:asciiTheme="minorEastAsia" w:eastAsiaTheme="minorEastAsia" w:hAnsiTheme="minorEastAsia"/>
          <w:color w:val="000000" w:themeColor="text1"/>
          <w:sz w:val="21"/>
          <w:szCs w:val="21"/>
        </w:rPr>
        <w:t>Eb3に正弦波を入力し、10 Hz〜3 MHzで反転増幅回路の周波数特性（電圧利得・位相差）を測定して、測定データからグラフを作成した。この際、増幅率に配慮し、出力のVout_ppが一定となるよう入力電圧を調整した</w:t>
      </w:r>
      <w:r w:rsidRPr="00650534">
        <w:rPr>
          <w:rFonts w:asciiTheme="minorEastAsia" w:eastAsiaTheme="minorEastAsia" w:hAnsiTheme="minorEastAsia"/>
          <w:color w:val="000000" w:themeColor="text1"/>
          <w:sz w:val="21"/>
          <w:szCs w:val="21"/>
        </w:rPr>
        <w:t xml:space="preserve">。 </w:t>
      </w:r>
    </w:p>
    <w:p w14:paraId="3A9E6239" w14:textId="77777777" w:rsidR="00831D94" w:rsidRPr="00650534" w:rsidRDefault="00831D94">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p>
    <w:p w14:paraId="34F25FB2" w14:textId="77777777" w:rsidR="00590173" w:rsidRPr="00650534" w:rsidRDefault="00590173" w:rsidP="00590173">
      <w:pPr>
        <w:pStyle w:val="Web"/>
        <w:ind w:left="80"/>
        <w:rPr>
          <w:rFonts w:asciiTheme="minorEastAsia" w:eastAsiaTheme="minorEastAsia" w:hAnsiTheme="minorEastAsia"/>
          <w:color w:val="000000" w:themeColor="text1"/>
          <w:sz w:val="21"/>
          <w:szCs w:val="21"/>
        </w:rPr>
      </w:pPr>
    </w:p>
    <w:p w14:paraId="7023C9C0" w14:textId="7525DD4D" w:rsidR="007D39D8" w:rsidRPr="00650534" w:rsidRDefault="007D39D8" w:rsidP="00831D94">
      <w:pPr>
        <w:pStyle w:val="af7"/>
        <w:keepNext/>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表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表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29</w:t>
      </w:r>
      <w:r w:rsidRPr="00650534">
        <w:rPr>
          <w:rFonts w:asciiTheme="minorEastAsia" w:eastAsiaTheme="minorEastAsia" w:hAnsiTheme="minorEastAsia"/>
          <w:b w:val="0"/>
          <w:bCs w:val="0"/>
          <w:color w:val="000000" w:themeColor="text1"/>
          <w:sz w:val="21"/>
          <w:szCs w:val="21"/>
        </w:rPr>
        <w:fldChar w:fldCharType="end"/>
      </w:r>
      <w:r w:rsidR="0035376D" w:rsidRPr="00650534">
        <w:rPr>
          <w:rFonts w:asciiTheme="minorEastAsia" w:eastAsiaTheme="minorEastAsia" w:hAnsiTheme="minorEastAsia" w:hint="eastAsia"/>
          <w:b w:val="0"/>
          <w:bCs w:val="0"/>
          <w:color w:val="000000" w:themeColor="text1"/>
          <w:sz w:val="21"/>
          <w:szCs w:val="21"/>
        </w:rPr>
        <w:t>測定値まとめ</w:t>
      </w:r>
    </w:p>
    <w:tbl>
      <w:tblPr>
        <w:tblW w:w="898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56"/>
        <w:gridCol w:w="989"/>
        <w:gridCol w:w="757"/>
        <w:gridCol w:w="989"/>
        <w:gridCol w:w="779"/>
        <w:gridCol w:w="757"/>
        <w:gridCol w:w="1463"/>
        <w:gridCol w:w="923"/>
        <w:gridCol w:w="1571"/>
      </w:tblGrid>
      <w:tr w:rsidR="00650534" w:rsidRPr="00650534" w14:paraId="1B3768C4" w14:textId="77777777" w:rsidTr="00296EEF">
        <w:trPr>
          <w:trHeight w:val="521"/>
        </w:trPr>
        <w:tc>
          <w:tcPr>
            <w:tcW w:w="756" w:type="dxa"/>
            <w:noWrap/>
            <w:tcMar>
              <w:top w:w="15" w:type="dxa"/>
              <w:left w:w="15" w:type="dxa"/>
              <w:bottom w:w="0" w:type="dxa"/>
              <w:right w:w="15" w:type="dxa"/>
            </w:tcMar>
            <w:vAlign w:val="center"/>
            <w:hideMark/>
          </w:tcPr>
          <w:p w14:paraId="27FFCA81"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Δt[µs]</w:t>
            </w:r>
          </w:p>
        </w:tc>
        <w:tc>
          <w:tcPr>
            <w:tcW w:w="989" w:type="dxa"/>
            <w:noWrap/>
            <w:tcMar>
              <w:top w:w="15" w:type="dxa"/>
              <w:left w:w="15" w:type="dxa"/>
              <w:bottom w:w="0" w:type="dxa"/>
              <w:right w:w="15" w:type="dxa"/>
            </w:tcMar>
            <w:vAlign w:val="center"/>
            <w:hideMark/>
          </w:tcPr>
          <w:p w14:paraId="1B08852A"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f[Hz]</w:t>
            </w:r>
          </w:p>
        </w:tc>
        <w:tc>
          <w:tcPr>
            <w:tcW w:w="757" w:type="dxa"/>
            <w:noWrap/>
            <w:tcMar>
              <w:top w:w="15" w:type="dxa"/>
              <w:left w:w="15" w:type="dxa"/>
              <w:bottom w:w="0" w:type="dxa"/>
              <w:right w:w="15" w:type="dxa"/>
            </w:tcMar>
            <w:vAlign w:val="center"/>
            <w:hideMark/>
          </w:tcPr>
          <w:p w14:paraId="30E96EF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θ[°]</w:t>
            </w:r>
          </w:p>
        </w:tc>
        <w:tc>
          <w:tcPr>
            <w:tcW w:w="989" w:type="dxa"/>
            <w:noWrap/>
            <w:tcMar>
              <w:top w:w="15" w:type="dxa"/>
              <w:left w:w="15" w:type="dxa"/>
              <w:bottom w:w="0" w:type="dxa"/>
              <w:right w:w="15" w:type="dxa"/>
            </w:tcMar>
            <w:vAlign w:val="center"/>
            <w:hideMark/>
          </w:tcPr>
          <w:p w14:paraId="06535B0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位相差</w:t>
            </w:r>
          </w:p>
        </w:tc>
        <w:tc>
          <w:tcPr>
            <w:tcW w:w="779" w:type="dxa"/>
            <w:noWrap/>
            <w:tcMar>
              <w:top w:w="15" w:type="dxa"/>
              <w:left w:w="15" w:type="dxa"/>
              <w:bottom w:w="0" w:type="dxa"/>
              <w:right w:w="15" w:type="dxa"/>
            </w:tcMar>
            <w:vAlign w:val="center"/>
            <w:hideMark/>
          </w:tcPr>
          <w:p w14:paraId="46D86FE4"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V</w:t>
            </w:r>
            <w:r w:rsidRPr="00650534">
              <w:rPr>
                <w:rFonts w:asciiTheme="minorEastAsia" w:eastAsiaTheme="minorEastAsia" w:hAnsiTheme="minorEastAsia" w:cs="游明朝 Regular" w:hint="eastAsia"/>
                <w:color w:val="000000" w:themeColor="text1"/>
                <w:sz w:val="21"/>
                <w:szCs w:val="21"/>
                <w:vertAlign w:val="subscript"/>
              </w:rPr>
              <w:t>in</w:t>
            </w:r>
            <w:r w:rsidRPr="00650534">
              <w:rPr>
                <w:rFonts w:asciiTheme="minorEastAsia" w:eastAsiaTheme="minorEastAsia" w:hAnsiTheme="minorEastAsia" w:cs="游明朝 Regular" w:hint="eastAsia"/>
                <w:color w:val="000000" w:themeColor="text1"/>
                <w:sz w:val="21"/>
                <w:szCs w:val="21"/>
              </w:rPr>
              <w:t>[V]</w:t>
            </w:r>
          </w:p>
        </w:tc>
        <w:tc>
          <w:tcPr>
            <w:tcW w:w="757" w:type="dxa"/>
            <w:noWrap/>
            <w:tcMar>
              <w:top w:w="15" w:type="dxa"/>
              <w:left w:w="15" w:type="dxa"/>
              <w:bottom w:w="0" w:type="dxa"/>
              <w:right w:w="15" w:type="dxa"/>
            </w:tcMar>
            <w:vAlign w:val="center"/>
            <w:hideMark/>
          </w:tcPr>
          <w:p w14:paraId="78494ED3"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V</w:t>
            </w:r>
            <w:r w:rsidRPr="00650534">
              <w:rPr>
                <w:rFonts w:asciiTheme="minorEastAsia" w:eastAsiaTheme="minorEastAsia" w:hAnsiTheme="minorEastAsia" w:cs="游明朝 Regular" w:hint="eastAsia"/>
                <w:color w:val="000000" w:themeColor="text1"/>
                <w:sz w:val="21"/>
                <w:szCs w:val="21"/>
                <w:vertAlign w:val="subscript"/>
              </w:rPr>
              <w:t>out</w:t>
            </w:r>
            <w:r w:rsidRPr="00650534">
              <w:rPr>
                <w:rFonts w:asciiTheme="minorEastAsia" w:eastAsiaTheme="minorEastAsia" w:hAnsiTheme="minorEastAsia" w:cs="游明朝 Regular" w:hint="eastAsia"/>
                <w:color w:val="000000" w:themeColor="text1"/>
                <w:sz w:val="21"/>
                <w:szCs w:val="21"/>
              </w:rPr>
              <w:t>[V]</w:t>
            </w:r>
          </w:p>
        </w:tc>
        <w:tc>
          <w:tcPr>
            <w:tcW w:w="1463" w:type="dxa"/>
            <w:noWrap/>
            <w:tcMar>
              <w:top w:w="15" w:type="dxa"/>
              <w:left w:w="15" w:type="dxa"/>
              <w:bottom w:w="0" w:type="dxa"/>
              <w:right w:w="15" w:type="dxa"/>
            </w:tcMar>
            <w:vAlign w:val="center"/>
            <w:hideMark/>
          </w:tcPr>
          <w:p w14:paraId="2F61DC0E"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電圧利得</w:t>
            </w:r>
          </w:p>
        </w:tc>
        <w:tc>
          <w:tcPr>
            <w:tcW w:w="923" w:type="dxa"/>
            <w:noWrap/>
            <w:tcMar>
              <w:top w:w="15" w:type="dxa"/>
              <w:left w:w="15" w:type="dxa"/>
              <w:bottom w:w="0" w:type="dxa"/>
              <w:right w:w="15" w:type="dxa"/>
            </w:tcMar>
            <w:vAlign w:val="center"/>
            <w:hideMark/>
          </w:tcPr>
          <w:p w14:paraId="5843D20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位相差理論値[°]</w:t>
            </w:r>
          </w:p>
        </w:tc>
        <w:tc>
          <w:tcPr>
            <w:tcW w:w="1571" w:type="dxa"/>
            <w:noWrap/>
            <w:tcMar>
              <w:top w:w="15" w:type="dxa"/>
              <w:left w:w="15" w:type="dxa"/>
              <w:bottom w:w="0" w:type="dxa"/>
              <w:right w:w="15" w:type="dxa"/>
            </w:tcMar>
            <w:vAlign w:val="center"/>
            <w:hideMark/>
          </w:tcPr>
          <w:p w14:paraId="3CDD9204"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電圧利得</w:t>
            </w:r>
          </w:p>
        </w:tc>
      </w:tr>
      <w:tr w:rsidR="00650534" w:rsidRPr="00650534" w14:paraId="0DF09611" w14:textId="77777777" w:rsidTr="00296EEF">
        <w:trPr>
          <w:trHeight w:val="474"/>
        </w:trPr>
        <w:tc>
          <w:tcPr>
            <w:tcW w:w="0" w:type="auto"/>
            <w:noWrap/>
            <w:tcMar>
              <w:top w:w="15" w:type="dxa"/>
              <w:left w:w="15" w:type="dxa"/>
              <w:bottom w:w="0" w:type="dxa"/>
              <w:right w:w="15" w:type="dxa"/>
            </w:tcMar>
            <w:vAlign w:val="center"/>
            <w:hideMark/>
          </w:tcPr>
          <w:p w14:paraId="37BADB5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50000</w:t>
            </w:r>
          </w:p>
        </w:tc>
        <w:tc>
          <w:tcPr>
            <w:tcW w:w="0" w:type="auto"/>
            <w:noWrap/>
            <w:tcMar>
              <w:top w:w="15" w:type="dxa"/>
              <w:left w:w="15" w:type="dxa"/>
              <w:bottom w:w="0" w:type="dxa"/>
              <w:right w:w="15" w:type="dxa"/>
            </w:tcMar>
            <w:vAlign w:val="center"/>
            <w:hideMark/>
          </w:tcPr>
          <w:p w14:paraId="167DF5B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w:t>
            </w:r>
          </w:p>
        </w:tc>
        <w:tc>
          <w:tcPr>
            <w:tcW w:w="0" w:type="auto"/>
            <w:noWrap/>
            <w:tcMar>
              <w:top w:w="15" w:type="dxa"/>
              <w:left w:w="15" w:type="dxa"/>
              <w:bottom w:w="0" w:type="dxa"/>
              <w:right w:w="15" w:type="dxa"/>
            </w:tcMar>
            <w:vAlign w:val="center"/>
            <w:hideMark/>
          </w:tcPr>
          <w:p w14:paraId="79486E81"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AC442D2"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180</w:t>
            </w:r>
          </w:p>
        </w:tc>
        <w:tc>
          <w:tcPr>
            <w:tcW w:w="0" w:type="auto"/>
            <w:noWrap/>
            <w:tcMar>
              <w:top w:w="15" w:type="dxa"/>
              <w:left w:w="15" w:type="dxa"/>
              <w:bottom w:w="0" w:type="dxa"/>
              <w:right w:w="15" w:type="dxa"/>
            </w:tcMar>
            <w:vAlign w:val="center"/>
            <w:hideMark/>
          </w:tcPr>
          <w:p w14:paraId="06446B27"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0.0264</w:t>
            </w:r>
          </w:p>
        </w:tc>
        <w:tc>
          <w:tcPr>
            <w:tcW w:w="0" w:type="auto"/>
            <w:noWrap/>
            <w:tcMar>
              <w:top w:w="15" w:type="dxa"/>
              <w:left w:w="15" w:type="dxa"/>
              <w:bottom w:w="0" w:type="dxa"/>
              <w:right w:w="15" w:type="dxa"/>
            </w:tcMar>
            <w:vAlign w:val="center"/>
            <w:hideMark/>
          </w:tcPr>
          <w:p w14:paraId="09CF6A33"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5</w:t>
            </w:r>
          </w:p>
        </w:tc>
        <w:tc>
          <w:tcPr>
            <w:tcW w:w="0" w:type="auto"/>
            <w:noWrap/>
            <w:tcMar>
              <w:top w:w="15" w:type="dxa"/>
              <w:left w:w="15" w:type="dxa"/>
              <w:bottom w:w="0" w:type="dxa"/>
              <w:right w:w="15" w:type="dxa"/>
            </w:tcMar>
            <w:vAlign w:val="center"/>
            <w:hideMark/>
          </w:tcPr>
          <w:p w14:paraId="7529CE6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45.54732155</w:t>
            </w:r>
          </w:p>
        </w:tc>
        <w:tc>
          <w:tcPr>
            <w:tcW w:w="0" w:type="auto"/>
            <w:noWrap/>
            <w:tcMar>
              <w:top w:w="15" w:type="dxa"/>
              <w:left w:w="15" w:type="dxa"/>
              <w:bottom w:w="0" w:type="dxa"/>
              <w:right w:w="15" w:type="dxa"/>
            </w:tcMar>
            <w:vAlign w:val="center"/>
            <w:hideMark/>
          </w:tcPr>
          <w:p w14:paraId="5FDF9E1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0C057A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44.03640263</w:t>
            </w:r>
          </w:p>
        </w:tc>
      </w:tr>
      <w:tr w:rsidR="00650534" w:rsidRPr="00650534" w14:paraId="1AA97352" w14:textId="77777777" w:rsidTr="00296EEF">
        <w:trPr>
          <w:trHeight w:val="474"/>
        </w:trPr>
        <w:tc>
          <w:tcPr>
            <w:tcW w:w="0" w:type="auto"/>
            <w:noWrap/>
            <w:tcMar>
              <w:top w:w="15" w:type="dxa"/>
              <w:left w:w="15" w:type="dxa"/>
              <w:bottom w:w="0" w:type="dxa"/>
              <w:right w:w="15" w:type="dxa"/>
            </w:tcMar>
            <w:vAlign w:val="center"/>
            <w:hideMark/>
          </w:tcPr>
          <w:p w14:paraId="61B9B43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22000</w:t>
            </w:r>
          </w:p>
        </w:tc>
        <w:tc>
          <w:tcPr>
            <w:tcW w:w="0" w:type="auto"/>
            <w:noWrap/>
            <w:tcMar>
              <w:top w:w="15" w:type="dxa"/>
              <w:left w:w="15" w:type="dxa"/>
              <w:bottom w:w="0" w:type="dxa"/>
              <w:right w:w="15" w:type="dxa"/>
            </w:tcMar>
            <w:vAlign w:val="center"/>
            <w:hideMark/>
          </w:tcPr>
          <w:p w14:paraId="2C4351A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w:t>
            </w:r>
          </w:p>
        </w:tc>
        <w:tc>
          <w:tcPr>
            <w:tcW w:w="0" w:type="auto"/>
            <w:noWrap/>
            <w:tcMar>
              <w:top w:w="15" w:type="dxa"/>
              <w:left w:w="15" w:type="dxa"/>
              <w:bottom w:w="0" w:type="dxa"/>
              <w:right w:w="15" w:type="dxa"/>
            </w:tcMar>
            <w:vAlign w:val="center"/>
            <w:hideMark/>
          </w:tcPr>
          <w:p w14:paraId="2D9FA1C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00DEE5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158.4</w:t>
            </w:r>
          </w:p>
        </w:tc>
        <w:tc>
          <w:tcPr>
            <w:tcW w:w="0" w:type="auto"/>
            <w:noWrap/>
            <w:tcMar>
              <w:top w:w="15" w:type="dxa"/>
              <w:left w:w="15" w:type="dxa"/>
              <w:bottom w:w="0" w:type="dxa"/>
              <w:right w:w="15" w:type="dxa"/>
            </w:tcMar>
            <w:vAlign w:val="center"/>
            <w:hideMark/>
          </w:tcPr>
          <w:p w14:paraId="117C548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0.0280</w:t>
            </w:r>
          </w:p>
        </w:tc>
        <w:tc>
          <w:tcPr>
            <w:tcW w:w="0" w:type="auto"/>
            <w:noWrap/>
            <w:tcMar>
              <w:top w:w="15" w:type="dxa"/>
              <w:left w:w="15" w:type="dxa"/>
              <w:bottom w:w="0" w:type="dxa"/>
              <w:right w:w="15" w:type="dxa"/>
            </w:tcMar>
            <w:vAlign w:val="center"/>
            <w:hideMark/>
          </w:tcPr>
          <w:p w14:paraId="69C43E6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5.04</w:t>
            </w:r>
          </w:p>
        </w:tc>
        <w:tc>
          <w:tcPr>
            <w:tcW w:w="0" w:type="auto"/>
            <w:noWrap/>
            <w:tcMar>
              <w:top w:w="15" w:type="dxa"/>
              <w:left w:w="15" w:type="dxa"/>
              <w:bottom w:w="0" w:type="dxa"/>
              <w:right w:w="15" w:type="dxa"/>
            </w:tcMar>
            <w:vAlign w:val="center"/>
            <w:hideMark/>
          </w:tcPr>
          <w:p w14:paraId="289AAA1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45.1054501</w:t>
            </w:r>
          </w:p>
        </w:tc>
        <w:tc>
          <w:tcPr>
            <w:tcW w:w="0" w:type="auto"/>
            <w:noWrap/>
            <w:tcMar>
              <w:top w:w="15" w:type="dxa"/>
              <w:left w:w="15" w:type="dxa"/>
              <w:bottom w:w="0" w:type="dxa"/>
              <w:right w:w="15" w:type="dxa"/>
            </w:tcMar>
            <w:vAlign w:val="center"/>
            <w:hideMark/>
          </w:tcPr>
          <w:p w14:paraId="507C28C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4635D7E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38.01580272</w:t>
            </w:r>
          </w:p>
        </w:tc>
      </w:tr>
      <w:tr w:rsidR="00650534" w:rsidRPr="00650534" w14:paraId="790E1C0F" w14:textId="77777777" w:rsidTr="00296EEF">
        <w:trPr>
          <w:trHeight w:val="474"/>
        </w:trPr>
        <w:tc>
          <w:tcPr>
            <w:tcW w:w="0" w:type="auto"/>
            <w:noWrap/>
            <w:tcMar>
              <w:top w:w="15" w:type="dxa"/>
              <w:left w:w="15" w:type="dxa"/>
              <w:bottom w:w="0" w:type="dxa"/>
              <w:right w:w="15" w:type="dxa"/>
            </w:tcMar>
            <w:vAlign w:val="center"/>
            <w:hideMark/>
          </w:tcPr>
          <w:p w14:paraId="71B9CA8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16400</w:t>
            </w:r>
          </w:p>
        </w:tc>
        <w:tc>
          <w:tcPr>
            <w:tcW w:w="0" w:type="auto"/>
            <w:noWrap/>
            <w:tcMar>
              <w:top w:w="15" w:type="dxa"/>
              <w:left w:w="15" w:type="dxa"/>
              <w:bottom w:w="0" w:type="dxa"/>
              <w:right w:w="15" w:type="dxa"/>
            </w:tcMar>
            <w:vAlign w:val="center"/>
            <w:hideMark/>
          </w:tcPr>
          <w:p w14:paraId="7F9CAB8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w:t>
            </w:r>
          </w:p>
        </w:tc>
        <w:tc>
          <w:tcPr>
            <w:tcW w:w="0" w:type="auto"/>
            <w:noWrap/>
            <w:tcMar>
              <w:top w:w="15" w:type="dxa"/>
              <w:left w:w="15" w:type="dxa"/>
              <w:bottom w:w="0" w:type="dxa"/>
              <w:right w:w="15" w:type="dxa"/>
            </w:tcMar>
            <w:vAlign w:val="center"/>
            <w:hideMark/>
          </w:tcPr>
          <w:p w14:paraId="386C9915"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939820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177.12</w:t>
            </w:r>
          </w:p>
        </w:tc>
        <w:tc>
          <w:tcPr>
            <w:tcW w:w="0" w:type="auto"/>
            <w:noWrap/>
            <w:tcMar>
              <w:top w:w="15" w:type="dxa"/>
              <w:left w:w="15" w:type="dxa"/>
              <w:bottom w:w="0" w:type="dxa"/>
              <w:right w:w="15" w:type="dxa"/>
            </w:tcMar>
            <w:vAlign w:val="center"/>
            <w:hideMark/>
          </w:tcPr>
          <w:p w14:paraId="6E3E711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0.0280</w:t>
            </w:r>
          </w:p>
        </w:tc>
        <w:tc>
          <w:tcPr>
            <w:tcW w:w="0" w:type="auto"/>
            <w:noWrap/>
            <w:tcMar>
              <w:top w:w="15" w:type="dxa"/>
              <w:left w:w="15" w:type="dxa"/>
              <w:bottom w:w="0" w:type="dxa"/>
              <w:right w:w="15" w:type="dxa"/>
            </w:tcMar>
            <w:vAlign w:val="center"/>
            <w:hideMark/>
          </w:tcPr>
          <w:p w14:paraId="6C84F5F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43DDD02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45.03623946</w:t>
            </w:r>
          </w:p>
        </w:tc>
        <w:tc>
          <w:tcPr>
            <w:tcW w:w="0" w:type="auto"/>
            <w:noWrap/>
            <w:tcMar>
              <w:top w:w="15" w:type="dxa"/>
              <w:left w:w="15" w:type="dxa"/>
              <w:bottom w:w="0" w:type="dxa"/>
              <w:right w:w="15" w:type="dxa"/>
            </w:tcMar>
            <w:vAlign w:val="center"/>
            <w:hideMark/>
          </w:tcPr>
          <w:p w14:paraId="2F86B7D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E4786E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34.49397754</w:t>
            </w:r>
          </w:p>
        </w:tc>
      </w:tr>
      <w:tr w:rsidR="00650534" w:rsidRPr="00650534" w14:paraId="00A20DA2" w14:textId="77777777" w:rsidTr="00296EEF">
        <w:trPr>
          <w:trHeight w:val="474"/>
        </w:trPr>
        <w:tc>
          <w:tcPr>
            <w:tcW w:w="0" w:type="auto"/>
            <w:noWrap/>
            <w:tcMar>
              <w:top w:w="15" w:type="dxa"/>
              <w:left w:w="15" w:type="dxa"/>
              <w:bottom w:w="0" w:type="dxa"/>
              <w:right w:w="15" w:type="dxa"/>
            </w:tcMar>
            <w:vAlign w:val="center"/>
            <w:hideMark/>
          </w:tcPr>
          <w:p w14:paraId="2D575FB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0C00ABE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w:t>
            </w:r>
          </w:p>
        </w:tc>
        <w:tc>
          <w:tcPr>
            <w:tcW w:w="0" w:type="auto"/>
            <w:noWrap/>
            <w:tcMar>
              <w:top w:w="15" w:type="dxa"/>
              <w:left w:w="15" w:type="dxa"/>
              <w:bottom w:w="0" w:type="dxa"/>
              <w:right w:w="15" w:type="dxa"/>
            </w:tcMar>
            <w:vAlign w:val="center"/>
            <w:hideMark/>
          </w:tcPr>
          <w:p w14:paraId="10CF9962"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73BFDA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180</w:t>
            </w:r>
          </w:p>
        </w:tc>
        <w:tc>
          <w:tcPr>
            <w:tcW w:w="0" w:type="auto"/>
            <w:noWrap/>
            <w:tcMar>
              <w:top w:w="15" w:type="dxa"/>
              <w:left w:w="15" w:type="dxa"/>
              <w:bottom w:w="0" w:type="dxa"/>
              <w:right w:w="15" w:type="dxa"/>
            </w:tcMar>
            <w:vAlign w:val="center"/>
            <w:hideMark/>
          </w:tcPr>
          <w:p w14:paraId="237D9F5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0.0272</w:t>
            </w:r>
          </w:p>
        </w:tc>
        <w:tc>
          <w:tcPr>
            <w:tcW w:w="0" w:type="auto"/>
            <w:noWrap/>
            <w:tcMar>
              <w:top w:w="15" w:type="dxa"/>
              <w:left w:w="15" w:type="dxa"/>
              <w:bottom w:w="0" w:type="dxa"/>
              <w:right w:w="15" w:type="dxa"/>
            </w:tcMar>
            <w:vAlign w:val="center"/>
            <w:hideMark/>
          </w:tcPr>
          <w:p w14:paraId="2557B47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4.96</w:t>
            </w:r>
          </w:p>
        </w:tc>
        <w:tc>
          <w:tcPr>
            <w:tcW w:w="0" w:type="auto"/>
            <w:noWrap/>
            <w:tcMar>
              <w:top w:w="15" w:type="dxa"/>
              <w:left w:w="15" w:type="dxa"/>
              <w:bottom w:w="0" w:type="dxa"/>
              <w:right w:w="15" w:type="dxa"/>
            </w:tcMar>
            <w:vAlign w:val="center"/>
            <w:hideMark/>
          </w:tcPr>
          <w:p w14:paraId="30B3E2F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45.21825545</w:t>
            </w:r>
          </w:p>
        </w:tc>
        <w:tc>
          <w:tcPr>
            <w:tcW w:w="0" w:type="auto"/>
            <w:noWrap/>
            <w:tcMar>
              <w:top w:w="15" w:type="dxa"/>
              <w:left w:w="15" w:type="dxa"/>
              <w:bottom w:w="0" w:type="dxa"/>
              <w:right w:w="15" w:type="dxa"/>
            </w:tcMar>
            <w:vAlign w:val="center"/>
            <w:hideMark/>
          </w:tcPr>
          <w:p w14:paraId="0018245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936A69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30.05700255</w:t>
            </w:r>
          </w:p>
        </w:tc>
      </w:tr>
      <w:tr w:rsidR="00650534" w:rsidRPr="00650534" w14:paraId="53592741" w14:textId="77777777" w:rsidTr="00296EEF">
        <w:trPr>
          <w:trHeight w:val="474"/>
        </w:trPr>
        <w:tc>
          <w:tcPr>
            <w:tcW w:w="0" w:type="auto"/>
            <w:noWrap/>
            <w:tcMar>
              <w:top w:w="15" w:type="dxa"/>
              <w:left w:w="15" w:type="dxa"/>
              <w:bottom w:w="0" w:type="dxa"/>
              <w:right w:w="15" w:type="dxa"/>
            </w:tcMar>
            <w:vAlign w:val="center"/>
            <w:hideMark/>
          </w:tcPr>
          <w:p w14:paraId="63F1BCF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5100</w:t>
            </w:r>
          </w:p>
        </w:tc>
        <w:tc>
          <w:tcPr>
            <w:tcW w:w="0" w:type="auto"/>
            <w:noWrap/>
            <w:tcMar>
              <w:top w:w="15" w:type="dxa"/>
              <w:left w:w="15" w:type="dxa"/>
              <w:bottom w:w="0" w:type="dxa"/>
              <w:right w:w="15" w:type="dxa"/>
            </w:tcMar>
            <w:vAlign w:val="center"/>
            <w:hideMark/>
          </w:tcPr>
          <w:p w14:paraId="4BEC3E8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w:t>
            </w:r>
          </w:p>
        </w:tc>
        <w:tc>
          <w:tcPr>
            <w:tcW w:w="0" w:type="auto"/>
            <w:noWrap/>
            <w:tcMar>
              <w:top w:w="15" w:type="dxa"/>
              <w:left w:w="15" w:type="dxa"/>
              <w:bottom w:w="0" w:type="dxa"/>
              <w:right w:w="15" w:type="dxa"/>
            </w:tcMar>
            <w:vAlign w:val="center"/>
            <w:hideMark/>
          </w:tcPr>
          <w:p w14:paraId="4126C53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767929D"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183.6</w:t>
            </w:r>
          </w:p>
        </w:tc>
        <w:tc>
          <w:tcPr>
            <w:tcW w:w="0" w:type="auto"/>
            <w:noWrap/>
            <w:tcMar>
              <w:top w:w="15" w:type="dxa"/>
              <w:left w:w="15" w:type="dxa"/>
              <w:bottom w:w="0" w:type="dxa"/>
              <w:right w:w="15" w:type="dxa"/>
            </w:tcMar>
            <w:vAlign w:val="center"/>
            <w:hideMark/>
          </w:tcPr>
          <w:p w14:paraId="2B70522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0.0264</w:t>
            </w:r>
          </w:p>
        </w:tc>
        <w:tc>
          <w:tcPr>
            <w:tcW w:w="0" w:type="auto"/>
            <w:noWrap/>
            <w:tcMar>
              <w:top w:w="15" w:type="dxa"/>
              <w:left w:w="15" w:type="dxa"/>
              <w:bottom w:w="0" w:type="dxa"/>
              <w:right w:w="15" w:type="dxa"/>
            </w:tcMar>
            <w:vAlign w:val="center"/>
            <w:hideMark/>
          </w:tcPr>
          <w:p w14:paraId="0F0C4FB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665B56D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45.54732155</w:t>
            </w:r>
          </w:p>
        </w:tc>
        <w:tc>
          <w:tcPr>
            <w:tcW w:w="0" w:type="auto"/>
            <w:noWrap/>
            <w:tcMar>
              <w:top w:w="15" w:type="dxa"/>
              <w:left w:w="15" w:type="dxa"/>
              <w:bottom w:w="0" w:type="dxa"/>
              <w:right w:w="15" w:type="dxa"/>
            </w:tcMar>
            <w:vAlign w:val="center"/>
            <w:hideMark/>
          </w:tcPr>
          <w:p w14:paraId="591EEF1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12C60FC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24.03640263</w:t>
            </w:r>
          </w:p>
        </w:tc>
      </w:tr>
      <w:tr w:rsidR="00650534" w:rsidRPr="00650534" w14:paraId="2FD73232" w14:textId="77777777" w:rsidTr="00296EEF">
        <w:trPr>
          <w:trHeight w:val="474"/>
        </w:trPr>
        <w:tc>
          <w:tcPr>
            <w:tcW w:w="0" w:type="auto"/>
            <w:noWrap/>
            <w:tcMar>
              <w:top w:w="15" w:type="dxa"/>
              <w:left w:w="15" w:type="dxa"/>
              <w:bottom w:w="0" w:type="dxa"/>
              <w:right w:w="15" w:type="dxa"/>
            </w:tcMar>
            <w:vAlign w:val="center"/>
            <w:hideMark/>
          </w:tcPr>
          <w:p w14:paraId="1E43C52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2480</w:t>
            </w:r>
          </w:p>
        </w:tc>
        <w:tc>
          <w:tcPr>
            <w:tcW w:w="0" w:type="auto"/>
            <w:noWrap/>
            <w:tcMar>
              <w:top w:w="15" w:type="dxa"/>
              <w:left w:w="15" w:type="dxa"/>
              <w:bottom w:w="0" w:type="dxa"/>
              <w:right w:w="15" w:type="dxa"/>
            </w:tcMar>
            <w:vAlign w:val="center"/>
            <w:hideMark/>
          </w:tcPr>
          <w:p w14:paraId="28EF292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w:t>
            </w:r>
          </w:p>
        </w:tc>
        <w:tc>
          <w:tcPr>
            <w:tcW w:w="0" w:type="auto"/>
            <w:noWrap/>
            <w:tcMar>
              <w:top w:w="15" w:type="dxa"/>
              <w:left w:w="15" w:type="dxa"/>
              <w:bottom w:w="0" w:type="dxa"/>
              <w:right w:w="15" w:type="dxa"/>
            </w:tcMar>
            <w:vAlign w:val="center"/>
            <w:hideMark/>
          </w:tcPr>
          <w:p w14:paraId="7A0AC203"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9C1EF2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178.56</w:t>
            </w:r>
          </w:p>
        </w:tc>
        <w:tc>
          <w:tcPr>
            <w:tcW w:w="0" w:type="auto"/>
            <w:noWrap/>
            <w:tcMar>
              <w:top w:w="15" w:type="dxa"/>
              <w:left w:w="15" w:type="dxa"/>
              <w:bottom w:w="0" w:type="dxa"/>
              <w:right w:w="15" w:type="dxa"/>
            </w:tcMar>
            <w:vAlign w:val="center"/>
            <w:hideMark/>
          </w:tcPr>
          <w:p w14:paraId="700104A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0.0280</w:t>
            </w:r>
          </w:p>
        </w:tc>
        <w:tc>
          <w:tcPr>
            <w:tcW w:w="0" w:type="auto"/>
            <w:noWrap/>
            <w:tcMar>
              <w:top w:w="15" w:type="dxa"/>
              <w:left w:w="15" w:type="dxa"/>
              <w:bottom w:w="0" w:type="dxa"/>
              <w:right w:w="15" w:type="dxa"/>
            </w:tcMar>
            <w:vAlign w:val="center"/>
            <w:hideMark/>
          </w:tcPr>
          <w:p w14:paraId="721D930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739E4B2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45.03623946</w:t>
            </w:r>
          </w:p>
        </w:tc>
        <w:tc>
          <w:tcPr>
            <w:tcW w:w="0" w:type="auto"/>
            <w:noWrap/>
            <w:tcMar>
              <w:top w:w="15" w:type="dxa"/>
              <w:left w:w="15" w:type="dxa"/>
              <w:bottom w:w="0" w:type="dxa"/>
              <w:right w:w="15" w:type="dxa"/>
            </w:tcMar>
            <w:vAlign w:val="center"/>
            <w:hideMark/>
          </w:tcPr>
          <w:p w14:paraId="1AB53E3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621200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18.01580272</w:t>
            </w:r>
          </w:p>
        </w:tc>
      </w:tr>
      <w:tr w:rsidR="00650534" w:rsidRPr="00650534" w14:paraId="02921402" w14:textId="77777777" w:rsidTr="00296EEF">
        <w:trPr>
          <w:trHeight w:val="474"/>
        </w:trPr>
        <w:tc>
          <w:tcPr>
            <w:tcW w:w="0" w:type="auto"/>
            <w:noWrap/>
            <w:tcMar>
              <w:top w:w="15" w:type="dxa"/>
              <w:left w:w="15" w:type="dxa"/>
              <w:bottom w:w="0" w:type="dxa"/>
              <w:right w:w="15" w:type="dxa"/>
            </w:tcMar>
            <w:vAlign w:val="center"/>
            <w:hideMark/>
          </w:tcPr>
          <w:p w14:paraId="6DAD66B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1640</w:t>
            </w:r>
          </w:p>
        </w:tc>
        <w:tc>
          <w:tcPr>
            <w:tcW w:w="0" w:type="auto"/>
            <w:noWrap/>
            <w:tcMar>
              <w:top w:w="15" w:type="dxa"/>
              <w:left w:w="15" w:type="dxa"/>
              <w:bottom w:w="0" w:type="dxa"/>
              <w:right w:w="15" w:type="dxa"/>
            </w:tcMar>
            <w:vAlign w:val="center"/>
            <w:hideMark/>
          </w:tcPr>
          <w:p w14:paraId="304AE11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w:t>
            </w:r>
          </w:p>
        </w:tc>
        <w:tc>
          <w:tcPr>
            <w:tcW w:w="0" w:type="auto"/>
            <w:noWrap/>
            <w:tcMar>
              <w:top w:w="15" w:type="dxa"/>
              <w:left w:w="15" w:type="dxa"/>
              <w:bottom w:w="0" w:type="dxa"/>
              <w:right w:w="15" w:type="dxa"/>
            </w:tcMar>
            <w:vAlign w:val="center"/>
            <w:hideMark/>
          </w:tcPr>
          <w:p w14:paraId="43AACC75"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A7283D1"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177.12</w:t>
            </w:r>
          </w:p>
        </w:tc>
        <w:tc>
          <w:tcPr>
            <w:tcW w:w="0" w:type="auto"/>
            <w:noWrap/>
            <w:tcMar>
              <w:top w:w="15" w:type="dxa"/>
              <w:left w:w="15" w:type="dxa"/>
              <w:bottom w:w="0" w:type="dxa"/>
              <w:right w:w="15" w:type="dxa"/>
            </w:tcMar>
            <w:vAlign w:val="center"/>
            <w:hideMark/>
          </w:tcPr>
          <w:p w14:paraId="66379E3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0.0256</w:t>
            </w:r>
          </w:p>
        </w:tc>
        <w:tc>
          <w:tcPr>
            <w:tcW w:w="0" w:type="auto"/>
            <w:noWrap/>
            <w:tcMar>
              <w:top w:w="15" w:type="dxa"/>
              <w:left w:w="15" w:type="dxa"/>
              <w:bottom w:w="0" w:type="dxa"/>
              <w:right w:w="15" w:type="dxa"/>
            </w:tcMar>
            <w:vAlign w:val="center"/>
            <w:hideMark/>
          </w:tcPr>
          <w:p w14:paraId="7EBCE9F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3069521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45.81460078</w:t>
            </w:r>
          </w:p>
        </w:tc>
        <w:tc>
          <w:tcPr>
            <w:tcW w:w="0" w:type="auto"/>
            <w:noWrap/>
            <w:tcMar>
              <w:top w:w="15" w:type="dxa"/>
              <w:left w:w="15" w:type="dxa"/>
              <w:bottom w:w="0" w:type="dxa"/>
              <w:right w:w="15" w:type="dxa"/>
            </w:tcMar>
            <w:vAlign w:val="center"/>
            <w:hideMark/>
          </w:tcPr>
          <w:p w14:paraId="5380468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7B1F808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14.49397754</w:t>
            </w:r>
          </w:p>
        </w:tc>
      </w:tr>
      <w:tr w:rsidR="00650534" w:rsidRPr="00650534" w14:paraId="17F904FC" w14:textId="77777777" w:rsidTr="00296EEF">
        <w:trPr>
          <w:trHeight w:val="474"/>
        </w:trPr>
        <w:tc>
          <w:tcPr>
            <w:tcW w:w="0" w:type="auto"/>
            <w:noWrap/>
            <w:tcMar>
              <w:top w:w="15" w:type="dxa"/>
              <w:left w:w="15" w:type="dxa"/>
              <w:bottom w:w="0" w:type="dxa"/>
              <w:right w:w="15" w:type="dxa"/>
            </w:tcMar>
            <w:vAlign w:val="center"/>
            <w:hideMark/>
          </w:tcPr>
          <w:p w14:paraId="3916524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1060</w:t>
            </w:r>
          </w:p>
        </w:tc>
        <w:tc>
          <w:tcPr>
            <w:tcW w:w="0" w:type="auto"/>
            <w:noWrap/>
            <w:tcMar>
              <w:top w:w="15" w:type="dxa"/>
              <w:left w:w="15" w:type="dxa"/>
              <w:bottom w:w="0" w:type="dxa"/>
              <w:right w:w="15" w:type="dxa"/>
            </w:tcMar>
            <w:vAlign w:val="center"/>
            <w:hideMark/>
          </w:tcPr>
          <w:p w14:paraId="285FB84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7B2C5825"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F3E8F08"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190.8</w:t>
            </w:r>
          </w:p>
        </w:tc>
        <w:tc>
          <w:tcPr>
            <w:tcW w:w="0" w:type="auto"/>
            <w:noWrap/>
            <w:tcMar>
              <w:top w:w="15" w:type="dxa"/>
              <w:left w:w="15" w:type="dxa"/>
              <w:bottom w:w="0" w:type="dxa"/>
              <w:right w:w="15" w:type="dxa"/>
            </w:tcMar>
            <w:vAlign w:val="center"/>
            <w:hideMark/>
          </w:tcPr>
          <w:p w14:paraId="4E020F0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0.0256</w:t>
            </w:r>
          </w:p>
        </w:tc>
        <w:tc>
          <w:tcPr>
            <w:tcW w:w="0" w:type="auto"/>
            <w:noWrap/>
            <w:tcMar>
              <w:top w:w="15" w:type="dxa"/>
              <w:left w:w="15" w:type="dxa"/>
              <w:bottom w:w="0" w:type="dxa"/>
              <w:right w:w="15" w:type="dxa"/>
            </w:tcMar>
            <w:vAlign w:val="center"/>
            <w:hideMark/>
          </w:tcPr>
          <w:p w14:paraId="400779C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79D69E6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45.81460078</w:t>
            </w:r>
          </w:p>
        </w:tc>
        <w:tc>
          <w:tcPr>
            <w:tcW w:w="0" w:type="auto"/>
            <w:noWrap/>
            <w:tcMar>
              <w:top w:w="15" w:type="dxa"/>
              <w:left w:w="15" w:type="dxa"/>
              <w:bottom w:w="0" w:type="dxa"/>
              <w:right w:w="15" w:type="dxa"/>
            </w:tcMar>
            <w:vAlign w:val="center"/>
            <w:hideMark/>
          </w:tcPr>
          <w:p w14:paraId="3987C59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8B3E23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10.05700255</w:t>
            </w:r>
          </w:p>
        </w:tc>
      </w:tr>
      <w:tr w:rsidR="00650534" w:rsidRPr="00650534" w14:paraId="13EB2050" w14:textId="77777777" w:rsidTr="00296EEF">
        <w:trPr>
          <w:trHeight w:val="474"/>
        </w:trPr>
        <w:tc>
          <w:tcPr>
            <w:tcW w:w="0" w:type="auto"/>
            <w:noWrap/>
            <w:tcMar>
              <w:top w:w="15" w:type="dxa"/>
              <w:left w:w="15" w:type="dxa"/>
              <w:bottom w:w="0" w:type="dxa"/>
              <w:right w:w="15" w:type="dxa"/>
            </w:tcMar>
            <w:vAlign w:val="center"/>
            <w:hideMark/>
          </w:tcPr>
          <w:p w14:paraId="4740FE3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470</w:t>
            </w:r>
          </w:p>
        </w:tc>
        <w:tc>
          <w:tcPr>
            <w:tcW w:w="0" w:type="auto"/>
            <w:noWrap/>
            <w:tcMar>
              <w:top w:w="15" w:type="dxa"/>
              <w:left w:w="15" w:type="dxa"/>
              <w:bottom w:w="0" w:type="dxa"/>
              <w:right w:w="15" w:type="dxa"/>
            </w:tcMar>
            <w:vAlign w:val="center"/>
            <w:hideMark/>
          </w:tcPr>
          <w:p w14:paraId="2364F5B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w:t>
            </w:r>
          </w:p>
        </w:tc>
        <w:tc>
          <w:tcPr>
            <w:tcW w:w="0" w:type="auto"/>
            <w:noWrap/>
            <w:tcMar>
              <w:top w:w="15" w:type="dxa"/>
              <w:left w:w="15" w:type="dxa"/>
              <w:bottom w:w="0" w:type="dxa"/>
              <w:right w:w="15" w:type="dxa"/>
            </w:tcMar>
            <w:vAlign w:val="center"/>
            <w:hideMark/>
          </w:tcPr>
          <w:p w14:paraId="73346697"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C50B6A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169.2</w:t>
            </w:r>
          </w:p>
        </w:tc>
        <w:tc>
          <w:tcPr>
            <w:tcW w:w="0" w:type="auto"/>
            <w:noWrap/>
            <w:tcMar>
              <w:top w:w="15" w:type="dxa"/>
              <w:left w:w="15" w:type="dxa"/>
              <w:bottom w:w="0" w:type="dxa"/>
              <w:right w:w="15" w:type="dxa"/>
            </w:tcMar>
            <w:vAlign w:val="center"/>
            <w:hideMark/>
          </w:tcPr>
          <w:p w14:paraId="7F7AF70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0.0264</w:t>
            </w:r>
          </w:p>
        </w:tc>
        <w:tc>
          <w:tcPr>
            <w:tcW w:w="0" w:type="auto"/>
            <w:noWrap/>
            <w:tcMar>
              <w:top w:w="15" w:type="dxa"/>
              <w:left w:w="15" w:type="dxa"/>
              <w:bottom w:w="0" w:type="dxa"/>
              <w:right w:w="15" w:type="dxa"/>
            </w:tcMar>
            <w:vAlign w:val="center"/>
            <w:hideMark/>
          </w:tcPr>
          <w:p w14:paraId="2B64D99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56FD035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45.54732155</w:t>
            </w:r>
          </w:p>
        </w:tc>
        <w:tc>
          <w:tcPr>
            <w:tcW w:w="0" w:type="auto"/>
            <w:noWrap/>
            <w:tcMar>
              <w:top w:w="15" w:type="dxa"/>
              <w:left w:w="15" w:type="dxa"/>
              <w:bottom w:w="0" w:type="dxa"/>
              <w:right w:w="15" w:type="dxa"/>
            </w:tcMar>
            <w:vAlign w:val="center"/>
            <w:hideMark/>
          </w:tcPr>
          <w:p w14:paraId="43773B3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0276F7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4.036402633</w:t>
            </w:r>
          </w:p>
        </w:tc>
      </w:tr>
      <w:tr w:rsidR="00650534" w:rsidRPr="00650534" w14:paraId="47C0AAB7" w14:textId="77777777" w:rsidTr="00296EEF">
        <w:trPr>
          <w:trHeight w:val="474"/>
        </w:trPr>
        <w:tc>
          <w:tcPr>
            <w:tcW w:w="0" w:type="auto"/>
            <w:noWrap/>
            <w:tcMar>
              <w:top w:w="15" w:type="dxa"/>
              <w:left w:w="15" w:type="dxa"/>
              <w:bottom w:w="0" w:type="dxa"/>
              <w:right w:w="15" w:type="dxa"/>
            </w:tcMar>
            <w:vAlign w:val="center"/>
            <w:hideMark/>
          </w:tcPr>
          <w:p w14:paraId="3E4363D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228</w:t>
            </w:r>
          </w:p>
        </w:tc>
        <w:tc>
          <w:tcPr>
            <w:tcW w:w="0" w:type="auto"/>
            <w:noWrap/>
            <w:tcMar>
              <w:top w:w="15" w:type="dxa"/>
              <w:left w:w="15" w:type="dxa"/>
              <w:bottom w:w="0" w:type="dxa"/>
              <w:right w:w="15" w:type="dxa"/>
            </w:tcMar>
            <w:vAlign w:val="center"/>
            <w:hideMark/>
          </w:tcPr>
          <w:p w14:paraId="3A5B2E7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w:t>
            </w:r>
          </w:p>
        </w:tc>
        <w:tc>
          <w:tcPr>
            <w:tcW w:w="0" w:type="auto"/>
            <w:noWrap/>
            <w:tcMar>
              <w:top w:w="15" w:type="dxa"/>
              <w:left w:w="15" w:type="dxa"/>
              <w:bottom w:w="0" w:type="dxa"/>
              <w:right w:w="15" w:type="dxa"/>
            </w:tcMar>
            <w:vAlign w:val="center"/>
            <w:hideMark/>
          </w:tcPr>
          <w:p w14:paraId="57116304"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5110729C"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164.16</w:t>
            </w:r>
          </w:p>
        </w:tc>
        <w:tc>
          <w:tcPr>
            <w:tcW w:w="0" w:type="auto"/>
            <w:noWrap/>
            <w:tcMar>
              <w:top w:w="15" w:type="dxa"/>
              <w:left w:w="15" w:type="dxa"/>
              <w:bottom w:w="0" w:type="dxa"/>
              <w:right w:w="15" w:type="dxa"/>
            </w:tcMar>
            <w:vAlign w:val="center"/>
            <w:hideMark/>
          </w:tcPr>
          <w:p w14:paraId="7F09A28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0.0264</w:t>
            </w:r>
          </w:p>
        </w:tc>
        <w:tc>
          <w:tcPr>
            <w:tcW w:w="0" w:type="auto"/>
            <w:noWrap/>
            <w:tcMar>
              <w:top w:w="15" w:type="dxa"/>
              <w:left w:w="15" w:type="dxa"/>
              <w:bottom w:w="0" w:type="dxa"/>
              <w:right w:w="15" w:type="dxa"/>
            </w:tcMar>
            <w:vAlign w:val="center"/>
            <w:hideMark/>
          </w:tcPr>
          <w:p w14:paraId="2FAE4AA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4C71AD9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45.54732155</w:t>
            </w:r>
          </w:p>
        </w:tc>
        <w:tc>
          <w:tcPr>
            <w:tcW w:w="0" w:type="auto"/>
            <w:noWrap/>
            <w:tcMar>
              <w:top w:w="15" w:type="dxa"/>
              <w:left w:w="15" w:type="dxa"/>
              <w:bottom w:w="0" w:type="dxa"/>
              <w:right w:w="15" w:type="dxa"/>
            </w:tcMar>
            <w:vAlign w:val="center"/>
            <w:hideMark/>
          </w:tcPr>
          <w:p w14:paraId="401CA4E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25EE730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-1.98419728</w:t>
            </w:r>
          </w:p>
        </w:tc>
      </w:tr>
      <w:tr w:rsidR="00650534" w:rsidRPr="00650534" w14:paraId="752BEFCB" w14:textId="77777777" w:rsidTr="00296EEF">
        <w:trPr>
          <w:trHeight w:val="474"/>
        </w:trPr>
        <w:tc>
          <w:tcPr>
            <w:tcW w:w="0" w:type="auto"/>
            <w:noWrap/>
            <w:tcMar>
              <w:top w:w="15" w:type="dxa"/>
              <w:left w:w="15" w:type="dxa"/>
              <w:bottom w:w="0" w:type="dxa"/>
              <w:right w:w="15" w:type="dxa"/>
            </w:tcMar>
            <w:vAlign w:val="center"/>
            <w:hideMark/>
          </w:tcPr>
          <w:p w14:paraId="4562050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168</w:t>
            </w:r>
          </w:p>
        </w:tc>
        <w:tc>
          <w:tcPr>
            <w:tcW w:w="0" w:type="auto"/>
            <w:noWrap/>
            <w:tcMar>
              <w:top w:w="15" w:type="dxa"/>
              <w:left w:w="15" w:type="dxa"/>
              <w:bottom w:w="0" w:type="dxa"/>
              <w:right w:w="15" w:type="dxa"/>
            </w:tcMar>
            <w:vAlign w:val="center"/>
            <w:hideMark/>
          </w:tcPr>
          <w:p w14:paraId="5C67892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w:t>
            </w:r>
          </w:p>
        </w:tc>
        <w:tc>
          <w:tcPr>
            <w:tcW w:w="0" w:type="auto"/>
            <w:noWrap/>
            <w:tcMar>
              <w:top w:w="15" w:type="dxa"/>
              <w:left w:w="15" w:type="dxa"/>
              <w:bottom w:w="0" w:type="dxa"/>
              <w:right w:w="15" w:type="dxa"/>
            </w:tcMar>
            <w:vAlign w:val="center"/>
            <w:hideMark/>
          </w:tcPr>
          <w:p w14:paraId="0B056C12"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6A0FAC47"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181.44</w:t>
            </w:r>
          </w:p>
        </w:tc>
        <w:tc>
          <w:tcPr>
            <w:tcW w:w="0" w:type="auto"/>
            <w:noWrap/>
            <w:tcMar>
              <w:top w:w="15" w:type="dxa"/>
              <w:left w:w="15" w:type="dxa"/>
              <w:bottom w:w="0" w:type="dxa"/>
              <w:right w:w="15" w:type="dxa"/>
            </w:tcMar>
            <w:vAlign w:val="center"/>
            <w:hideMark/>
          </w:tcPr>
          <w:p w14:paraId="7651136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0.0248</w:t>
            </w:r>
          </w:p>
        </w:tc>
        <w:tc>
          <w:tcPr>
            <w:tcW w:w="0" w:type="auto"/>
            <w:noWrap/>
            <w:tcMar>
              <w:top w:w="15" w:type="dxa"/>
              <w:left w:w="15" w:type="dxa"/>
              <w:bottom w:w="0" w:type="dxa"/>
              <w:right w:w="15" w:type="dxa"/>
            </w:tcMar>
            <w:vAlign w:val="center"/>
            <w:hideMark/>
          </w:tcPr>
          <w:p w14:paraId="1F62610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1C31717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46.09036647</w:t>
            </w:r>
          </w:p>
        </w:tc>
        <w:tc>
          <w:tcPr>
            <w:tcW w:w="0" w:type="auto"/>
            <w:noWrap/>
            <w:tcMar>
              <w:top w:w="15" w:type="dxa"/>
              <w:left w:w="15" w:type="dxa"/>
              <w:bottom w:w="0" w:type="dxa"/>
              <w:right w:w="15" w:type="dxa"/>
            </w:tcMar>
            <w:vAlign w:val="center"/>
            <w:hideMark/>
          </w:tcPr>
          <w:p w14:paraId="2FDA718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A41B0E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-5.506022462</w:t>
            </w:r>
          </w:p>
        </w:tc>
      </w:tr>
      <w:tr w:rsidR="00650534" w:rsidRPr="00650534" w14:paraId="3D59DC56" w14:textId="77777777" w:rsidTr="00296EEF">
        <w:trPr>
          <w:trHeight w:val="474"/>
        </w:trPr>
        <w:tc>
          <w:tcPr>
            <w:tcW w:w="0" w:type="auto"/>
            <w:noWrap/>
            <w:tcMar>
              <w:top w:w="15" w:type="dxa"/>
              <w:left w:w="15" w:type="dxa"/>
              <w:bottom w:w="0" w:type="dxa"/>
              <w:right w:w="15" w:type="dxa"/>
            </w:tcMar>
            <w:vAlign w:val="center"/>
            <w:hideMark/>
          </w:tcPr>
          <w:p w14:paraId="319B3E3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96</w:t>
            </w:r>
          </w:p>
        </w:tc>
        <w:tc>
          <w:tcPr>
            <w:tcW w:w="0" w:type="auto"/>
            <w:noWrap/>
            <w:tcMar>
              <w:top w:w="15" w:type="dxa"/>
              <w:left w:w="15" w:type="dxa"/>
              <w:bottom w:w="0" w:type="dxa"/>
              <w:right w:w="15" w:type="dxa"/>
            </w:tcMar>
            <w:vAlign w:val="center"/>
            <w:hideMark/>
          </w:tcPr>
          <w:p w14:paraId="2BAE035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w:t>
            </w:r>
          </w:p>
        </w:tc>
        <w:tc>
          <w:tcPr>
            <w:tcW w:w="0" w:type="auto"/>
            <w:noWrap/>
            <w:tcMar>
              <w:top w:w="15" w:type="dxa"/>
              <w:left w:w="15" w:type="dxa"/>
              <w:bottom w:w="0" w:type="dxa"/>
              <w:right w:w="15" w:type="dxa"/>
            </w:tcMar>
            <w:vAlign w:val="center"/>
            <w:hideMark/>
          </w:tcPr>
          <w:p w14:paraId="4DC21DA1"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AF7963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172.8</w:t>
            </w:r>
          </w:p>
        </w:tc>
        <w:tc>
          <w:tcPr>
            <w:tcW w:w="0" w:type="auto"/>
            <w:noWrap/>
            <w:tcMar>
              <w:top w:w="15" w:type="dxa"/>
              <w:left w:w="15" w:type="dxa"/>
              <w:bottom w:w="0" w:type="dxa"/>
              <w:right w:w="15" w:type="dxa"/>
            </w:tcMar>
            <w:vAlign w:val="center"/>
            <w:hideMark/>
          </w:tcPr>
          <w:p w14:paraId="774A5E9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0.0248</w:t>
            </w:r>
          </w:p>
        </w:tc>
        <w:tc>
          <w:tcPr>
            <w:tcW w:w="0" w:type="auto"/>
            <w:noWrap/>
            <w:tcMar>
              <w:top w:w="15" w:type="dxa"/>
              <w:left w:w="15" w:type="dxa"/>
              <w:bottom w:w="0" w:type="dxa"/>
              <w:right w:w="15" w:type="dxa"/>
            </w:tcMar>
            <w:vAlign w:val="center"/>
            <w:hideMark/>
          </w:tcPr>
          <w:p w14:paraId="7B1BEA4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78F75F6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46.09036647</w:t>
            </w:r>
          </w:p>
        </w:tc>
        <w:tc>
          <w:tcPr>
            <w:tcW w:w="0" w:type="auto"/>
            <w:noWrap/>
            <w:tcMar>
              <w:top w:w="15" w:type="dxa"/>
              <w:left w:w="15" w:type="dxa"/>
              <w:bottom w:w="0" w:type="dxa"/>
              <w:right w:w="15" w:type="dxa"/>
            </w:tcMar>
            <w:vAlign w:val="center"/>
            <w:hideMark/>
          </w:tcPr>
          <w:p w14:paraId="4514333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32FD600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-9.942997454</w:t>
            </w:r>
          </w:p>
        </w:tc>
      </w:tr>
      <w:tr w:rsidR="00650534" w:rsidRPr="00650534" w14:paraId="6ECE4DFC" w14:textId="77777777" w:rsidTr="00296EEF">
        <w:trPr>
          <w:trHeight w:val="474"/>
        </w:trPr>
        <w:tc>
          <w:tcPr>
            <w:tcW w:w="0" w:type="auto"/>
            <w:noWrap/>
            <w:tcMar>
              <w:top w:w="15" w:type="dxa"/>
              <w:left w:w="15" w:type="dxa"/>
              <w:bottom w:w="0" w:type="dxa"/>
              <w:right w:w="15" w:type="dxa"/>
            </w:tcMar>
            <w:vAlign w:val="center"/>
            <w:hideMark/>
          </w:tcPr>
          <w:p w14:paraId="3B66A96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42</w:t>
            </w:r>
          </w:p>
        </w:tc>
        <w:tc>
          <w:tcPr>
            <w:tcW w:w="0" w:type="auto"/>
            <w:noWrap/>
            <w:tcMar>
              <w:top w:w="15" w:type="dxa"/>
              <w:left w:w="15" w:type="dxa"/>
              <w:bottom w:w="0" w:type="dxa"/>
              <w:right w:w="15" w:type="dxa"/>
            </w:tcMar>
            <w:vAlign w:val="center"/>
            <w:hideMark/>
          </w:tcPr>
          <w:p w14:paraId="6C7CDBC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w:t>
            </w:r>
          </w:p>
        </w:tc>
        <w:tc>
          <w:tcPr>
            <w:tcW w:w="0" w:type="auto"/>
            <w:noWrap/>
            <w:tcMar>
              <w:top w:w="15" w:type="dxa"/>
              <w:left w:w="15" w:type="dxa"/>
              <w:bottom w:w="0" w:type="dxa"/>
              <w:right w:w="15" w:type="dxa"/>
            </w:tcMar>
            <w:vAlign w:val="center"/>
            <w:hideMark/>
          </w:tcPr>
          <w:p w14:paraId="0D0876EE"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18C731E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151.2</w:t>
            </w:r>
          </w:p>
        </w:tc>
        <w:tc>
          <w:tcPr>
            <w:tcW w:w="0" w:type="auto"/>
            <w:noWrap/>
            <w:tcMar>
              <w:top w:w="15" w:type="dxa"/>
              <w:left w:w="15" w:type="dxa"/>
              <w:bottom w:w="0" w:type="dxa"/>
              <w:right w:w="15" w:type="dxa"/>
            </w:tcMar>
            <w:vAlign w:val="center"/>
            <w:hideMark/>
          </w:tcPr>
          <w:p w14:paraId="2CD2093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0.0256</w:t>
            </w:r>
          </w:p>
        </w:tc>
        <w:tc>
          <w:tcPr>
            <w:tcW w:w="0" w:type="auto"/>
            <w:noWrap/>
            <w:tcMar>
              <w:top w:w="15" w:type="dxa"/>
              <w:left w:w="15" w:type="dxa"/>
              <w:bottom w:w="0" w:type="dxa"/>
              <w:right w:w="15" w:type="dxa"/>
            </w:tcMar>
            <w:vAlign w:val="center"/>
            <w:hideMark/>
          </w:tcPr>
          <w:p w14:paraId="10B75EF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65C2EC1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45.81460078</w:t>
            </w:r>
          </w:p>
        </w:tc>
        <w:tc>
          <w:tcPr>
            <w:tcW w:w="0" w:type="auto"/>
            <w:noWrap/>
            <w:tcMar>
              <w:top w:w="15" w:type="dxa"/>
              <w:left w:w="15" w:type="dxa"/>
              <w:bottom w:w="0" w:type="dxa"/>
              <w:right w:w="15" w:type="dxa"/>
            </w:tcMar>
            <w:vAlign w:val="center"/>
            <w:hideMark/>
          </w:tcPr>
          <w:p w14:paraId="01E9123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56BACB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-15.96359737</w:t>
            </w:r>
          </w:p>
        </w:tc>
      </w:tr>
      <w:tr w:rsidR="00650534" w:rsidRPr="00650534" w14:paraId="6F0EB096" w14:textId="77777777" w:rsidTr="00296EEF">
        <w:trPr>
          <w:trHeight w:val="474"/>
        </w:trPr>
        <w:tc>
          <w:tcPr>
            <w:tcW w:w="0" w:type="auto"/>
            <w:noWrap/>
            <w:tcMar>
              <w:top w:w="15" w:type="dxa"/>
              <w:left w:w="15" w:type="dxa"/>
              <w:bottom w:w="0" w:type="dxa"/>
              <w:right w:w="15" w:type="dxa"/>
            </w:tcMar>
            <w:vAlign w:val="center"/>
            <w:hideMark/>
          </w:tcPr>
          <w:p w14:paraId="7B92BB6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18.4</w:t>
            </w:r>
          </w:p>
        </w:tc>
        <w:tc>
          <w:tcPr>
            <w:tcW w:w="0" w:type="auto"/>
            <w:noWrap/>
            <w:tcMar>
              <w:top w:w="15" w:type="dxa"/>
              <w:left w:w="15" w:type="dxa"/>
              <w:bottom w:w="0" w:type="dxa"/>
              <w:right w:w="15" w:type="dxa"/>
            </w:tcMar>
            <w:vAlign w:val="center"/>
            <w:hideMark/>
          </w:tcPr>
          <w:p w14:paraId="472C25D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20000</w:t>
            </w:r>
          </w:p>
        </w:tc>
        <w:tc>
          <w:tcPr>
            <w:tcW w:w="0" w:type="auto"/>
            <w:noWrap/>
            <w:tcMar>
              <w:top w:w="15" w:type="dxa"/>
              <w:left w:w="15" w:type="dxa"/>
              <w:bottom w:w="0" w:type="dxa"/>
              <w:right w:w="15" w:type="dxa"/>
            </w:tcMar>
            <w:vAlign w:val="center"/>
            <w:hideMark/>
          </w:tcPr>
          <w:p w14:paraId="03B3ED8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8AC9177"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132.48</w:t>
            </w:r>
          </w:p>
        </w:tc>
        <w:tc>
          <w:tcPr>
            <w:tcW w:w="0" w:type="auto"/>
            <w:noWrap/>
            <w:tcMar>
              <w:top w:w="15" w:type="dxa"/>
              <w:left w:w="15" w:type="dxa"/>
              <w:bottom w:w="0" w:type="dxa"/>
              <w:right w:w="15" w:type="dxa"/>
            </w:tcMar>
            <w:vAlign w:val="center"/>
            <w:hideMark/>
          </w:tcPr>
          <w:p w14:paraId="7F553CE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0.0272</w:t>
            </w:r>
          </w:p>
        </w:tc>
        <w:tc>
          <w:tcPr>
            <w:tcW w:w="0" w:type="auto"/>
            <w:noWrap/>
            <w:tcMar>
              <w:top w:w="15" w:type="dxa"/>
              <w:left w:w="15" w:type="dxa"/>
              <w:bottom w:w="0" w:type="dxa"/>
              <w:right w:w="15" w:type="dxa"/>
            </w:tcMar>
            <w:vAlign w:val="center"/>
            <w:hideMark/>
          </w:tcPr>
          <w:p w14:paraId="040E260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2DD50E7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45.28802201</w:t>
            </w:r>
          </w:p>
        </w:tc>
        <w:tc>
          <w:tcPr>
            <w:tcW w:w="0" w:type="auto"/>
            <w:noWrap/>
            <w:tcMar>
              <w:top w:w="15" w:type="dxa"/>
              <w:left w:w="15" w:type="dxa"/>
              <w:bottom w:w="0" w:type="dxa"/>
              <w:right w:w="15" w:type="dxa"/>
            </w:tcMar>
            <w:vAlign w:val="center"/>
            <w:hideMark/>
          </w:tcPr>
          <w:p w14:paraId="6199C39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62F1BDE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-21.98419728</w:t>
            </w:r>
          </w:p>
        </w:tc>
      </w:tr>
      <w:tr w:rsidR="00650534" w:rsidRPr="00650534" w14:paraId="47859C4A" w14:textId="77777777" w:rsidTr="00296EEF">
        <w:trPr>
          <w:trHeight w:val="474"/>
        </w:trPr>
        <w:tc>
          <w:tcPr>
            <w:tcW w:w="0" w:type="auto"/>
            <w:noWrap/>
            <w:tcMar>
              <w:top w:w="15" w:type="dxa"/>
              <w:left w:w="15" w:type="dxa"/>
              <w:bottom w:w="0" w:type="dxa"/>
              <w:right w:w="15" w:type="dxa"/>
            </w:tcMar>
            <w:vAlign w:val="center"/>
            <w:hideMark/>
          </w:tcPr>
          <w:p w14:paraId="219965C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10.4</w:t>
            </w:r>
          </w:p>
        </w:tc>
        <w:tc>
          <w:tcPr>
            <w:tcW w:w="0" w:type="auto"/>
            <w:noWrap/>
            <w:tcMar>
              <w:top w:w="15" w:type="dxa"/>
              <w:left w:w="15" w:type="dxa"/>
              <w:bottom w:w="0" w:type="dxa"/>
              <w:right w:w="15" w:type="dxa"/>
            </w:tcMar>
            <w:vAlign w:val="center"/>
            <w:hideMark/>
          </w:tcPr>
          <w:p w14:paraId="14E148F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30000</w:t>
            </w:r>
          </w:p>
        </w:tc>
        <w:tc>
          <w:tcPr>
            <w:tcW w:w="0" w:type="auto"/>
            <w:noWrap/>
            <w:tcMar>
              <w:top w:w="15" w:type="dxa"/>
              <w:left w:w="15" w:type="dxa"/>
              <w:bottom w:w="0" w:type="dxa"/>
              <w:right w:w="15" w:type="dxa"/>
            </w:tcMar>
            <w:vAlign w:val="center"/>
            <w:hideMark/>
          </w:tcPr>
          <w:p w14:paraId="21B84FB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6D71D9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112.32</w:t>
            </w:r>
          </w:p>
        </w:tc>
        <w:tc>
          <w:tcPr>
            <w:tcW w:w="0" w:type="auto"/>
            <w:noWrap/>
            <w:tcMar>
              <w:top w:w="15" w:type="dxa"/>
              <w:left w:w="15" w:type="dxa"/>
              <w:bottom w:w="0" w:type="dxa"/>
              <w:right w:w="15" w:type="dxa"/>
            </w:tcMar>
            <w:vAlign w:val="center"/>
            <w:hideMark/>
          </w:tcPr>
          <w:p w14:paraId="7596D1D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0.0408</w:t>
            </w:r>
          </w:p>
        </w:tc>
        <w:tc>
          <w:tcPr>
            <w:tcW w:w="0" w:type="auto"/>
            <w:noWrap/>
            <w:tcMar>
              <w:top w:w="15" w:type="dxa"/>
              <w:left w:w="15" w:type="dxa"/>
              <w:bottom w:w="0" w:type="dxa"/>
              <w:right w:w="15" w:type="dxa"/>
            </w:tcMar>
            <w:vAlign w:val="center"/>
            <w:hideMark/>
          </w:tcPr>
          <w:p w14:paraId="35FE0B5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6E05CC6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41.76619682</w:t>
            </w:r>
          </w:p>
        </w:tc>
        <w:tc>
          <w:tcPr>
            <w:tcW w:w="0" w:type="auto"/>
            <w:noWrap/>
            <w:tcMar>
              <w:top w:w="15" w:type="dxa"/>
              <w:left w:w="15" w:type="dxa"/>
              <w:bottom w:w="0" w:type="dxa"/>
              <w:right w:w="15" w:type="dxa"/>
            </w:tcMar>
            <w:vAlign w:val="center"/>
            <w:hideMark/>
          </w:tcPr>
          <w:p w14:paraId="6F7FE71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18D1E68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-25.50602246</w:t>
            </w:r>
          </w:p>
        </w:tc>
      </w:tr>
      <w:tr w:rsidR="00650534" w:rsidRPr="00650534" w14:paraId="28498B49" w14:textId="77777777" w:rsidTr="00296EEF">
        <w:trPr>
          <w:trHeight w:val="474"/>
        </w:trPr>
        <w:tc>
          <w:tcPr>
            <w:tcW w:w="0" w:type="auto"/>
            <w:noWrap/>
            <w:tcMar>
              <w:top w:w="15" w:type="dxa"/>
              <w:left w:w="15" w:type="dxa"/>
              <w:bottom w:w="0" w:type="dxa"/>
              <w:right w:w="15" w:type="dxa"/>
            </w:tcMar>
            <w:vAlign w:val="center"/>
            <w:hideMark/>
          </w:tcPr>
          <w:p w14:paraId="6BC9952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5.8</w:t>
            </w:r>
          </w:p>
        </w:tc>
        <w:tc>
          <w:tcPr>
            <w:tcW w:w="0" w:type="auto"/>
            <w:noWrap/>
            <w:tcMar>
              <w:top w:w="15" w:type="dxa"/>
              <w:left w:w="15" w:type="dxa"/>
              <w:bottom w:w="0" w:type="dxa"/>
              <w:right w:w="15" w:type="dxa"/>
            </w:tcMar>
            <w:vAlign w:val="center"/>
            <w:hideMark/>
          </w:tcPr>
          <w:p w14:paraId="2F6BE3F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50000</w:t>
            </w:r>
          </w:p>
        </w:tc>
        <w:tc>
          <w:tcPr>
            <w:tcW w:w="0" w:type="auto"/>
            <w:noWrap/>
            <w:tcMar>
              <w:top w:w="15" w:type="dxa"/>
              <w:left w:w="15" w:type="dxa"/>
              <w:bottom w:w="0" w:type="dxa"/>
              <w:right w:w="15" w:type="dxa"/>
            </w:tcMar>
            <w:vAlign w:val="center"/>
            <w:hideMark/>
          </w:tcPr>
          <w:p w14:paraId="5914683F"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7EF00E9A"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104.4</w:t>
            </w:r>
          </w:p>
        </w:tc>
        <w:tc>
          <w:tcPr>
            <w:tcW w:w="0" w:type="auto"/>
            <w:noWrap/>
            <w:tcMar>
              <w:top w:w="15" w:type="dxa"/>
              <w:left w:w="15" w:type="dxa"/>
              <w:bottom w:w="0" w:type="dxa"/>
              <w:right w:w="15" w:type="dxa"/>
            </w:tcMar>
            <w:vAlign w:val="center"/>
            <w:hideMark/>
          </w:tcPr>
          <w:p w14:paraId="5A6D225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0.0600</w:t>
            </w:r>
          </w:p>
        </w:tc>
        <w:tc>
          <w:tcPr>
            <w:tcW w:w="0" w:type="auto"/>
            <w:noWrap/>
            <w:tcMar>
              <w:top w:w="15" w:type="dxa"/>
              <w:left w:w="15" w:type="dxa"/>
              <w:bottom w:w="0" w:type="dxa"/>
              <w:right w:w="15" w:type="dxa"/>
            </w:tcMar>
            <w:vAlign w:val="center"/>
            <w:hideMark/>
          </w:tcPr>
          <w:p w14:paraId="27CBD30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5.04</w:t>
            </w:r>
          </w:p>
        </w:tc>
        <w:tc>
          <w:tcPr>
            <w:tcW w:w="0" w:type="auto"/>
            <w:noWrap/>
            <w:tcMar>
              <w:top w:w="15" w:type="dxa"/>
              <w:left w:w="15" w:type="dxa"/>
              <w:bottom w:w="0" w:type="dxa"/>
              <w:right w:w="15" w:type="dxa"/>
            </w:tcMar>
            <w:vAlign w:val="center"/>
            <w:hideMark/>
          </w:tcPr>
          <w:p w14:paraId="516A8DF3"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38.48558572</w:t>
            </w:r>
          </w:p>
        </w:tc>
        <w:tc>
          <w:tcPr>
            <w:tcW w:w="0" w:type="auto"/>
            <w:noWrap/>
            <w:tcMar>
              <w:top w:w="15" w:type="dxa"/>
              <w:left w:w="15" w:type="dxa"/>
              <w:bottom w:w="0" w:type="dxa"/>
              <w:right w:w="15" w:type="dxa"/>
            </w:tcMar>
            <w:vAlign w:val="center"/>
            <w:hideMark/>
          </w:tcPr>
          <w:p w14:paraId="7FD4932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191DD38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-29.94299745</w:t>
            </w:r>
          </w:p>
        </w:tc>
      </w:tr>
      <w:tr w:rsidR="00650534" w:rsidRPr="00650534" w14:paraId="677E91BC" w14:textId="77777777" w:rsidTr="00296EEF">
        <w:trPr>
          <w:trHeight w:val="474"/>
        </w:trPr>
        <w:tc>
          <w:tcPr>
            <w:tcW w:w="0" w:type="auto"/>
            <w:noWrap/>
            <w:tcMar>
              <w:top w:w="15" w:type="dxa"/>
              <w:left w:w="15" w:type="dxa"/>
              <w:bottom w:w="0" w:type="dxa"/>
              <w:right w:w="15" w:type="dxa"/>
            </w:tcMar>
            <w:vAlign w:val="center"/>
            <w:hideMark/>
          </w:tcPr>
          <w:p w14:paraId="287138C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2.9</w:t>
            </w:r>
          </w:p>
        </w:tc>
        <w:tc>
          <w:tcPr>
            <w:tcW w:w="0" w:type="auto"/>
            <w:noWrap/>
            <w:tcMar>
              <w:top w:w="15" w:type="dxa"/>
              <w:left w:w="15" w:type="dxa"/>
              <w:bottom w:w="0" w:type="dxa"/>
              <w:right w:w="15" w:type="dxa"/>
            </w:tcMar>
            <w:vAlign w:val="center"/>
            <w:hideMark/>
          </w:tcPr>
          <w:p w14:paraId="1A9CDCA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100000</w:t>
            </w:r>
          </w:p>
        </w:tc>
        <w:tc>
          <w:tcPr>
            <w:tcW w:w="0" w:type="auto"/>
            <w:noWrap/>
            <w:tcMar>
              <w:top w:w="15" w:type="dxa"/>
              <w:left w:w="15" w:type="dxa"/>
              <w:bottom w:w="0" w:type="dxa"/>
              <w:right w:w="15" w:type="dxa"/>
            </w:tcMar>
            <w:vAlign w:val="center"/>
            <w:hideMark/>
          </w:tcPr>
          <w:p w14:paraId="0ECAA84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FA64D97"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104.4</w:t>
            </w:r>
          </w:p>
        </w:tc>
        <w:tc>
          <w:tcPr>
            <w:tcW w:w="0" w:type="auto"/>
            <w:noWrap/>
            <w:tcMar>
              <w:top w:w="15" w:type="dxa"/>
              <w:left w:w="15" w:type="dxa"/>
              <w:bottom w:w="0" w:type="dxa"/>
              <w:right w:w="15" w:type="dxa"/>
            </w:tcMar>
            <w:vAlign w:val="center"/>
            <w:hideMark/>
          </w:tcPr>
          <w:p w14:paraId="79FB4A4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0.1060</w:t>
            </w:r>
          </w:p>
        </w:tc>
        <w:tc>
          <w:tcPr>
            <w:tcW w:w="0" w:type="auto"/>
            <w:noWrap/>
            <w:tcMar>
              <w:top w:w="15" w:type="dxa"/>
              <w:left w:w="15" w:type="dxa"/>
              <w:bottom w:w="0" w:type="dxa"/>
              <w:right w:w="15" w:type="dxa"/>
            </w:tcMar>
            <w:vAlign w:val="center"/>
            <w:hideMark/>
          </w:tcPr>
          <w:p w14:paraId="385CACD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5.04</w:t>
            </w:r>
          </w:p>
        </w:tc>
        <w:tc>
          <w:tcPr>
            <w:tcW w:w="0" w:type="auto"/>
            <w:noWrap/>
            <w:tcMar>
              <w:top w:w="15" w:type="dxa"/>
              <w:left w:w="15" w:type="dxa"/>
              <w:bottom w:w="0" w:type="dxa"/>
              <w:right w:w="15" w:type="dxa"/>
            </w:tcMar>
            <w:vAlign w:val="center"/>
            <w:hideMark/>
          </w:tcPr>
          <w:p w14:paraId="5660102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33.54249342</w:t>
            </w:r>
          </w:p>
        </w:tc>
        <w:tc>
          <w:tcPr>
            <w:tcW w:w="0" w:type="auto"/>
            <w:noWrap/>
            <w:tcMar>
              <w:top w:w="15" w:type="dxa"/>
              <w:left w:w="15" w:type="dxa"/>
              <w:bottom w:w="0" w:type="dxa"/>
              <w:right w:w="15" w:type="dxa"/>
            </w:tcMar>
            <w:vAlign w:val="center"/>
            <w:hideMark/>
          </w:tcPr>
          <w:p w14:paraId="3E592DD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7E3F8FD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-35.96359737</w:t>
            </w:r>
          </w:p>
        </w:tc>
      </w:tr>
      <w:tr w:rsidR="00650534" w:rsidRPr="00650534" w14:paraId="591255B2" w14:textId="77777777" w:rsidTr="00296EEF">
        <w:trPr>
          <w:trHeight w:val="474"/>
        </w:trPr>
        <w:tc>
          <w:tcPr>
            <w:tcW w:w="0" w:type="auto"/>
            <w:noWrap/>
            <w:tcMar>
              <w:top w:w="15" w:type="dxa"/>
              <w:left w:w="15" w:type="dxa"/>
              <w:bottom w:w="0" w:type="dxa"/>
              <w:right w:w="15" w:type="dxa"/>
            </w:tcMar>
            <w:vAlign w:val="center"/>
            <w:hideMark/>
          </w:tcPr>
          <w:p w14:paraId="7DA9B69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1.820</w:t>
            </w:r>
          </w:p>
        </w:tc>
        <w:tc>
          <w:tcPr>
            <w:tcW w:w="0" w:type="auto"/>
            <w:noWrap/>
            <w:tcMar>
              <w:top w:w="15" w:type="dxa"/>
              <w:left w:w="15" w:type="dxa"/>
              <w:bottom w:w="0" w:type="dxa"/>
              <w:right w:w="15" w:type="dxa"/>
            </w:tcMar>
            <w:vAlign w:val="center"/>
            <w:hideMark/>
          </w:tcPr>
          <w:p w14:paraId="72CE516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200000</w:t>
            </w:r>
          </w:p>
        </w:tc>
        <w:tc>
          <w:tcPr>
            <w:tcW w:w="0" w:type="auto"/>
            <w:noWrap/>
            <w:tcMar>
              <w:top w:w="15" w:type="dxa"/>
              <w:left w:w="15" w:type="dxa"/>
              <w:bottom w:w="0" w:type="dxa"/>
              <w:right w:w="15" w:type="dxa"/>
            </w:tcMar>
            <w:vAlign w:val="center"/>
            <w:hideMark/>
          </w:tcPr>
          <w:p w14:paraId="70171152"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0007CB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131.04</w:t>
            </w:r>
          </w:p>
        </w:tc>
        <w:tc>
          <w:tcPr>
            <w:tcW w:w="0" w:type="auto"/>
            <w:noWrap/>
            <w:tcMar>
              <w:top w:w="15" w:type="dxa"/>
              <w:left w:w="15" w:type="dxa"/>
              <w:bottom w:w="0" w:type="dxa"/>
              <w:right w:w="15" w:type="dxa"/>
            </w:tcMar>
            <w:vAlign w:val="center"/>
            <w:hideMark/>
          </w:tcPr>
          <w:p w14:paraId="6DBC363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0.2060</w:t>
            </w:r>
          </w:p>
        </w:tc>
        <w:tc>
          <w:tcPr>
            <w:tcW w:w="0" w:type="auto"/>
            <w:noWrap/>
            <w:tcMar>
              <w:top w:w="15" w:type="dxa"/>
              <w:left w:w="15" w:type="dxa"/>
              <w:bottom w:w="0" w:type="dxa"/>
              <w:right w:w="15" w:type="dxa"/>
            </w:tcMar>
            <w:vAlign w:val="center"/>
            <w:hideMark/>
          </w:tcPr>
          <w:p w14:paraId="6877CFD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5.04</w:t>
            </w:r>
          </w:p>
        </w:tc>
        <w:tc>
          <w:tcPr>
            <w:tcW w:w="0" w:type="auto"/>
            <w:noWrap/>
            <w:tcMar>
              <w:top w:w="15" w:type="dxa"/>
              <w:left w:w="15" w:type="dxa"/>
              <w:bottom w:w="0" w:type="dxa"/>
              <w:right w:w="15" w:type="dxa"/>
            </w:tcMar>
            <w:vAlign w:val="center"/>
            <w:hideMark/>
          </w:tcPr>
          <w:p w14:paraId="576E37D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27.77126632</w:t>
            </w:r>
          </w:p>
        </w:tc>
        <w:tc>
          <w:tcPr>
            <w:tcW w:w="0" w:type="auto"/>
            <w:noWrap/>
            <w:tcMar>
              <w:top w:w="15" w:type="dxa"/>
              <w:left w:w="15" w:type="dxa"/>
              <w:bottom w:w="0" w:type="dxa"/>
              <w:right w:w="15" w:type="dxa"/>
            </w:tcMar>
            <w:vAlign w:val="center"/>
            <w:hideMark/>
          </w:tcPr>
          <w:p w14:paraId="3A61E650"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8CD5A6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-41.98419728</w:t>
            </w:r>
          </w:p>
        </w:tc>
      </w:tr>
      <w:tr w:rsidR="00650534" w:rsidRPr="00650534" w14:paraId="15120F37" w14:textId="77777777" w:rsidTr="00296EEF">
        <w:trPr>
          <w:trHeight w:val="474"/>
        </w:trPr>
        <w:tc>
          <w:tcPr>
            <w:tcW w:w="0" w:type="auto"/>
            <w:noWrap/>
            <w:tcMar>
              <w:top w:w="15" w:type="dxa"/>
              <w:left w:w="15" w:type="dxa"/>
              <w:bottom w:w="0" w:type="dxa"/>
              <w:right w:w="15" w:type="dxa"/>
            </w:tcMar>
            <w:vAlign w:val="center"/>
            <w:hideMark/>
          </w:tcPr>
          <w:p w14:paraId="2F6E688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0.880</w:t>
            </w:r>
          </w:p>
        </w:tc>
        <w:tc>
          <w:tcPr>
            <w:tcW w:w="0" w:type="auto"/>
            <w:noWrap/>
            <w:tcMar>
              <w:top w:w="15" w:type="dxa"/>
              <w:left w:w="15" w:type="dxa"/>
              <w:bottom w:w="0" w:type="dxa"/>
              <w:right w:w="15" w:type="dxa"/>
            </w:tcMar>
            <w:vAlign w:val="center"/>
            <w:hideMark/>
          </w:tcPr>
          <w:p w14:paraId="39ADCFB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300000</w:t>
            </w:r>
          </w:p>
        </w:tc>
        <w:tc>
          <w:tcPr>
            <w:tcW w:w="0" w:type="auto"/>
            <w:noWrap/>
            <w:tcMar>
              <w:top w:w="15" w:type="dxa"/>
              <w:left w:w="15" w:type="dxa"/>
              <w:bottom w:w="0" w:type="dxa"/>
              <w:right w:w="15" w:type="dxa"/>
            </w:tcMar>
            <w:vAlign w:val="center"/>
            <w:hideMark/>
          </w:tcPr>
          <w:p w14:paraId="5C06D8A0"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0DB16BF6"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95.04</w:t>
            </w:r>
          </w:p>
        </w:tc>
        <w:tc>
          <w:tcPr>
            <w:tcW w:w="0" w:type="auto"/>
            <w:noWrap/>
            <w:tcMar>
              <w:top w:w="15" w:type="dxa"/>
              <w:left w:w="15" w:type="dxa"/>
              <w:bottom w:w="0" w:type="dxa"/>
              <w:right w:w="15" w:type="dxa"/>
            </w:tcMar>
            <w:vAlign w:val="center"/>
            <w:hideMark/>
          </w:tcPr>
          <w:p w14:paraId="6A877D2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0.2880</w:t>
            </w:r>
          </w:p>
        </w:tc>
        <w:tc>
          <w:tcPr>
            <w:tcW w:w="0" w:type="auto"/>
            <w:noWrap/>
            <w:tcMar>
              <w:top w:w="15" w:type="dxa"/>
              <w:left w:w="15" w:type="dxa"/>
              <w:bottom w:w="0" w:type="dxa"/>
              <w:right w:w="15" w:type="dxa"/>
            </w:tcMar>
            <w:vAlign w:val="center"/>
            <w:hideMark/>
          </w:tcPr>
          <w:p w14:paraId="6ADA2C1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4EDB760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24.79155033</w:t>
            </w:r>
          </w:p>
        </w:tc>
        <w:tc>
          <w:tcPr>
            <w:tcW w:w="0" w:type="auto"/>
            <w:noWrap/>
            <w:tcMar>
              <w:top w:w="15" w:type="dxa"/>
              <w:left w:w="15" w:type="dxa"/>
              <w:bottom w:w="0" w:type="dxa"/>
              <w:right w:w="15" w:type="dxa"/>
            </w:tcMar>
            <w:vAlign w:val="center"/>
            <w:hideMark/>
          </w:tcPr>
          <w:p w14:paraId="544AEEFC"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9BF259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-45.50602246</w:t>
            </w:r>
          </w:p>
        </w:tc>
      </w:tr>
      <w:tr w:rsidR="00650534" w:rsidRPr="00650534" w14:paraId="01D2B072" w14:textId="77777777" w:rsidTr="00296EEF">
        <w:trPr>
          <w:trHeight w:val="474"/>
        </w:trPr>
        <w:tc>
          <w:tcPr>
            <w:tcW w:w="0" w:type="auto"/>
            <w:noWrap/>
            <w:tcMar>
              <w:top w:w="15" w:type="dxa"/>
              <w:left w:w="15" w:type="dxa"/>
              <w:bottom w:w="0" w:type="dxa"/>
              <w:right w:w="15" w:type="dxa"/>
            </w:tcMar>
            <w:vAlign w:val="center"/>
            <w:hideMark/>
          </w:tcPr>
          <w:p w14:paraId="70DE600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0.480</w:t>
            </w:r>
          </w:p>
        </w:tc>
        <w:tc>
          <w:tcPr>
            <w:tcW w:w="0" w:type="auto"/>
            <w:noWrap/>
            <w:tcMar>
              <w:top w:w="15" w:type="dxa"/>
              <w:left w:w="15" w:type="dxa"/>
              <w:bottom w:w="0" w:type="dxa"/>
              <w:right w:w="15" w:type="dxa"/>
            </w:tcMar>
            <w:vAlign w:val="center"/>
            <w:hideMark/>
          </w:tcPr>
          <w:p w14:paraId="1E1715C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500000</w:t>
            </w:r>
          </w:p>
        </w:tc>
        <w:tc>
          <w:tcPr>
            <w:tcW w:w="0" w:type="auto"/>
            <w:noWrap/>
            <w:tcMar>
              <w:top w:w="15" w:type="dxa"/>
              <w:left w:w="15" w:type="dxa"/>
              <w:bottom w:w="0" w:type="dxa"/>
              <w:right w:w="15" w:type="dxa"/>
            </w:tcMar>
            <w:vAlign w:val="center"/>
            <w:hideMark/>
          </w:tcPr>
          <w:p w14:paraId="76AC6643"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EDBFDC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68A42C5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0.4360</w:t>
            </w:r>
          </w:p>
        </w:tc>
        <w:tc>
          <w:tcPr>
            <w:tcW w:w="0" w:type="auto"/>
            <w:noWrap/>
            <w:tcMar>
              <w:top w:w="15" w:type="dxa"/>
              <w:left w:w="15" w:type="dxa"/>
              <w:bottom w:w="0" w:type="dxa"/>
              <w:right w:w="15" w:type="dxa"/>
            </w:tcMar>
            <w:vAlign w:val="center"/>
            <w:hideMark/>
          </w:tcPr>
          <w:p w14:paraId="7D45C60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5.00</w:t>
            </w:r>
          </w:p>
        </w:tc>
        <w:tc>
          <w:tcPr>
            <w:tcW w:w="0" w:type="auto"/>
            <w:noWrap/>
            <w:tcMar>
              <w:top w:w="15" w:type="dxa"/>
              <w:left w:w="15" w:type="dxa"/>
              <w:bottom w:w="0" w:type="dxa"/>
              <w:right w:w="15" w:type="dxa"/>
            </w:tcMar>
            <w:vAlign w:val="center"/>
            <w:hideMark/>
          </w:tcPr>
          <w:p w14:paraId="78CB75ED"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21.1896703</w:t>
            </w:r>
          </w:p>
        </w:tc>
        <w:tc>
          <w:tcPr>
            <w:tcW w:w="0" w:type="auto"/>
            <w:noWrap/>
            <w:tcMar>
              <w:top w:w="15" w:type="dxa"/>
              <w:left w:w="15" w:type="dxa"/>
              <w:bottom w:w="0" w:type="dxa"/>
              <w:right w:w="15" w:type="dxa"/>
            </w:tcMar>
            <w:vAlign w:val="center"/>
            <w:hideMark/>
          </w:tcPr>
          <w:p w14:paraId="3077EE8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0406540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-49.94299745</w:t>
            </w:r>
          </w:p>
        </w:tc>
      </w:tr>
      <w:tr w:rsidR="00650534" w:rsidRPr="00650534" w14:paraId="571931BF" w14:textId="77777777" w:rsidTr="00296EEF">
        <w:trPr>
          <w:trHeight w:val="474"/>
        </w:trPr>
        <w:tc>
          <w:tcPr>
            <w:tcW w:w="0" w:type="auto"/>
            <w:noWrap/>
            <w:tcMar>
              <w:top w:w="15" w:type="dxa"/>
              <w:left w:w="15" w:type="dxa"/>
              <w:bottom w:w="0" w:type="dxa"/>
              <w:right w:w="15" w:type="dxa"/>
            </w:tcMar>
            <w:vAlign w:val="center"/>
            <w:hideMark/>
          </w:tcPr>
          <w:p w14:paraId="0AC7AA5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0.240</w:t>
            </w:r>
          </w:p>
        </w:tc>
        <w:tc>
          <w:tcPr>
            <w:tcW w:w="0" w:type="auto"/>
            <w:noWrap/>
            <w:tcMar>
              <w:top w:w="15" w:type="dxa"/>
              <w:left w:w="15" w:type="dxa"/>
              <w:bottom w:w="0" w:type="dxa"/>
              <w:right w:w="15" w:type="dxa"/>
            </w:tcMar>
            <w:vAlign w:val="center"/>
            <w:hideMark/>
          </w:tcPr>
          <w:p w14:paraId="28DF2D9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1000000</w:t>
            </w:r>
          </w:p>
        </w:tc>
        <w:tc>
          <w:tcPr>
            <w:tcW w:w="0" w:type="auto"/>
            <w:noWrap/>
            <w:tcMar>
              <w:top w:w="15" w:type="dxa"/>
              <w:left w:w="15" w:type="dxa"/>
              <w:bottom w:w="0" w:type="dxa"/>
              <w:right w:w="15" w:type="dxa"/>
            </w:tcMar>
            <w:vAlign w:val="center"/>
            <w:hideMark/>
          </w:tcPr>
          <w:p w14:paraId="14E4E41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2C0F4D0A"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620B526F"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1.0400</w:t>
            </w:r>
          </w:p>
        </w:tc>
        <w:tc>
          <w:tcPr>
            <w:tcW w:w="0" w:type="auto"/>
            <w:noWrap/>
            <w:tcMar>
              <w:top w:w="15" w:type="dxa"/>
              <w:left w:w="15" w:type="dxa"/>
              <w:bottom w:w="0" w:type="dxa"/>
              <w:right w:w="15" w:type="dxa"/>
            </w:tcMar>
            <w:vAlign w:val="center"/>
            <w:hideMark/>
          </w:tcPr>
          <w:p w14:paraId="67664DB1"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5.04</w:t>
            </w:r>
          </w:p>
        </w:tc>
        <w:tc>
          <w:tcPr>
            <w:tcW w:w="0" w:type="auto"/>
            <w:noWrap/>
            <w:tcMar>
              <w:top w:w="15" w:type="dxa"/>
              <w:left w:w="15" w:type="dxa"/>
              <w:bottom w:w="0" w:type="dxa"/>
              <w:right w:w="15" w:type="dxa"/>
            </w:tcMar>
            <w:vAlign w:val="center"/>
            <w:hideMark/>
          </w:tcPr>
          <w:p w14:paraId="5ABF6DF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13.70794394</w:t>
            </w:r>
          </w:p>
        </w:tc>
        <w:tc>
          <w:tcPr>
            <w:tcW w:w="0" w:type="auto"/>
            <w:noWrap/>
            <w:tcMar>
              <w:top w:w="15" w:type="dxa"/>
              <w:left w:w="15" w:type="dxa"/>
              <w:bottom w:w="0" w:type="dxa"/>
              <w:right w:w="15" w:type="dxa"/>
            </w:tcMar>
            <w:vAlign w:val="center"/>
            <w:hideMark/>
          </w:tcPr>
          <w:p w14:paraId="7CEAA7CB"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1341BB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-55.96359737</w:t>
            </w:r>
          </w:p>
        </w:tc>
      </w:tr>
      <w:tr w:rsidR="00650534" w:rsidRPr="00650534" w14:paraId="48E457B5" w14:textId="77777777" w:rsidTr="00296EEF">
        <w:trPr>
          <w:trHeight w:val="474"/>
        </w:trPr>
        <w:tc>
          <w:tcPr>
            <w:tcW w:w="0" w:type="auto"/>
            <w:noWrap/>
            <w:tcMar>
              <w:top w:w="15" w:type="dxa"/>
              <w:left w:w="15" w:type="dxa"/>
              <w:bottom w:w="0" w:type="dxa"/>
              <w:right w:w="15" w:type="dxa"/>
            </w:tcMar>
            <w:vAlign w:val="center"/>
            <w:hideMark/>
          </w:tcPr>
          <w:p w14:paraId="7C96518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0.120</w:t>
            </w:r>
          </w:p>
        </w:tc>
        <w:tc>
          <w:tcPr>
            <w:tcW w:w="0" w:type="auto"/>
            <w:noWrap/>
            <w:tcMar>
              <w:top w:w="15" w:type="dxa"/>
              <w:left w:w="15" w:type="dxa"/>
              <w:bottom w:w="0" w:type="dxa"/>
              <w:right w:w="15" w:type="dxa"/>
            </w:tcMar>
            <w:vAlign w:val="center"/>
            <w:hideMark/>
          </w:tcPr>
          <w:p w14:paraId="2DC2FD3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2000000</w:t>
            </w:r>
          </w:p>
        </w:tc>
        <w:tc>
          <w:tcPr>
            <w:tcW w:w="0" w:type="auto"/>
            <w:noWrap/>
            <w:tcMar>
              <w:top w:w="15" w:type="dxa"/>
              <w:left w:w="15" w:type="dxa"/>
              <w:bottom w:w="0" w:type="dxa"/>
              <w:right w:w="15" w:type="dxa"/>
            </w:tcMar>
            <w:vAlign w:val="center"/>
            <w:hideMark/>
          </w:tcPr>
          <w:p w14:paraId="2C78F7FB"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37CE1939"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86.4</w:t>
            </w:r>
          </w:p>
        </w:tc>
        <w:tc>
          <w:tcPr>
            <w:tcW w:w="0" w:type="auto"/>
            <w:noWrap/>
            <w:tcMar>
              <w:top w:w="15" w:type="dxa"/>
              <w:left w:w="15" w:type="dxa"/>
              <w:bottom w:w="0" w:type="dxa"/>
              <w:right w:w="15" w:type="dxa"/>
            </w:tcMar>
            <w:vAlign w:val="center"/>
            <w:hideMark/>
          </w:tcPr>
          <w:p w14:paraId="78AA6CA8"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1.0400</w:t>
            </w:r>
          </w:p>
        </w:tc>
        <w:tc>
          <w:tcPr>
            <w:tcW w:w="0" w:type="auto"/>
            <w:noWrap/>
            <w:tcMar>
              <w:top w:w="15" w:type="dxa"/>
              <w:left w:w="15" w:type="dxa"/>
              <w:bottom w:w="0" w:type="dxa"/>
              <w:right w:w="15" w:type="dxa"/>
            </w:tcMar>
            <w:vAlign w:val="center"/>
            <w:hideMark/>
          </w:tcPr>
          <w:p w14:paraId="3D1757C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2.88</w:t>
            </w:r>
          </w:p>
        </w:tc>
        <w:tc>
          <w:tcPr>
            <w:tcW w:w="0" w:type="auto"/>
            <w:noWrap/>
            <w:tcMar>
              <w:top w:w="15" w:type="dxa"/>
              <w:left w:w="15" w:type="dxa"/>
              <w:bottom w:w="0" w:type="dxa"/>
              <w:right w:w="15" w:type="dxa"/>
            </w:tcMar>
            <w:vAlign w:val="center"/>
            <w:hideMark/>
          </w:tcPr>
          <w:p w14:paraId="438F329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8.847182969</w:t>
            </w:r>
          </w:p>
        </w:tc>
        <w:tc>
          <w:tcPr>
            <w:tcW w:w="0" w:type="auto"/>
            <w:noWrap/>
            <w:tcMar>
              <w:top w:w="15" w:type="dxa"/>
              <w:left w:w="15" w:type="dxa"/>
              <w:bottom w:w="0" w:type="dxa"/>
              <w:right w:w="15" w:type="dxa"/>
            </w:tcMar>
            <w:vAlign w:val="center"/>
            <w:hideMark/>
          </w:tcPr>
          <w:p w14:paraId="67951875"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5DD82A87"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-61.98419728</w:t>
            </w:r>
          </w:p>
        </w:tc>
      </w:tr>
      <w:tr w:rsidR="00650534" w:rsidRPr="00650534" w14:paraId="54284699" w14:textId="77777777" w:rsidTr="00296EEF">
        <w:trPr>
          <w:trHeight w:val="474"/>
        </w:trPr>
        <w:tc>
          <w:tcPr>
            <w:tcW w:w="0" w:type="auto"/>
            <w:noWrap/>
            <w:tcMar>
              <w:top w:w="15" w:type="dxa"/>
              <w:left w:w="15" w:type="dxa"/>
              <w:bottom w:w="0" w:type="dxa"/>
              <w:right w:w="15" w:type="dxa"/>
            </w:tcMar>
            <w:vAlign w:val="center"/>
            <w:hideMark/>
          </w:tcPr>
          <w:p w14:paraId="7B058C59"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0.070</w:t>
            </w:r>
          </w:p>
        </w:tc>
        <w:tc>
          <w:tcPr>
            <w:tcW w:w="0" w:type="auto"/>
            <w:noWrap/>
            <w:tcMar>
              <w:top w:w="15" w:type="dxa"/>
              <w:left w:w="15" w:type="dxa"/>
              <w:bottom w:w="0" w:type="dxa"/>
              <w:right w:w="15" w:type="dxa"/>
            </w:tcMar>
            <w:vAlign w:val="center"/>
            <w:hideMark/>
          </w:tcPr>
          <w:p w14:paraId="1EE62B1E"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3000000</w:t>
            </w:r>
          </w:p>
        </w:tc>
        <w:tc>
          <w:tcPr>
            <w:tcW w:w="0" w:type="auto"/>
            <w:noWrap/>
            <w:tcMar>
              <w:top w:w="15" w:type="dxa"/>
              <w:left w:w="15" w:type="dxa"/>
              <w:bottom w:w="0" w:type="dxa"/>
              <w:right w:w="15" w:type="dxa"/>
            </w:tcMar>
            <w:vAlign w:val="center"/>
            <w:hideMark/>
          </w:tcPr>
          <w:p w14:paraId="7F10F03E"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360</w:t>
            </w:r>
          </w:p>
        </w:tc>
        <w:tc>
          <w:tcPr>
            <w:tcW w:w="0" w:type="auto"/>
            <w:noWrap/>
            <w:tcMar>
              <w:top w:w="15" w:type="dxa"/>
              <w:left w:w="15" w:type="dxa"/>
              <w:bottom w:w="0" w:type="dxa"/>
              <w:right w:w="15" w:type="dxa"/>
            </w:tcMar>
            <w:vAlign w:val="center"/>
            <w:hideMark/>
          </w:tcPr>
          <w:p w14:paraId="47DD6C44" w14:textId="77777777" w:rsidR="007D39D8" w:rsidRPr="00650534" w:rsidRDefault="007D39D8" w:rsidP="00831D94">
            <w:pPr>
              <w:jc w:val="center"/>
              <w:rPr>
                <w:rFonts w:asciiTheme="minorEastAsia" w:eastAsiaTheme="minorEastAsia" w:hAnsiTheme="minorEastAsia" w:cs="游明朝 Regular"/>
                <w:color w:val="000000" w:themeColor="text1"/>
                <w:sz w:val="21"/>
                <w:szCs w:val="21"/>
              </w:rPr>
            </w:pPr>
            <w:r w:rsidRPr="00650534">
              <w:rPr>
                <w:rFonts w:asciiTheme="minorEastAsia" w:eastAsiaTheme="minorEastAsia" w:hAnsiTheme="minorEastAsia" w:cs="游明朝 Regular" w:hint="eastAsia"/>
                <w:color w:val="000000" w:themeColor="text1"/>
                <w:sz w:val="21"/>
                <w:szCs w:val="21"/>
              </w:rPr>
              <w:t>75.6</w:t>
            </w:r>
          </w:p>
        </w:tc>
        <w:tc>
          <w:tcPr>
            <w:tcW w:w="0" w:type="auto"/>
            <w:noWrap/>
            <w:tcMar>
              <w:top w:w="15" w:type="dxa"/>
              <w:left w:w="15" w:type="dxa"/>
              <w:bottom w:w="0" w:type="dxa"/>
              <w:right w:w="15" w:type="dxa"/>
            </w:tcMar>
            <w:vAlign w:val="center"/>
            <w:hideMark/>
          </w:tcPr>
          <w:p w14:paraId="148F3C3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1.1200</w:t>
            </w:r>
          </w:p>
        </w:tc>
        <w:tc>
          <w:tcPr>
            <w:tcW w:w="0" w:type="auto"/>
            <w:noWrap/>
            <w:tcMar>
              <w:top w:w="15" w:type="dxa"/>
              <w:left w:w="15" w:type="dxa"/>
              <w:bottom w:w="0" w:type="dxa"/>
              <w:right w:w="15" w:type="dxa"/>
            </w:tcMar>
            <w:vAlign w:val="center"/>
            <w:hideMark/>
          </w:tcPr>
          <w:p w14:paraId="56056604"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2.24</w:t>
            </w:r>
          </w:p>
        </w:tc>
        <w:tc>
          <w:tcPr>
            <w:tcW w:w="0" w:type="auto"/>
            <w:noWrap/>
            <w:tcMar>
              <w:top w:w="15" w:type="dxa"/>
              <w:left w:w="15" w:type="dxa"/>
              <w:bottom w:w="0" w:type="dxa"/>
              <w:right w:w="15" w:type="dxa"/>
            </w:tcMar>
            <w:vAlign w:val="center"/>
            <w:hideMark/>
          </w:tcPr>
          <w:p w14:paraId="28277A1A"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6.020599913</w:t>
            </w:r>
          </w:p>
        </w:tc>
        <w:tc>
          <w:tcPr>
            <w:tcW w:w="0" w:type="auto"/>
            <w:noWrap/>
            <w:tcMar>
              <w:top w:w="15" w:type="dxa"/>
              <w:left w:w="15" w:type="dxa"/>
              <w:bottom w:w="0" w:type="dxa"/>
              <w:right w:w="15" w:type="dxa"/>
            </w:tcMar>
            <w:vAlign w:val="center"/>
            <w:hideMark/>
          </w:tcPr>
          <w:p w14:paraId="0D83F856"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90</w:t>
            </w:r>
          </w:p>
        </w:tc>
        <w:tc>
          <w:tcPr>
            <w:tcW w:w="0" w:type="auto"/>
            <w:noWrap/>
            <w:tcMar>
              <w:top w:w="15" w:type="dxa"/>
              <w:left w:w="15" w:type="dxa"/>
              <w:bottom w:w="0" w:type="dxa"/>
              <w:right w:w="15" w:type="dxa"/>
            </w:tcMar>
            <w:vAlign w:val="center"/>
            <w:hideMark/>
          </w:tcPr>
          <w:p w14:paraId="1ADABA42" w14:textId="77777777" w:rsidR="007D39D8" w:rsidRPr="00650534" w:rsidRDefault="007D39D8" w:rsidP="00831D94">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hint="eastAsia"/>
                <w:color w:val="000000" w:themeColor="text1"/>
                <w:sz w:val="21"/>
                <w:szCs w:val="21"/>
              </w:rPr>
              <w:t>-65.50602246</w:t>
            </w:r>
          </w:p>
        </w:tc>
      </w:tr>
    </w:tbl>
    <w:p w14:paraId="28294682" w14:textId="77777777" w:rsidR="007D39D8" w:rsidRPr="00650534" w:rsidRDefault="007D39D8" w:rsidP="007D39D8">
      <w:pPr>
        <w:pStyle w:val="Web"/>
        <w:ind w:left="80"/>
        <w:rPr>
          <w:rFonts w:asciiTheme="minorEastAsia" w:eastAsiaTheme="minorEastAsia" w:hAnsiTheme="minorEastAsia"/>
          <w:color w:val="000000" w:themeColor="text1"/>
          <w:sz w:val="21"/>
          <w:szCs w:val="21"/>
        </w:rPr>
      </w:pPr>
    </w:p>
    <w:p w14:paraId="5282A46B" w14:textId="77777777" w:rsidR="007D39D8" w:rsidRPr="00650534" w:rsidRDefault="007D39D8" w:rsidP="007D39D8">
      <w:pPr>
        <w:pStyle w:val="Web"/>
        <w:ind w:left="80"/>
        <w:rPr>
          <w:rFonts w:asciiTheme="minorEastAsia" w:eastAsiaTheme="minorEastAsia" w:hAnsiTheme="minorEastAsia"/>
          <w:color w:val="000000" w:themeColor="text1"/>
          <w:sz w:val="21"/>
          <w:szCs w:val="21"/>
        </w:rPr>
      </w:pPr>
    </w:p>
    <w:p w14:paraId="78EA89BD" w14:textId="77777777" w:rsidR="007D39D8" w:rsidRPr="00650534" w:rsidRDefault="007D39D8" w:rsidP="007D39D8">
      <w:pPr>
        <w:pStyle w:val="Web"/>
        <w:ind w:left="80"/>
        <w:rPr>
          <w:rFonts w:asciiTheme="minorEastAsia" w:eastAsiaTheme="minorEastAsia" w:hAnsiTheme="minorEastAsia"/>
          <w:color w:val="000000" w:themeColor="text1"/>
          <w:sz w:val="21"/>
          <w:szCs w:val="21"/>
        </w:rPr>
      </w:pPr>
    </w:p>
    <w:p w14:paraId="2942AEAD" w14:textId="77777777" w:rsidR="00206D3D" w:rsidRPr="00650534" w:rsidRDefault="007D39D8" w:rsidP="00831D94">
      <w:pPr>
        <w:pStyle w:val="Web"/>
        <w:keepNext/>
        <w:ind w:left="8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69373000" wp14:editId="77547971">
            <wp:extent cx="4643247" cy="2769559"/>
            <wp:effectExtent l="0" t="0" r="17780" b="12065"/>
            <wp:docPr id="288475659" name="グラフ 1">
              <a:extLst xmlns:a="http://schemas.openxmlformats.org/drawingml/2006/main">
                <a:ext uri="{FF2B5EF4-FFF2-40B4-BE49-F238E27FC236}">
                  <a16:creationId xmlns:a16="http://schemas.microsoft.com/office/drawing/2014/main" id="{539C11C5-7438-524C-9B2D-3928786D4E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E33F15E" w14:textId="705B1AE8"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37</w:t>
      </w:r>
      <w:r w:rsidRPr="00650534">
        <w:rPr>
          <w:rFonts w:asciiTheme="minorEastAsia" w:eastAsiaTheme="minorEastAsia" w:hAnsiTheme="minorEastAsia"/>
          <w:b w:val="0"/>
          <w:bCs w:val="0"/>
          <w:color w:val="000000" w:themeColor="text1"/>
          <w:sz w:val="21"/>
          <w:szCs w:val="21"/>
        </w:rPr>
        <w:fldChar w:fldCharType="end"/>
      </w:r>
      <w:r w:rsidR="00495CB3" w:rsidRPr="00650534">
        <w:rPr>
          <w:rFonts w:asciiTheme="minorEastAsia" w:eastAsiaTheme="minorEastAsia" w:hAnsiTheme="minorEastAsia" w:hint="eastAsia"/>
          <w:b w:val="0"/>
          <w:bCs w:val="0"/>
          <w:color w:val="000000" w:themeColor="text1"/>
          <w:sz w:val="21"/>
          <w:szCs w:val="21"/>
        </w:rPr>
        <w:t>位相差と周波数の関係</w:t>
      </w:r>
    </w:p>
    <w:p w14:paraId="37469B0C" w14:textId="77777777" w:rsidR="00206D3D" w:rsidRPr="00650534" w:rsidRDefault="007D39D8" w:rsidP="00831D94">
      <w:pPr>
        <w:pStyle w:val="Web"/>
        <w:keepNext/>
        <w:ind w:left="8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02D82303" wp14:editId="100051F2">
            <wp:extent cx="4763655" cy="2685473"/>
            <wp:effectExtent l="0" t="0" r="12065" b="6985"/>
            <wp:docPr id="158642365" name="グラフ 2">
              <a:extLst xmlns:a="http://schemas.openxmlformats.org/drawingml/2006/main">
                <a:ext uri="{FF2B5EF4-FFF2-40B4-BE49-F238E27FC236}">
                  <a16:creationId xmlns:a16="http://schemas.microsoft.com/office/drawing/2014/main" id="{12EF25B3-8B6B-3941-AD8B-FE3A922983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AB6E577" w14:textId="174CCD80"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38</w:t>
      </w:r>
      <w:r w:rsidRPr="00650534">
        <w:rPr>
          <w:rFonts w:asciiTheme="minorEastAsia" w:eastAsiaTheme="minorEastAsia" w:hAnsiTheme="minorEastAsia"/>
          <w:b w:val="0"/>
          <w:bCs w:val="0"/>
          <w:color w:val="000000" w:themeColor="text1"/>
          <w:sz w:val="21"/>
          <w:szCs w:val="21"/>
        </w:rPr>
        <w:fldChar w:fldCharType="end"/>
      </w:r>
      <w:r w:rsidR="00495CB3" w:rsidRPr="00650534">
        <w:rPr>
          <w:rFonts w:asciiTheme="minorEastAsia" w:eastAsiaTheme="minorEastAsia" w:hAnsiTheme="minorEastAsia" w:hint="eastAsia"/>
          <w:b w:val="0"/>
          <w:bCs w:val="0"/>
          <w:color w:val="000000" w:themeColor="text1"/>
          <w:sz w:val="21"/>
          <w:szCs w:val="21"/>
        </w:rPr>
        <w:t>電圧利得と周波数の関係</w:t>
      </w:r>
    </w:p>
    <w:p w14:paraId="58B314F0" w14:textId="7E199A6F" w:rsidR="007D39D8" w:rsidRPr="00650534" w:rsidRDefault="007D39D8" w:rsidP="00831D94">
      <w:pPr>
        <w:pStyle w:val="Web"/>
        <w:ind w:left="80"/>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p>
    <w:p w14:paraId="0057551D" w14:textId="2BCCD209" w:rsidR="00765A88" w:rsidRPr="00650534" w:rsidRDefault="00765A88" w:rsidP="00765A88">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図（表</w:t>
      </w:r>
      <w:r w:rsidRPr="00650534">
        <w:rPr>
          <w:rFonts w:asciiTheme="minorEastAsia" w:eastAsiaTheme="minorEastAsia" w:hAnsiTheme="minorEastAsia" w:cs="Georgia"/>
          <w:color w:val="000000" w:themeColor="text1"/>
          <w:sz w:val="21"/>
          <w:szCs w:val="21"/>
        </w:rPr>
        <w:t>29</w:t>
      </w: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37</w:t>
      </w: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38</w:t>
      </w:r>
      <w:r w:rsidRPr="00650534">
        <w:rPr>
          <w:rFonts w:asciiTheme="minorEastAsia" w:eastAsiaTheme="minorEastAsia" w:hAnsiTheme="minorEastAsia" w:cs="ＭＳ 明朝" w:hint="eastAsia"/>
          <w:color w:val="000000" w:themeColor="text1"/>
          <w:sz w:val="21"/>
          <w:szCs w:val="21"/>
        </w:rPr>
        <w:t>）から低周波の利得台地はおよそ</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45.55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であり，線形利得は</w:t>
      </w:r>
    </w:p>
    <w:p w14:paraId="3168EA8A" w14:textId="078CEBC4"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45.55/20</m:t>
              </m:r>
            </m:sup>
          </m:sSup>
          <m:r>
            <m:rPr>
              <m:sty m:val="p"/>
            </m:rPr>
            <w:rPr>
              <w:rFonts w:ascii="Cambria Math" w:eastAsiaTheme="minorEastAsia" w:hAnsi="Cambria Math"/>
              <w:color w:val="000000" w:themeColor="text1"/>
              <w:sz w:val="21"/>
              <w:szCs w:val="21"/>
            </w:rPr>
            <m:t>≃1.89×</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m:oMathPara>
    </w:p>
    <w:p w14:paraId="20FA8208" w14:textId="6E68EACD"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となる。よって反転増幅回路の抵抗比は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≈1.9×</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程度で一貫している。</w:t>
      </w:r>
    </w:p>
    <w:p w14:paraId="455B4339" w14:textId="77777777"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一階系モデル</w:t>
      </w:r>
    </w:p>
    <w:p w14:paraId="592EC523" w14:textId="4CCCDBEB" w:rsidR="00765A88" w:rsidRPr="00650534" w:rsidRDefault="00FF226B" w:rsidP="00765A88">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f</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den>
              </m:f>
            </m:e>
          </m:d>
        </m:oMath>
      </m:oMathPara>
    </w:p>
    <w:p w14:paraId="724DAAFA" w14:textId="7D9AA38E"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に対して，</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=300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の実測利得が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41.77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|=122.5</m:t>
        </m:r>
      </m:oMath>
      <w:r w:rsidRPr="00650534">
        <w:rPr>
          <w:rFonts w:asciiTheme="minorEastAsia" w:eastAsiaTheme="minorEastAsia" w:hAnsiTheme="minorEastAsia" w:cs="ＭＳ 明朝" w:hint="eastAsia"/>
          <w:color w:val="000000" w:themeColor="text1"/>
          <w:sz w:val="21"/>
          <w:szCs w:val="21"/>
        </w:rPr>
        <w:t>）なので，</w:t>
      </w:r>
    </w:p>
    <w:p w14:paraId="28A51BCD" w14:textId="4CE8395B"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f</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-1</m:t>
                  </m:r>
                </m:e>
              </m:rad>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300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(189/122.5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-1</m:t>
                  </m:r>
                </m:e>
              </m:rad>
            </m:den>
          </m:f>
          <m:r>
            <m:rPr>
              <m:sty m:val="p"/>
            </m:rPr>
            <w:rPr>
              <w:rFonts w:ascii="Cambria Math" w:eastAsiaTheme="minorEastAsia" w:hAnsi="Cambria Math"/>
              <w:color w:val="000000" w:themeColor="text1"/>
              <w:sz w:val="21"/>
              <w:szCs w:val="21"/>
            </w:rPr>
            <m:t>≃2.5×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m:oMathPara>
    </w:p>
    <w:p w14:paraId="61285F5D" w14:textId="77777777"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と見積もれる。これより有効</w:t>
      </w:r>
      <w:r w:rsidRPr="00650534">
        <w:rPr>
          <w:rFonts w:asciiTheme="minorEastAsia" w:eastAsiaTheme="minorEastAsia" w:hAnsiTheme="minorEastAsia" w:cs="Georgia"/>
          <w:color w:val="000000" w:themeColor="text1"/>
          <w:sz w:val="21"/>
          <w:szCs w:val="21"/>
        </w:rPr>
        <w:t>GB</w:t>
      </w:r>
      <w:r w:rsidRPr="00650534">
        <w:rPr>
          <w:rFonts w:asciiTheme="minorEastAsia" w:eastAsiaTheme="minorEastAsia" w:hAnsiTheme="minorEastAsia" w:cs="ＭＳ 明朝" w:hint="eastAsia"/>
          <w:color w:val="000000" w:themeColor="text1"/>
          <w:sz w:val="21"/>
          <w:szCs w:val="21"/>
        </w:rPr>
        <w:t>積は</w:t>
      </w:r>
    </w:p>
    <w:p w14:paraId="64DF4F18" w14:textId="047B2F4B"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GBW</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≃(1.89×</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)×(2.5×</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5</m:t>
              </m:r>
            </m:sup>
          </m:sSup>
          <m:r>
            <m:rPr>
              <m:sty m:val="p"/>
            </m:rPr>
            <w:rPr>
              <w:rFonts w:ascii="Cambria Math" w:eastAsiaTheme="minorEastAsia" w:hAnsi="Cambria Math"/>
              <w:color w:val="000000" w:themeColor="text1"/>
              <w:sz w:val="21"/>
              <w:szCs w:val="21"/>
            </w:rPr>
            <m:t>)≃4.8×</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7</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(≈48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m:oMathPara>
    </w:p>
    <w:p w14:paraId="65EA4387" w14:textId="7C958244"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となり，実測の折れ点と整合する。位相についてはこの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を用いると</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p>
    <w:p w14:paraId="672D7CE3" w14:textId="091C0968"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180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tan</m:t>
              </m:r>
            </m:e>
            <m:sup>
              <m:r>
                <m:rPr>
                  <m:sty m:val="p"/>
                </m:rPr>
                <w:rPr>
                  <w:rFonts w:ascii="Cambria Math" w:eastAsiaTheme="minorEastAsia" w:hAnsi="Cambria Math"/>
                  <w:color w:val="000000" w:themeColor="text1"/>
                  <w:sz w:val="21"/>
                  <w:szCs w:val="21"/>
                </w:rPr>
                <m:t>-1</m:t>
              </m:r>
            </m:sup>
          </m:sSup>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num>
                <m:den>
                  <m:r>
                    <m:rPr>
                      <m:sty m:val="p"/>
                    </m:rPr>
                    <w:rPr>
                      <w:rFonts w:ascii="Cambria Math" w:eastAsiaTheme="minorEastAsia" w:hAnsi="Cambria Math"/>
                      <w:color w:val="000000" w:themeColor="text1"/>
                      <w:sz w:val="21"/>
                      <w:szCs w:val="21"/>
                    </w:rPr>
                    <m:t>0.255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den>
              </m:f>
            </m:e>
          </m:d>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104</m:t>
              </m:r>
            </m:e>
            <m:sup>
              <m:r>
                <m:rPr>
                  <m:sty m:val="p"/>
                </m:rPr>
                <w:rPr>
                  <w:rFonts w:ascii="Cambria Math" w:eastAsiaTheme="minorEastAsia" w:hAnsi="Cambria Math"/>
                  <w:color w:val="000000" w:themeColor="text1"/>
                  <w:sz w:val="21"/>
                  <w:szCs w:val="21"/>
                </w:rPr>
                <m:t>∘</m:t>
              </m:r>
            </m:sup>
          </m:sSup>
        </m:oMath>
      </m:oMathPara>
    </w:p>
    <w:p w14:paraId="571D116A" w14:textId="41C8102D"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となり，表の</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104.4</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と一致する一方，</w:t>
      </w:r>
      <m:oMath>
        <m:r>
          <m:rPr>
            <m:sty m:val="p"/>
          </m:rPr>
          <w:rPr>
            <w:rFonts w:ascii="Cambria Math" w:eastAsiaTheme="minorEastAsia" w:hAnsi="Cambria Math"/>
            <w:color w:val="000000" w:themeColor="text1"/>
            <w:sz w:val="21"/>
            <w:szCs w:val="21"/>
          </w:rPr>
          <m:t>300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では理論</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130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に対し実測</w:t>
      </w:r>
      <w:r w:rsidRPr="00650534">
        <w:rPr>
          <w:rFonts w:asciiTheme="minorEastAsia" w:eastAsiaTheme="minorEastAsia" w:hAnsiTheme="minorEastAsia" w:cs="Georgia"/>
          <w:color w:val="000000" w:themeColor="text1"/>
          <w:sz w:val="21"/>
          <w:szCs w:val="21"/>
        </w:rPr>
        <w:t xml:space="preserve"> </w:t>
      </w:r>
      <m:oMath>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112</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と遅れがやや大きい。これは高域で追加極（</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アンプ自身の位相遅れや負荷容量）と大信号効果が重なるためと解釈できる。</w:t>
      </w:r>
    </w:p>
    <w:p w14:paraId="11320081" w14:textId="05BE0CBF"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38</w:t>
      </w:r>
      <w:r w:rsidRPr="00650534">
        <w:rPr>
          <w:rFonts w:asciiTheme="minorEastAsia" w:eastAsiaTheme="minorEastAsia" w:hAnsiTheme="minorEastAsia" w:cs="ＭＳ 明朝" w:hint="eastAsia"/>
          <w:color w:val="000000" w:themeColor="text1"/>
          <w:sz w:val="21"/>
          <w:szCs w:val="21"/>
        </w:rPr>
        <w:t>の高域で利得が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より速く落ちる帯域では，大信号のスルーレート（</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）制限が影響し始めている。実測の出力振幅から必要</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を見積もると，</w:t>
      </w:r>
    </w:p>
    <w:p w14:paraId="464A050B" w14:textId="1B653F8E"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m:oMathPara>
    </w:p>
    <w:p w14:paraId="20B048F8" w14:textId="77777777"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であり，表末尾の代表点では</w:t>
      </w:r>
    </w:p>
    <w:p w14:paraId="25EC20FF" w14:textId="04208345" w:rsidR="00765A88" w:rsidRPr="00650534" w:rsidRDefault="00000000" w:rsidP="00765A88">
      <w:pPr>
        <w:spacing w:after="220"/>
        <w:rPr>
          <w:rFonts w:asciiTheme="minorEastAsia" w:eastAsiaTheme="minorEastAsia" w:hAnsiTheme="minorEastAsia"/>
          <w:color w:val="000000" w:themeColor="text1"/>
          <w:sz w:val="21"/>
          <w:szCs w:val="21"/>
        </w:rPr>
      </w:pPr>
      <m:oMathPara>
        <m:oMath>
          <m:m>
            <m:mPr>
              <m:plcHide m:val="1"/>
              <m:cGpRule m:val="4"/>
              <m:mcs>
                <m:mc>
                  <m:mcPr>
                    <m:count m:val="1"/>
                    <m:mcJc m:val="right"/>
                  </m:mcPr>
                </m:mc>
                <m:mc>
                  <m:mcPr>
                    <m:count m:val="1"/>
                    <m:mcJc m:val="left"/>
                  </m:mcPr>
                </m:mc>
              </m:mcs>
              <m:ctrlPr>
                <w:rPr>
                  <w:rFonts w:ascii="Cambria Math" w:eastAsiaTheme="minorEastAsia" w:hAnsi="Cambria Math"/>
                  <w:i/>
                  <w:color w:val="000000" w:themeColor="text1"/>
                  <w:sz w:val="21"/>
                  <w:szCs w:val="21"/>
                </w:rPr>
              </m:ctrlPr>
            </m:mPr>
            <m:mr>
              <m:e>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≈5.04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e>
              <m:e>
                <m:r>
                  <w:rPr>
                    <w:rFonts w:ascii="Cambria Math" w:eastAsiaTheme="minorEastAsia" w:hAnsi="Cambria Math"/>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≈15.8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e>
            </m:mr>
            <m:mr>
              <m:e>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≈2.88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e>
              <m:e>
                <m:r>
                  <w:rPr>
                    <w:rFonts w:ascii="Cambria Math" w:eastAsiaTheme="minorEastAsia" w:hAnsi="Cambria Math"/>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≈18.1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e>
            </m:mr>
            <m:mr>
              <m:e>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≈2.24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e>
              <m:e>
                <m:r>
                  <w:rPr>
                    <w:rFonts w:ascii="Cambria Math" w:eastAsiaTheme="minorEastAsia" w:hAnsi="Cambria Math"/>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≈21.1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e>
            </m:mr>
          </m:m>
        </m:oMath>
      </m:oMathPara>
    </w:p>
    <w:p w14:paraId="6EBA9460" w14:textId="77777777"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もし使用</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アンプのデータシート</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がこれらと同程度かそれ以下なら，高域の振幅低下と位相の余分な遅れは</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制限で説明できる。</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の上限から許される正弦の最大振幅は</w:t>
      </w:r>
    </w:p>
    <w:p w14:paraId="06DB1A7E" w14:textId="0AB977AB" w:rsidR="00765A88" w:rsidRPr="00650534" w:rsidRDefault="00000000" w:rsidP="00765A88">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pp,max</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SR</m:t>
              </m:r>
            </m:num>
            <m:den>
              <m:r>
                <w:rPr>
                  <w:rFonts w:ascii="Cambria Math" w:eastAsiaTheme="minorEastAsia" w:hAnsi="Cambria Math"/>
                  <w:color w:val="000000" w:themeColor="text1"/>
                  <w:sz w:val="21"/>
                  <w:szCs w:val="21"/>
                </w:rPr>
                <m:t>πf</m:t>
              </m:r>
            </m:den>
          </m:f>
        </m:oMath>
      </m:oMathPara>
    </w:p>
    <w:p w14:paraId="1E9411BE" w14:textId="55A0EF86"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で与えられ，たとえば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SR=20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pp,max</m:t>
            </m:r>
          </m:sub>
        </m:sSub>
        <m:r>
          <m:rPr>
            <m:sty m:val="p"/>
          </m:rPr>
          <w:rPr>
            <w:rFonts w:ascii="Cambria Math" w:eastAsiaTheme="minorEastAsia" w:hAnsi="Cambria Math"/>
            <w:color w:val="000000" w:themeColor="text1"/>
            <w:sz w:val="21"/>
            <w:szCs w:val="21"/>
          </w:rPr>
          <m:t>≈2.12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となり，実測</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2.24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はほぼ限界である。</w:t>
      </w:r>
    </w:p>
    <w:p w14:paraId="317961D1" w14:textId="46AD40E5"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測定法として出力</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を概ね一定に保つよう入力を調整しているため，低域では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が設計利得</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に忠実に乗る一方，帯域端では二つの効果が重なる。すなわち小信号の一階ロールオフ</w:t>
      </w:r>
    </w:p>
    <w:p w14:paraId="18AA66D2" w14:textId="01BBE659" w:rsidR="00765A88" w:rsidRPr="00650534" w:rsidRDefault="00FF226B" w:rsidP="00765A88">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f</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den>
              </m:f>
            </m:e>
          </m:d>
        </m:oMath>
      </m:oMathPara>
    </w:p>
    <w:p w14:paraId="5C373C3C" w14:textId="3324B789"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に加えて，</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制限により</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out,pp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自体を下げざるを得なくなり，見かけの傾きが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より急になる。図</w:t>
      </w:r>
      <w:r w:rsidRPr="00650534">
        <w:rPr>
          <w:rFonts w:asciiTheme="minorEastAsia" w:eastAsiaTheme="minorEastAsia" w:hAnsiTheme="minorEastAsia" w:cs="Georgia"/>
          <w:color w:val="000000" w:themeColor="text1"/>
          <w:sz w:val="21"/>
          <w:szCs w:val="21"/>
        </w:rPr>
        <w:t>38</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kHz→3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間の低下が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と大きいのはこのためである。</w:t>
      </w:r>
    </w:p>
    <w:p w14:paraId="4E0EC19B" w14:textId="13A42878" w:rsidR="00765A88" w:rsidRPr="00650534" w:rsidRDefault="00765A88" w:rsidP="00765A88">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誤差要因は，関数発生器とオシロの振幅確度（</w:t>
      </w:r>
      <m:oMath>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3%⇒±0.1</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m:t>
        </m:r>
      </m:oMath>
      <w:r w:rsidRPr="00650534">
        <w:rPr>
          <w:rFonts w:asciiTheme="minorEastAsia" w:eastAsiaTheme="minorEastAsia" w:hAnsiTheme="minorEastAsia" w:cs="ＭＳ 明朝" w:hint="eastAsia"/>
          <w:color w:val="000000" w:themeColor="text1"/>
          <w:sz w:val="21"/>
          <w:szCs w:val="21"/>
        </w:rPr>
        <w:t>），プローブ容量と配線寄生による有効追加極，出力一定化の調整誤差，および</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近傍での非正弦歪みである。これらを考慮しても，低域利得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≈1.9×</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2</m:t>
            </m:r>
          </m:sup>
        </m:sSup>
      </m:oMath>
      <w:r w:rsidRPr="00650534">
        <w:rPr>
          <w:rFonts w:asciiTheme="minorEastAsia" w:eastAsiaTheme="minorEastAsia" w:hAnsiTheme="minorEastAsia" w:cs="ＭＳ 明朝" w:hint="eastAsia"/>
          <w:color w:val="000000" w:themeColor="text1"/>
          <w:sz w:val="21"/>
          <w:szCs w:val="21"/>
        </w:rPr>
        <w:t>，遮断</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≈0.25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ＭＳ 明朝" w:hint="eastAsia"/>
          <w:color w:val="000000" w:themeColor="text1"/>
          <w:sz w:val="21"/>
          <w:szCs w:val="21"/>
        </w:rPr>
        <w:t>，有効</w:t>
      </w:r>
      <w:r w:rsidRPr="00650534">
        <w:rPr>
          <w:rFonts w:asciiTheme="minorEastAsia" w:eastAsiaTheme="minorEastAsia" w:hAnsiTheme="minorEastAsia" w:cs="Georgia"/>
          <w:color w:val="000000" w:themeColor="text1"/>
          <w:sz w:val="21"/>
          <w:szCs w:val="21"/>
        </w:rPr>
        <w:t>GB</w:t>
      </w:r>
      <w:r w:rsidRPr="00650534">
        <w:rPr>
          <w:rFonts w:asciiTheme="minorEastAsia" w:eastAsiaTheme="minorEastAsia" w:hAnsiTheme="minorEastAsia" w:cs="ＭＳ 明朝" w:hint="eastAsia"/>
          <w:color w:val="000000" w:themeColor="text1"/>
          <w:sz w:val="21"/>
          <w:szCs w:val="21"/>
        </w:rPr>
        <w:t>積</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≈45</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という定量結果と，位相の高域での余分な遅れ（</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と追加極）という傾向は一貫している。</w:t>
      </w:r>
    </w:p>
    <w:p w14:paraId="49FA1CFD" w14:textId="77777777" w:rsidR="00590173" w:rsidRPr="00650534" w:rsidRDefault="00590173" w:rsidP="00590173">
      <w:pPr>
        <w:pStyle w:val="Web"/>
        <w:ind w:left="80"/>
        <w:rPr>
          <w:rFonts w:asciiTheme="minorEastAsia" w:eastAsiaTheme="minorEastAsia" w:hAnsiTheme="minorEastAsia"/>
          <w:color w:val="000000" w:themeColor="text1"/>
          <w:sz w:val="21"/>
          <w:szCs w:val="21"/>
        </w:rPr>
      </w:pPr>
    </w:p>
    <w:p w14:paraId="3F08AA1A" w14:textId="26E8FC41" w:rsidR="00590173" w:rsidRPr="00650534" w:rsidRDefault="00590173" w:rsidP="00590173">
      <w:pPr>
        <w:pStyle w:val="Web"/>
        <w:ind w:left="80"/>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(3-2) </w:t>
      </w:r>
      <w:r w:rsidR="00BE3EA7" w:rsidRPr="00650534">
        <w:rPr>
          <w:rFonts w:asciiTheme="minorEastAsia" w:eastAsiaTheme="minorEastAsia" w:hAnsiTheme="minorEastAsia"/>
          <w:color w:val="000000" w:themeColor="text1"/>
          <w:sz w:val="21"/>
          <w:szCs w:val="21"/>
        </w:rPr>
        <w:t>入力周波数が高くなると反転増幅回路でも積分器のように電圧利得が低下する理由を考察した</w:t>
      </w:r>
      <w:r w:rsidRPr="00650534">
        <w:rPr>
          <w:rFonts w:asciiTheme="minorEastAsia" w:eastAsiaTheme="minorEastAsia" w:hAnsiTheme="minorEastAsia"/>
          <w:color w:val="000000" w:themeColor="text1"/>
          <w:sz w:val="21"/>
          <w:szCs w:val="21"/>
        </w:rPr>
        <w:t>。</w:t>
      </w:r>
    </w:p>
    <w:p w14:paraId="4EEC7A31" w14:textId="7CEABADC" w:rsidR="00A3623B" w:rsidRPr="00650534" w:rsidRDefault="00A3623B" w:rsidP="00A3623B">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反転増幅回路でも入力周波数が高くなると電圧利得が「積分器のように」低下する主因は，</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アンプの開ループ利得が周波数とともに下がり（</w:t>
      </w:r>
      <w:r w:rsidRPr="00650534">
        <w:rPr>
          <w:rFonts w:asciiTheme="minorEastAsia" w:eastAsiaTheme="minorEastAsia" w:hAnsiTheme="minorEastAsia" w:cs="Georgia"/>
          <w:color w:val="000000" w:themeColor="text1"/>
          <w:sz w:val="21"/>
          <w:szCs w:val="21"/>
        </w:rPr>
        <w:t>GB</w:t>
      </w:r>
      <w:r w:rsidRPr="00650534">
        <w:rPr>
          <w:rFonts w:asciiTheme="minorEastAsia" w:eastAsiaTheme="minorEastAsia" w:hAnsiTheme="minorEastAsia" w:cs="ＭＳ 明朝" w:hint="eastAsia"/>
          <w:color w:val="000000" w:themeColor="text1"/>
          <w:sz w:val="21"/>
          <w:szCs w:val="21"/>
        </w:rPr>
        <w:t>積が一定），負帰還で作られた閉ループ利得が一次低域通過型になるからである。理想反転増幅の低周波利得を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とし，</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アンプの開ループを一極近似</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ol</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ol0</m:t>
            </m:r>
          </m:sub>
        </m:sSub>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GBW=</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ol0</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oMath>
      <w:r w:rsidRPr="00650534">
        <w:rPr>
          <w:rFonts w:asciiTheme="minorEastAsia" w:eastAsiaTheme="minorEastAsia" w:hAnsiTheme="minorEastAsia" w:cs="ＭＳ 明朝" w:hint="eastAsia"/>
          <w:color w:val="000000" w:themeColor="text1"/>
          <w:sz w:val="21"/>
          <w:szCs w:val="21"/>
        </w:rPr>
        <w:t>）とすると，閉ループは</w:t>
      </w:r>
    </w:p>
    <w:p w14:paraId="611896E5" w14:textId="0AB9D778" w:rsidR="00A3623B" w:rsidRPr="00650534" w:rsidRDefault="00FF226B" w:rsidP="00A3623B">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m:t>
              </m:r>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ω</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c</m:t>
                      </m:r>
                    </m:sub>
                  </m:sSub>
                </m:den>
              </m:f>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 xml:space="preserve"> GBW</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den>
          </m:f>
          <m:r>
            <m:rPr>
              <m:sty m:val="p"/>
            </m:rPr>
            <w:rPr>
              <w:rFonts w:ascii="Cambria Math" w:eastAsiaTheme="minorEastAsia" w:hAnsi="Cambria Math"/>
              <w:color w:val="000000" w:themeColor="text1"/>
              <w:sz w:val="21"/>
              <w:szCs w:val="21"/>
            </w:rPr>
            <m:t>.</m:t>
          </m:r>
        </m:oMath>
      </m:oMathPara>
    </w:p>
    <w:p w14:paraId="0761BB04" w14:textId="466E4BC2"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したがって遮断周波数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を超えると</w:t>
      </w:r>
    </w:p>
    <w:p w14:paraId="4B504A8A" w14:textId="0F81E752" w:rsidR="00A3623B" w:rsidRPr="00650534" w:rsidRDefault="00FF226B" w:rsidP="00A3623B">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c</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c</m:t>
                  </m:r>
                </m:sub>
              </m:sSub>
            </m:num>
            <m:den>
              <m:r>
                <w:rPr>
                  <w:rFonts w:ascii="Cambria Math" w:eastAsiaTheme="minorEastAsia" w:hAnsi="Cambria Math"/>
                  <w:color w:val="000000" w:themeColor="text1"/>
                  <w:sz w:val="21"/>
                  <w:szCs w:val="21"/>
                </w:rPr>
                <m:t>ω</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GBW</m:t>
              </m:r>
            </m:num>
            <m:den>
              <m:r>
                <w:rPr>
                  <w:rFonts w:ascii="Cambria Math" w:eastAsiaTheme="minorEastAsia" w:hAnsi="Cambria Math"/>
                  <w:color w:val="000000" w:themeColor="text1"/>
                  <w:sz w:val="21"/>
                  <w:szCs w:val="21"/>
                </w:rPr>
                <m:t>f</m:t>
              </m:r>
            </m:den>
          </m:f>
          <m:r>
            <m:rPr>
              <m:sty m:val="p"/>
            </m:rPr>
            <w:rPr>
              <w:rFonts w:ascii="Cambria Math" w:eastAsiaTheme="minorEastAsia" w:hAnsi="Cambria Math"/>
              <w:color w:val="000000" w:themeColor="text1"/>
              <w:sz w:val="21"/>
              <w:szCs w:val="21"/>
            </w:rPr>
            <m:t>,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oMath>
      </m:oMathPara>
    </w:p>
    <w:p w14:paraId="624871EA" w14:textId="1B5D4434"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となり，振幅は周波数の逆数（</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ＭＳ 明朝" w:hint="eastAsia"/>
          <w:color w:val="000000" w:themeColor="text1"/>
          <w:sz w:val="21"/>
          <w:szCs w:val="21"/>
        </w:rPr>
        <w:t>）で減少し位相は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に漸近する。これはまさに理想積分器</w:t>
      </w:r>
    </w:p>
    <w:p w14:paraId="1046F96C" w14:textId="6E1DC3F8" w:rsidR="00A3623B" w:rsidRPr="00650534" w:rsidRDefault="00000000" w:rsidP="00A3623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H</m:t>
              </m:r>
            </m:e>
            <m:sub>
              <m:r>
                <m:rPr>
                  <m:sty m:val="p"/>
                </m:rPr>
                <w:rPr>
                  <w:rFonts w:ascii="Cambria Math" w:eastAsiaTheme="minorEastAsia" w:hAnsi="Cambria Math"/>
                  <w:color w:val="000000" w:themeColor="text1"/>
                  <w:sz w:val="21"/>
                  <w:szCs w:val="21"/>
                </w:rPr>
                <m:t>int</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eq</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eq</m:t>
                  </m:r>
                </m:sub>
              </m:sSub>
            </m:den>
          </m:f>
        </m:oMath>
      </m:oMathPara>
    </w:p>
    <w:p w14:paraId="0DDB6ECB" w14:textId="64204DFF"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と同じ周波数依存（</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）である。物理的には，</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アンプ内部のミラー補償容量によって開ループに支配極が現れ，周波数が上がるとループ利得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ol</m:t>
            </m:r>
          </m:sub>
        </m:sSub>
        <m:r>
          <w:rPr>
            <w:rFonts w:ascii="Cambria Math" w:eastAsiaTheme="minorEastAsia" w:hAnsi="Cambria Math"/>
            <w:color w:val="000000" w:themeColor="text1"/>
            <w:sz w:val="21"/>
            <w:szCs w:val="21"/>
          </w:rPr>
          <m:t>β</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1</w:t>
      </w:r>
      <w:r w:rsidRPr="00650534">
        <w:rPr>
          <w:rFonts w:asciiTheme="minorEastAsia" w:eastAsiaTheme="minorEastAsia" w:hAnsiTheme="minorEastAsia" w:cs="ＭＳ 明朝" w:hint="eastAsia"/>
          <w:color w:val="000000" w:themeColor="text1"/>
          <w:sz w:val="21"/>
          <w:szCs w:val="21"/>
        </w:rPr>
        <w:t>未満になって仮想短絡が崩れ，反転端子に電圧誤差が生じるため，入力電流を十分に電圧に変換できなくなる。</w:t>
      </w:r>
    </w:p>
    <w:p w14:paraId="36360AF5" w14:textId="21ECB9CE"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さらに実回路では帰還抵抗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に並ぶ寄生容量（プローブ・配線・素子寄生）</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par</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により，帰還インピーダンスが高域で</w:t>
      </w:r>
    </w:p>
    <w:p w14:paraId="524F2F19" w14:textId="5A28E52F" w:rsidR="00A3623B" w:rsidRPr="00650534" w:rsidRDefault="00000000" w:rsidP="00A3623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par</m:t>
                  </m:r>
                </m:sub>
              </m:sSub>
            </m:den>
          </m:f>
          <m:r>
            <m:rPr>
              <m:nor/>
            </m:rPr>
            <w:rPr>
              <w:rFonts w:asciiTheme="minorEastAsia" w:eastAsiaTheme="minorEastAsia" w:hAnsiTheme="minorEastAsia"/>
              <w:color w:val="000000" w:themeColor="text1"/>
              <w:sz w:val="21"/>
              <w:szCs w:val="21"/>
            </w:rPr>
            <m:t xml:space="preserve"> </m:t>
          </m:r>
          <m:limLow>
            <m:limLowPr>
              <m:ctrlPr>
                <w:rPr>
                  <w:rFonts w:ascii="Cambria Math" w:eastAsiaTheme="minorEastAsia" w:hAnsi="Cambria Math"/>
                  <w:color w:val="000000" w:themeColor="text1"/>
                  <w:sz w:val="21"/>
                  <w:szCs w:val="21"/>
                </w:rPr>
              </m:ctrlPr>
            </m:limLowPr>
            <m:e>
              <m:limUpp>
                <m:limUppPr>
                  <m:ctrlPr>
                    <w:rPr>
                      <w:rFonts w:ascii="Cambria Math" w:eastAsiaTheme="minorEastAsia" w:hAnsi="Cambria Math"/>
                      <w:color w:val="000000" w:themeColor="text1"/>
                      <w:sz w:val="21"/>
                      <w:szCs w:val="21"/>
                    </w:rPr>
                  </m:ctrlPr>
                </m:limUppPr>
                <m:e>
                  <m:r>
                    <m:rPr>
                      <m:sty m:val="p"/>
                    </m:rPr>
                    <w:rPr>
                      <w:rFonts w:ascii="Cambria Math" w:eastAsiaTheme="minorEastAsia" w:hAnsi="Cambria Math"/>
                      <w:color w:val="000000" w:themeColor="text1"/>
                      <w:sz w:val="21"/>
                      <w:szCs w:val="21"/>
                    </w:rPr>
                    <m:t>→</m:t>
                  </m:r>
                </m:e>
                <m:lim>
                  <m:phant>
                    <m:phantPr>
                      <m:ctrlPr>
                        <w:rPr>
                          <w:rFonts w:ascii="Cambria Math" w:eastAsiaTheme="minorEastAsia" w:hAnsi="Cambria Math"/>
                          <w:color w:val="000000" w:themeColor="text1"/>
                          <w:sz w:val="21"/>
                          <w:szCs w:val="21"/>
                        </w:rPr>
                      </m:ctrlPr>
                    </m:phantPr>
                    <m:e>
                      <m:r>
                        <m:rPr>
                          <m:sty m:val="p"/>
                        </m:rPr>
                        <w:rPr>
                          <w:rFonts w:ascii="Cambria Math" w:eastAsiaTheme="minorEastAsia" w:hAnsi="Cambria Math"/>
                          <w:color w:val="000000" w:themeColor="text1"/>
                          <w:sz w:val="21"/>
                          <w:szCs w:val="21"/>
                        </w:rPr>
                        <m:t xml:space="preserve"> </m:t>
                      </m:r>
                    </m:e>
                  </m:phant>
                </m:lim>
              </m:limUpp>
            </m:e>
            <m:lim>
              <m:phant>
                <m:phantPr>
                  <m:ctrlPr>
                    <w:rPr>
                      <w:rFonts w:ascii="Cambria Math" w:eastAsiaTheme="minorEastAsia" w:hAnsi="Cambria Math"/>
                      <w:color w:val="000000" w:themeColor="text1"/>
                      <w:sz w:val="21"/>
                      <w:szCs w:val="21"/>
                    </w:rPr>
                  </m:ctrlPr>
                </m:phantPr>
                <m:e>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≫1/(</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par</m:t>
                      </m:r>
                    </m:sub>
                  </m:sSub>
                  <m:r>
                    <m:rPr>
                      <m:sty m:val="p"/>
                    </m:rPr>
                    <w:rPr>
                      <w:rFonts w:ascii="Cambria Math" w:eastAsiaTheme="minorEastAsia" w:hAnsi="Cambria Math"/>
                      <w:color w:val="000000" w:themeColor="text1"/>
                      <w:sz w:val="21"/>
                      <w:szCs w:val="21"/>
                    </w:rPr>
                    <m:t xml:space="preserve">) </m:t>
                  </m:r>
                </m:e>
              </m:phant>
            </m:lim>
          </m:limLow>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par</m:t>
                  </m:r>
                </m:sub>
              </m:sSub>
            </m:den>
          </m:f>
        </m:oMath>
      </m:oMathPara>
    </w:p>
    <w:p w14:paraId="42CEA09B" w14:textId="77777777"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となるため，この点からも「見かけの積分器」になる。結果として高域では</w:t>
      </w:r>
    </w:p>
    <w:p w14:paraId="0BF441F0" w14:textId="0193BEA7" w:rsidR="00A3623B" w:rsidRPr="00650534" w:rsidRDefault="00FF226B" w:rsidP="00A3623B">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 xml:space="preserve">|≈min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GBW</m:t>
                  </m:r>
                </m:num>
                <m:den>
                  <m:r>
                    <w:rPr>
                      <w:rFonts w:ascii="Cambria Math" w:eastAsiaTheme="minorEastAsia" w:hAnsi="Cambria Math"/>
                      <w:color w:val="000000" w:themeColor="text1"/>
                      <w:sz w:val="21"/>
                      <w:szCs w:val="21"/>
                    </w:rPr>
                    <m:t>f</m:t>
                  </m:r>
                </m:den>
              </m:f>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par</m:t>
                      </m:r>
                    </m:sub>
                  </m:sSub>
                </m:den>
              </m:f>
            </m:e>
          </m:d>
          <m:r>
            <m:rPr>
              <m:sty m:val="p"/>
            </m:rPr>
            <w:rPr>
              <w:rFonts w:ascii="Cambria Math" w:eastAsiaTheme="minorEastAsia" w:hAnsi="Cambria Math"/>
              <w:color w:val="000000" w:themeColor="text1"/>
              <w:sz w:val="21"/>
              <w:szCs w:val="21"/>
            </w:rPr>
            <m:t>,</m:t>
          </m:r>
        </m:oMath>
      </m:oMathPara>
    </w:p>
    <w:p w14:paraId="34924FAE" w14:textId="3CA0A1E7"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の小さい方で決まり，理想より早い減衰（</w:t>
      </w:r>
      <m:oMath>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dB/dec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近傍）が観測されることもある。</w:t>
      </w:r>
    </w:p>
    <w:p w14:paraId="6C07A897" w14:textId="77777777"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測定で理論より早く落ちる・位相が余分に遅れる場合は，追加極（負荷容量・寄生容量）とスルーレート制限が原因になる。スルーレート制限に達すると正弦が三角化し，小信号式では説明不能となるので，必要</w:t>
      </w:r>
      <w:r w:rsidRPr="00650534">
        <w:rPr>
          <w:rFonts w:asciiTheme="minorEastAsia" w:eastAsiaTheme="minorEastAsia" w:hAnsiTheme="minorEastAsia" w:cs="Georgia"/>
          <w:color w:val="000000" w:themeColor="text1"/>
          <w:sz w:val="21"/>
          <w:szCs w:val="21"/>
        </w:rPr>
        <w:t>SR</w:t>
      </w:r>
    </w:p>
    <w:p w14:paraId="7CDB95A6" w14:textId="572DE85E" w:rsidR="00A3623B" w:rsidRPr="00650534" w:rsidRDefault="00000000" w:rsidP="00A3623B">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m:oMathPara>
    </w:p>
    <w:p w14:paraId="0F08F79F" w14:textId="7FDF58C9" w:rsidR="00A3623B" w:rsidRPr="00650534" w:rsidRDefault="00A3623B" w:rsidP="00A3623B">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とデータシート値を比較するのが有効である。部品公差（</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ＭＳ 明朝" w:hint="eastAsia"/>
          <w:color w:val="000000" w:themeColor="text1"/>
          <w:sz w:val="21"/>
          <w:szCs w:val="21"/>
        </w:rPr>
        <w:t>），発振器・オシロの振幅確度，プローブ容量の差は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と傾きの見え方に数％〜</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％程度の誤差を与えるが，高域で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f</m:t>
        </m:r>
      </m:oMath>
      <w:r w:rsidRPr="00650534">
        <w:rPr>
          <w:rFonts w:asciiTheme="minorEastAsia" w:eastAsiaTheme="minorEastAsia" w:hAnsiTheme="minorEastAsia" w:cs="ＭＳ 明朝" w:hint="eastAsia"/>
          <w:color w:val="000000" w:themeColor="text1"/>
          <w:sz w:val="21"/>
          <w:szCs w:val="21"/>
        </w:rPr>
        <w:t>・位相</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に近づくという本質は変わらない。</w:t>
      </w:r>
    </w:p>
    <w:p w14:paraId="0A87BDE7" w14:textId="13F35701" w:rsidR="00590173" w:rsidRPr="00650534" w:rsidRDefault="00590173" w:rsidP="000A5023">
      <w:pPr>
        <w:rPr>
          <w:rFonts w:asciiTheme="minorEastAsia" w:eastAsiaTheme="minorEastAsia" w:hAnsiTheme="minorEastAsia"/>
          <w:color w:val="000000" w:themeColor="text1"/>
          <w:sz w:val="21"/>
          <w:szCs w:val="21"/>
        </w:rPr>
      </w:pPr>
    </w:p>
    <w:p w14:paraId="6217859F" w14:textId="206B5A6A" w:rsidR="000A5023" w:rsidRPr="00B60FA5" w:rsidRDefault="000A5023" w:rsidP="00A3623B">
      <w:pPr>
        <w:pStyle w:val="ae"/>
        <w:numPr>
          <w:ilvl w:val="2"/>
          <w:numId w:val="19"/>
        </w:numPr>
        <w:rPr>
          <w:rFonts w:asciiTheme="minorEastAsia" w:eastAsiaTheme="minorEastAsia" w:hAnsiTheme="minorEastAsia"/>
          <w:color w:val="000000" w:themeColor="text1"/>
          <w:sz w:val="26"/>
          <w:szCs w:val="26"/>
        </w:rPr>
      </w:pPr>
      <w:r w:rsidRPr="00B60FA5">
        <w:rPr>
          <w:rFonts w:asciiTheme="minorEastAsia" w:eastAsiaTheme="minorEastAsia" w:hAnsiTheme="minorEastAsia"/>
          <w:color w:val="000000" w:themeColor="text1"/>
          <w:sz w:val="26"/>
          <w:szCs w:val="26"/>
        </w:rPr>
        <w:t>加算回路の交流特性</w:t>
      </w:r>
    </w:p>
    <w:p w14:paraId="31A7E033" w14:textId="77777777" w:rsidR="00A3623B" w:rsidRPr="00650534" w:rsidRDefault="00617324" w:rsidP="00A3623B">
      <w:pPr>
        <w:pStyle w:val="Web"/>
        <w:keepNext/>
        <w:numPr>
          <w:ilvl w:val="1"/>
          <w:numId w:val="17"/>
        </w:num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三角波と正弦波など任意の二波形を同時に入力し、入力波形と出力波形を同時に観測・保存して、加算回路として動作していることを確認した</w:t>
      </w:r>
      <w:r w:rsidR="007D39D8" w:rsidRPr="00650534">
        <w:rPr>
          <w:rFonts w:asciiTheme="minorEastAsia" w:eastAsiaTheme="minorEastAsia" w:hAnsiTheme="minorEastAsia"/>
          <w:color w:val="000000" w:themeColor="text1"/>
          <w:sz w:val="21"/>
          <w:szCs w:val="21"/>
        </w:rPr>
        <w:t>。</w:t>
      </w:r>
    </w:p>
    <w:p w14:paraId="2F4F7097" w14:textId="77777777" w:rsidR="00207E1F" w:rsidRPr="00650534" w:rsidRDefault="00207E1F" w:rsidP="001E5FFB">
      <w:pPr>
        <w:rPr>
          <w:rFonts w:asciiTheme="minorEastAsia" w:eastAsiaTheme="minorEastAsia" w:hAnsiTheme="minorEastAsia"/>
          <w:color w:val="000000" w:themeColor="text1"/>
          <w:sz w:val="21"/>
          <w:szCs w:val="21"/>
        </w:rPr>
      </w:pPr>
    </w:p>
    <w:p w14:paraId="13F6DA34" w14:textId="77777777" w:rsidR="00207E1F" w:rsidRPr="00650534" w:rsidRDefault="00207E1F" w:rsidP="001E5FFB">
      <w:pPr>
        <w:rPr>
          <w:rFonts w:asciiTheme="minorEastAsia" w:eastAsiaTheme="minorEastAsia" w:hAnsiTheme="minorEastAsia"/>
          <w:color w:val="000000" w:themeColor="text1"/>
          <w:sz w:val="21"/>
          <w:szCs w:val="21"/>
        </w:rPr>
      </w:pPr>
    </w:p>
    <w:p w14:paraId="10BB7887" w14:textId="77777777" w:rsidR="00207E1F" w:rsidRPr="00650534" w:rsidRDefault="00207E1F" w:rsidP="001E5FFB">
      <w:pPr>
        <w:rPr>
          <w:rFonts w:asciiTheme="minorEastAsia" w:eastAsiaTheme="minorEastAsia" w:hAnsiTheme="minorEastAsia"/>
          <w:color w:val="000000" w:themeColor="text1"/>
          <w:sz w:val="21"/>
          <w:szCs w:val="21"/>
        </w:rPr>
      </w:pPr>
    </w:p>
    <w:p w14:paraId="6C28FCDF" w14:textId="77777777" w:rsidR="00207E1F" w:rsidRPr="00650534" w:rsidRDefault="00207E1F" w:rsidP="001E5FFB">
      <w:pPr>
        <w:rPr>
          <w:rFonts w:asciiTheme="minorEastAsia" w:eastAsiaTheme="minorEastAsia" w:hAnsiTheme="minorEastAsia"/>
          <w:color w:val="000000" w:themeColor="text1"/>
          <w:sz w:val="21"/>
          <w:szCs w:val="21"/>
        </w:rPr>
      </w:pPr>
    </w:p>
    <w:p w14:paraId="0E2A6AF2" w14:textId="77777777" w:rsidR="00207E1F" w:rsidRPr="00650534" w:rsidRDefault="00207E1F" w:rsidP="001E5FFB">
      <w:pPr>
        <w:rPr>
          <w:rFonts w:asciiTheme="minorEastAsia" w:eastAsiaTheme="minorEastAsia" w:hAnsiTheme="minorEastAsia"/>
          <w:color w:val="000000" w:themeColor="text1"/>
          <w:sz w:val="21"/>
          <w:szCs w:val="21"/>
        </w:rPr>
      </w:pPr>
    </w:p>
    <w:p w14:paraId="489CE64A" w14:textId="77777777" w:rsidR="00207E1F" w:rsidRPr="00650534" w:rsidRDefault="00207E1F" w:rsidP="001E5FFB">
      <w:pPr>
        <w:rPr>
          <w:rFonts w:asciiTheme="minorEastAsia" w:eastAsiaTheme="minorEastAsia" w:hAnsiTheme="minorEastAsia"/>
          <w:color w:val="000000" w:themeColor="text1"/>
          <w:sz w:val="21"/>
          <w:szCs w:val="21"/>
        </w:rPr>
      </w:pPr>
    </w:p>
    <w:p w14:paraId="74484791" w14:textId="77777777" w:rsidR="00207E1F" w:rsidRPr="00650534" w:rsidRDefault="00207E1F" w:rsidP="001E5FFB">
      <w:pPr>
        <w:rPr>
          <w:rFonts w:asciiTheme="minorEastAsia" w:eastAsiaTheme="minorEastAsia" w:hAnsiTheme="minorEastAsia"/>
          <w:color w:val="000000" w:themeColor="text1"/>
          <w:sz w:val="21"/>
          <w:szCs w:val="21"/>
        </w:rPr>
      </w:pPr>
    </w:p>
    <w:p w14:paraId="07487C80" w14:textId="77777777" w:rsidR="00207E1F" w:rsidRPr="00650534" w:rsidRDefault="00207E1F" w:rsidP="001E5FFB">
      <w:pPr>
        <w:rPr>
          <w:rFonts w:asciiTheme="minorEastAsia" w:eastAsiaTheme="minorEastAsia" w:hAnsiTheme="minorEastAsia"/>
          <w:color w:val="000000" w:themeColor="text1"/>
          <w:sz w:val="21"/>
          <w:szCs w:val="21"/>
        </w:rPr>
      </w:pPr>
    </w:p>
    <w:p w14:paraId="3C48CBE3" w14:textId="77777777" w:rsidR="00207E1F" w:rsidRPr="00650534" w:rsidRDefault="00207E1F" w:rsidP="00207E1F">
      <w:pPr>
        <w:rPr>
          <w:rFonts w:asciiTheme="minorEastAsia" w:eastAsiaTheme="minorEastAsia" w:hAnsiTheme="minorEastAsia"/>
          <w:color w:val="000000" w:themeColor="text1"/>
          <w:sz w:val="21"/>
          <w:szCs w:val="21"/>
        </w:rPr>
      </w:pPr>
    </w:p>
    <w:p w14:paraId="21854D51" w14:textId="77777777" w:rsidR="00207E1F" w:rsidRPr="00650534" w:rsidRDefault="00207E1F" w:rsidP="00207E1F">
      <w:pPr>
        <w:rPr>
          <w:rFonts w:asciiTheme="minorEastAsia" w:eastAsiaTheme="minorEastAsia" w:hAnsiTheme="minorEastAsia"/>
          <w:color w:val="000000" w:themeColor="text1"/>
          <w:sz w:val="21"/>
          <w:szCs w:val="21"/>
        </w:rPr>
      </w:pPr>
    </w:p>
    <w:p w14:paraId="557DD46B" w14:textId="77777777" w:rsidR="00207E1F" w:rsidRPr="00650534" w:rsidRDefault="00207E1F" w:rsidP="00207E1F">
      <w:pPr>
        <w:rPr>
          <w:rFonts w:asciiTheme="minorEastAsia" w:eastAsiaTheme="minorEastAsia" w:hAnsiTheme="minorEastAsia"/>
          <w:color w:val="000000" w:themeColor="text1"/>
          <w:sz w:val="21"/>
          <w:szCs w:val="21"/>
        </w:rPr>
      </w:pPr>
    </w:p>
    <w:p w14:paraId="732D9B7F" w14:textId="77777777" w:rsidR="00207E1F" w:rsidRPr="00650534" w:rsidRDefault="00207E1F" w:rsidP="00207E1F">
      <w:pPr>
        <w:rPr>
          <w:rFonts w:asciiTheme="minorEastAsia" w:eastAsiaTheme="minorEastAsia" w:hAnsiTheme="minorEastAsia"/>
          <w:color w:val="000000" w:themeColor="text1"/>
          <w:sz w:val="21"/>
          <w:szCs w:val="21"/>
        </w:rPr>
      </w:pPr>
    </w:p>
    <w:p w14:paraId="755E5F75" w14:textId="67F76073" w:rsidR="00207E1F" w:rsidRPr="00650534" w:rsidRDefault="001E5FFB" w:rsidP="00207E1F">
      <w:pP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w:t>
      </w:r>
    </w:p>
    <w:p w14:paraId="2F74A9E7" w14:textId="77777777" w:rsidR="00207E1F" w:rsidRPr="00650534" w:rsidRDefault="00207E1F" w:rsidP="00207E1F">
      <w:pPr>
        <w:rPr>
          <w:rFonts w:asciiTheme="minorEastAsia" w:eastAsiaTheme="minorEastAsia" w:hAnsiTheme="minorEastAsia"/>
          <w:color w:val="000000" w:themeColor="text1"/>
          <w:sz w:val="21"/>
          <w:szCs w:val="21"/>
        </w:rPr>
      </w:pPr>
    </w:p>
    <w:p w14:paraId="024D2632" w14:textId="77777777" w:rsidR="00207E1F" w:rsidRPr="00650534" w:rsidRDefault="00207E1F" w:rsidP="00207E1F">
      <w:pPr>
        <w:rPr>
          <w:rFonts w:asciiTheme="minorEastAsia" w:eastAsiaTheme="minorEastAsia" w:hAnsiTheme="minorEastAsia"/>
          <w:color w:val="000000" w:themeColor="text1"/>
          <w:sz w:val="21"/>
          <w:szCs w:val="21"/>
        </w:rPr>
      </w:pPr>
    </w:p>
    <w:p w14:paraId="0CC13B02" w14:textId="77777777" w:rsidR="00207E1F" w:rsidRPr="00650534" w:rsidRDefault="00207E1F" w:rsidP="00207E1F">
      <w:pPr>
        <w:rPr>
          <w:rFonts w:asciiTheme="minorEastAsia" w:eastAsiaTheme="minorEastAsia" w:hAnsiTheme="minorEastAsia"/>
          <w:color w:val="000000" w:themeColor="text1"/>
          <w:sz w:val="21"/>
          <w:szCs w:val="21"/>
        </w:rPr>
      </w:pPr>
    </w:p>
    <w:p w14:paraId="1B4DF88E" w14:textId="77777777" w:rsidR="001E5FFB" w:rsidRPr="00650534" w:rsidRDefault="001E5FFB" w:rsidP="00207E1F">
      <w:pPr>
        <w:rPr>
          <w:rFonts w:asciiTheme="minorEastAsia" w:eastAsiaTheme="minorEastAsia" w:hAnsiTheme="minorEastAsia"/>
          <w:color w:val="000000" w:themeColor="text1"/>
          <w:sz w:val="21"/>
          <w:szCs w:val="21"/>
        </w:rPr>
      </w:pPr>
    </w:p>
    <w:p w14:paraId="0CE75CBC" w14:textId="77777777" w:rsidR="001E5FFB" w:rsidRPr="00650534" w:rsidRDefault="001E5FFB" w:rsidP="00207E1F">
      <w:pPr>
        <w:rPr>
          <w:rFonts w:asciiTheme="minorEastAsia" w:eastAsiaTheme="minorEastAsia" w:hAnsiTheme="minorEastAsia"/>
          <w:color w:val="000000" w:themeColor="text1"/>
          <w:sz w:val="21"/>
          <w:szCs w:val="21"/>
        </w:rPr>
      </w:pPr>
    </w:p>
    <w:p w14:paraId="1E68DFD6" w14:textId="77777777" w:rsidR="001E5FFB" w:rsidRPr="00650534" w:rsidRDefault="001E5FFB" w:rsidP="00207E1F">
      <w:pPr>
        <w:rPr>
          <w:rFonts w:asciiTheme="minorEastAsia" w:eastAsiaTheme="minorEastAsia" w:hAnsiTheme="minorEastAsia"/>
          <w:color w:val="000000" w:themeColor="text1"/>
          <w:sz w:val="21"/>
          <w:szCs w:val="21"/>
        </w:rPr>
      </w:pPr>
    </w:p>
    <w:p w14:paraId="51709166" w14:textId="77777777" w:rsidR="001E5FFB" w:rsidRPr="00650534" w:rsidRDefault="001E5FFB" w:rsidP="00207E1F">
      <w:pPr>
        <w:rPr>
          <w:rFonts w:asciiTheme="minorEastAsia" w:eastAsiaTheme="minorEastAsia" w:hAnsiTheme="minorEastAsia"/>
          <w:color w:val="000000" w:themeColor="text1"/>
          <w:sz w:val="21"/>
          <w:szCs w:val="21"/>
        </w:rPr>
      </w:pPr>
    </w:p>
    <w:p w14:paraId="5C77FAA6" w14:textId="77777777" w:rsidR="001E5FFB" w:rsidRPr="00650534" w:rsidRDefault="001E5FFB" w:rsidP="00207E1F">
      <w:pPr>
        <w:rPr>
          <w:rFonts w:asciiTheme="minorEastAsia" w:eastAsiaTheme="minorEastAsia" w:hAnsiTheme="minorEastAsia"/>
          <w:color w:val="000000" w:themeColor="text1"/>
          <w:sz w:val="21"/>
          <w:szCs w:val="21"/>
        </w:rPr>
      </w:pPr>
    </w:p>
    <w:p w14:paraId="44F19B92" w14:textId="77777777" w:rsidR="001E5FFB" w:rsidRPr="00650534" w:rsidRDefault="001E5FFB" w:rsidP="00207E1F">
      <w:pPr>
        <w:rPr>
          <w:rFonts w:asciiTheme="minorEastAsia" w:eastAsiaTheme="minorEastAsia" w:hAnsiTheme="minorEastAsia"/>
          <w:color w:val="000000" w:themeColor="text1"/>
          <w:sz w:val="21"/>
          <w:szCs w:val="21"/>
        </w:rPr>
      </w:pPr>
    </w:p>
    <w:p w14:paraId="44B50379" w14:textId="77777777" w:rsidR="001E5FFB" w:rsidRPr="00650534" w:rsidRDefault="001E5FFB" w:rsidP="00207E1F">
      <w:pPr>
        <w:rPr>
          <w:rFonts w:asciiTheme="minorEastAsia" w:eastAsiaTheme="minorEastAsia" w:hAnsiTheme="minorEastAsia"/>
          <w:color w:val="000000" w:themeColor="text1"/>
          <w:sz w:val="21"/>
          <w:szCs w:val="21"/>
        </w:rPr>
      </w:pPr>
    </w:p>
    <w:p w14:paraId="61D3E478" w14:textId="77777777" w:rsidR="001E5FFB" w:rsidRDefault="001E5FFB" w:rsidP="00207E1F">
      <w:pPr>
        <w:rPr>
          <w:rFonts w:asciiTheme="minorEastAsia" w:eastAsiaTheme="minorEastAsia" w:hAnsiTheme="minorEastAsia"/>
          <w:color w:val="000000" w:themeColor="text1"/>
          <w:sz w:val="21"/>
          <w:szCs w:val="21"/>
        </w:rPr>
      </w:pPr>
    </w:p>
    <w:p w14:paraId="532D3175" w14:textId="77777777" w:rsidR="00296EEF" w:rsidRDefault="00296EEF" w:rsidP="00207E1F">
      <w:pPr>
        <w:rPr>
          <w:rFonts w:asciiTheme="minorEastAsia" w:eastAsiaTheme="minorEastAsia" w:hAnsiTheme="minorEastAsia"/>
          <w:color w:val="000000" w:themeColor="text1"/>
          <w:sz w:val="21"/>
          <w:szCs w:val="21"/>
        </w:rPr>
      </w:pPr>
    </w:p>
    <w:p w14:paraId="3537FF00" w14:textId="77777777" w:rsidR="00296EEF" w:rsidRPr="00650534" w:rsidRDefault="00296EEF" w:rsidP="00207E1F">
      <w:pPr>
        <w:rPr>
          <w:rFonts w:asciiTheme="minorEastAsia" w:eastAsiaTheme="minorEastAsia" w:hAnsiTheme="minorEastAsia"/>
          <w:color w:val="000000" w:themeColor="text1"/>
          <w:sz w:val="21"/>
          <w:szCs w:val="21"/>
        </w:rPr>
      </w:pPr>
    </w:p>
    <w:p w14:paraId="5E7CFD20" w14:textId="243F4A4D" w:rsidR="001E5FFB" w:rsidRPr="00650534" w:rsidRDefault="001E5FFB" w:rsidP="001E5FFB">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6D4BB01C" wp14:editId="62EDDD14">
            <wp:extent cx="3378200" cy="2463800"/>
            <wp:effectExtent l="0" t="0" r="0" b="0"/>
            <wp:docPr id="605866268" name="図 1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66268" name="図 11" descr="グラフ, 折れ線グラフ&#10;&#10;AI 生成コンテンツは誤りを含む可能性があります。"/>
                    <pic:cNvPicPr/>
                  </pic:nvPicPr>
                  <pic:blipFill>
                    <a:blip r:embed="rId47"/>
                    <a:stretch>
                      <a:fillRect/>
                    </a:stretch>
                  </pic:blipFill>
                  <pic:spPr>
                    <a:xfrm>
                      <a:off x="0" y="0"/>
                      <a:ext cx="3378200" cy="2463800"/>
                    </a:xfrm>
                    <a:prstGeom prst="rect">
                      <a:avLst/>
                    </a:prstGeom>
                  </pic:spPr>
                </pic:pic>
              </a:graphicData>
            </a:graphic>
          </wp:inline>
        </w:drawing>
      </w:r>
    </w:p>
    <w:p w14:paraId="0D6A36F8" w14:textId="77777777" w:rsidR="00A65CB7" w:rsidRPr="00650534" w:rsidRDefault="00A65CB7" w:rsidP="001E5FFB">
      <w:pPr>
        <w:jc w:val="center"/>
        <w:rPr>
          <w:rFonts w:asciiTheme="minorEastAsia" w:eastAsiaTheme="minorEastAsia" w:hAnsiTheme="minorEastAsia"/>
          <w:color w:val="000000" w:themeColor="text1"/>
          <w:sz w:val="21"/>
          <w:szCs w:val="21"/>
        </w:rPr>
      </w:pPr>
    </w:p>
    <w:p w14:paraId="020398F6" w14:textId="54107A7B" w:rsidR="001E5FFB" w:rsidRPr="00650534" w:rsidRDefault="001E5FFB" w:rsidP="001E5FFB">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39</w:t>
      </w:r>
      <w:r w:rsidRPr="00650534">
        <w:rPr>
          <w:rFonts w:asciiTheme="minorEastAsia" w:eastAsiaTheme="minorEastAsia" w:hAnsiTheme="minorEastAsia"/>
          <w:b w:val="0"/>
          <w:bCs w:val="0"/>
          <w:color w:val="000000" w:themeColor="text1"/>
          <w:sz w:val="21"/>
          <w:szCs w:val="21"/>
        </w:rPr>
        <w:fldChar w:fldCharType="end"/>
      </w:r>
      <w:r w:rsidRPr="00650534">
        <w:rPr>
          <w:rFonts w:asciiTheme="minorEastAsia" w:eastAsiaTheme="minorEastAsia" w:hAnsiTheme="minorEastAsia" w:hint="eastAsia"/>
          <w:b w:val="0"/>
          <w:bCs w:val="0"/>
          <w:color w:val="000000" w:themeColor="text1"/>
          <w:sz w:val="21"/>
          <w:szCs w:val="21"/>
        </w:rPr>
        <w:t>正弦波と正弦波の結果の波形</w:t>
      </w:r>
    </w:p>
    <w:p w14:paraId="07DDCDAF" w14:textId="77777777" w:rsidR="001E5FFB" w:rsidRPr="00650534" w:rsidRDefault="001E5FFB" w:rsidP="001E5FFB">
      <w:pPr>
        <w:jc w:val="center"/>
        <w:rPr>
          <w:rFonts w:asciiTheme="minorEastAsia" w:eastAsiaTheme="minorEastAsia" w:hAnsiTheme="minorEastAsia"/>
          <w:color w:val="000000" w:themeColor="text1"/>
          <w:sz w:val="21"/>
          <w:szCs w:val="21"/>
        </w:rPr>
      </w:pPr>
    </w:p>
    <w:p w14:paraId="2AB50016" w14:textId="0842032B" w:rsidR="00206D3D" w:rsidRPr="00650534" w:rsidRDefault="001E5FFB" w:rsidP="00A65CB7">
      <w:pPr>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021E7118" wp14:editId="3B70436D">
            <wp:extent cx="3378200" cy="2463800"/>
            <wp:effectExtent l="0" t="0" r="0" b="0"/>
            <wp:docPr id="1586215821" name="図 12"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15821" name="図 12" descr="グラフ, 折れ線グラフ&#10;&#10;AI 生成コンテンツは誤りを含む可能性があります。"/>
                    <pic:cNvPicPr/>
                  </pic:nvPicPr>
                  <pic:blipFill>
                    <a:blip r:embed="rId48"/>
                    <a:stretch>
                      <a:fillRect/>
                    </a:stretch>
                  </pic:blipFill>
                  <pic:spPr>
                    <a:xfrm>
                      <a:off x="0" y="0"/>
                      <a:ext cx="3378200" cy="2463800"/>
                    </a:xfrm>
                    <a:prstGeom prst="rect">
                      <a:avLst/>
                    </a:prstGeom>
                  </pic:spPr>
                </pic:pic>
              </a:graphicData>
            </a:graphic>
          </wp:inline>
        </w:drawing>
      </w:r>
    </w:p>
    <w:p w14:paraId="6397D54B" w14:textId="77777777" w:rsidR="00A65CB7" w:rsidRPr="00650534" w:rsidRDefault="00A65CB7" w:rsidP="00A65CB7">
      <w:pPr>
        <w:jc w:val="center"/>
        <w:rPr>
          <w:rFonts w:asciiTheme="minorEastAsia" w:eastAsiaTheme="minorEastAsia" w:hAnsiTheme="minorEastAsia"/>
          <w:color w:val="000000" w:themeColor="text1"/>
          <w:sz w:val="21"/>
          <w:szCs w:val="21"/>
        </w:rPr>
      </w:pPr>
    </w:p>
    <w:p w14:paraId="590D07CF" w14:textId="573E6EAB" w:rsidR="00C85B42"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40</w:t>
      </w:r>
      <w:r w:rsidRPr="00650534">
        <w:rPr>
          <w:rFonts w:asciiTheme="minorEastAsia" w:eastAsiaTheme="minorEastAsia" w:hAnsiTheme="minorEastAsia"/>
          <w:b w:val="0"/>
          <w:bCs w:val="0"/>
          <w:color w:val="000000" w:themeColor="text1"/>
          <w:sz w:val="21"/>
          <w:szCs w:val="21"/>
        </w:rPr>
        <w:fldChar w:fldCharType="end"/>
      </w:r>
      <w:r w:rsidR="00C60C82" w:rsidRPr="00650534">
        <w:rPr>
          <w:rFonts w:asciiTheme="minorEastAsia" w:eastAsiaTheme="minorEastAsia" w:hAnsiTheme="minorEastAsia" w:hint="eastAsia"/>
          <w:b w:val="0"/>
          <w:bCs w:val="0"/>
          <w:color w:val="000000" w:themeColor="text1"/>
          <w:sz w:val="21"/>
          <w:szCs w:val="21"/>
        </w:rPr>
        <w:t>三角波と方形波の結果</w:t>
      </w:r>
    </w:p>
    <w:p w14:paraId="72B49BB1" w14:textId="77777777"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39</w:t>
      </w:r>
      <w:r w:rsidRPr="00650534">
        <w:rPr>
          <w:rFonts w:asciiTheme="minorEastAsia" w:eastAsiaTheme="minorEastAsia" w:hAnsiTheme="minorEastAsia" w:cs="ＭＳ 明朝" w:hint="eastAsia"/>
          <w:color w:val="000000" w:themeColor="text1"/>
          <w:sz w:val="21"/>
          <w:szCs w:val="21"/>
        </w:rPr>
        <w:t>（正弦＋正弦，</w:t>
      </w:r>
      <w:r w:rsidRPr="00650534">
        <w:rPr>
          <w:rFonts w:asciiTheme="minorEastAsia" w:eastAsiaTheme="minorEastAsia" w:hAnsiTheme="minorEastAsia" w:cs="Georgia"/>
          <w:color w:val="000000" w:themeColor="text1"/>
          <w:sz w:val="21"/>
          <w:szCs w:val="21"/>
        </w:rPr>
        <w:t>100 Hz</w:t>
      </w:r>
      <w:r w:rsidRPr="00650534">
        <w:rPr>
          <w:rFonts w:asciiTheme="minorEastAsia" w:eastAsiaTheme="minorEastAsia" w:hAnsiTheme="minorEastAsia" w:cs="ＭＳ 明朝" w:hint="eastAsia"/>
          <w:color w:val="000000" w:themeColor="text1"/>
          <w:sz w:val="21"/>
          <w:szCs w:val="21"/>
        </w:rPr>
        <w:t>）の数値は</w:t>
      </w:r>
    </w:p>
    <w:p w14:paraId="15C5C253" w14:textId="6B777F08" w:rsidR="0049278D" w:rsidRPr="00650534" w:rsidRDefault="00000000" w:rsidP="0049278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pp,1</m:t>
              </m:r>
            </m:sub>
          </m:sSub>
          <m:r>
            <m:rPr>
              <m:sty m:val="p"/>
            </m:rPr>
            <w:rPr>
              <w:rFonts w:ascii="Cambria Math" w:eastAsiaTheme="minorEastAsia" w:hAnsi="Cambria Math"/>
              <w:color w:val="000000" w:themeColor="text1"/>
              <w:sz w:val="21"/>
              <w:szCs w:val="21"/>
            </w:rPr>
            <m:t>=1.02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pp,2</m:t>
              </m:r>
            </m:sub>
          </m:sSub>
          <m:r>
            <m:rPr>
              <m:sty m:val="p"/>
            </m:rPr>
            <w:rPr>
              <w:rFonts w:ascii="Cambria Math" w:eastAsiaTheme="minorEastAsia" w:hAnsi="Cambria Math"/>
              <w:color w:val="000000" w:themeColor="text1"/>
              <w:sz w:val="21"/>
              <w:szCs w:val="21"/>
            </w:rPr>
            <m:t>=0.94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pp,out</m:t>
              </m:r>
            </m:sub>
          </m:sSub>
          <m:r>
            <m:rPr>
              <m:sty m:val="p"/>
            </m:rPr>
            <w:rPr>
              <w:rFonts w:ascii="Cambria Math" w:eastAsiaTheme="minorEastAsia" w:hAnsi="Cambria Math"/>
              <w:color w:val="000000" w:themeColor="text1"/>
              <w:sz w:val="21"/>
              <w:szCs w:val="21"/>
            </w:rPr>
            <m:t>=2.36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5EBCA8B7" w14:textId="1C97E59B"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正弦だからピーク値は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=0.51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=0.47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と置ける。二入力反転加算器の利得を</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とすると，位相差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ϕ</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を含めた出力ピークは</w:t>
      </w:r>
    </w:p>
    <w:p w14:paraId="06A16806" w14:textId="4A0E673B" w:rsidR="0049278D" w:rsidRPr="00650534" w:rsidRDefault="00000000" w:rsidP="0049278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 xml:space="preserve"> </m:t>
          </m:r>
          <m:rad>
            <m:radPr>
              <m:degHide m:val="1"/>
              <m:ctrlPr>
                <w:rPr>
                  <w:rFonts w:ascii="Cambria Math" w:eastAsiaTheme="minorEastAsia" w:hAnsi="Cambria Math"/>
                  <w:color w:val="000000" w:themeColor="text1"/>
                  <w:sz w:val="21"/>
                  <w:szCs w:val="21"/>
                </w:rPr>
              </m:ctrlPr>
            </m:radPr>
            <m:deg/>
            <m:e>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2</m:t>
                  </m:r>
                </m:sup>
              </m:sSubSup>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up>
                  <m:r>
                    <m:rPr>
                      <m:sty m:val="p"/>
                    </m:rPr>
                    <w:rPr>
                      <w:rFonts w:ascii="Cambria Math" w:eastAsiaTheme="minorEastAsia" w:hAnsi="Cambria Math"/>
                      <w:color w:val="000000" w:themeColor="text1"/>
                      <w:sz w:val="21"/>
                      <w:szCs w:val="21"/>
                    </w:rPr>
                    <m:t>2</m:t>
                  </m:r>
                </m:sup>
              </m:sSubSup>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cos⁡Δ</m:t>
              </m:r>
              <m:r>
                <w:rPr>
                  <w:rFonts w:ascii="Cambria Math" w:eastAsiaTheme="minorEastAsia" w:hAnsi="Cambria Math"/>
                  <w:color w:val="000000" w:themeColor="text1"/>
                  <w:sz w:val="21"/>
                  <w:szCs w:val="21"/>
                </w:rPr>
                <m:t>ϕ</m:t>
              </m:r>
            </m:e>
          </m:rad>
          <m:r>
            <m:rPr>
              <m:sty m:val="p"/>
            </m:rPr>
            <w:rPr>
              <w:rFonts w:ascii="Cambria Math" w:eastAsiaTheme="minorEastAsia" w:hAnsi="Cambria Math"/>
              <w:color w:val="000000" w:themeColor="text1"/>
              <w:sz w:val="21"/>
              <w:szCs w:val="21"/>
            </w:rPr>
            <m:t>.</m:t>
          </m:r>
        </m:oMath>
      </m:oMathPara>
    </w:p>
    <w:p w14:paraId="79206519" w14:textId="086D4926"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オシロ表示の位相差は数度の範囲なので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cos⁡Δ</m:t>
        </m:r>
        <m:r>
          <w:rPr>
            <w:rFonts w:ascii="Cambria Math" w:eastAsiaTheme="minorEastAsia" w:hAnsi="Cambria Math"/>
            <w:color w:val="000000" w:themeColor="text1"/>
            <w:sz w:val="21"/>
            <w:szCs w:val="21"/>
          </w:rPr>
          <m:t>ϕ</m:t>
        </m:r>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とみなすと</w:t>
      </w:r>
    </w:p>
    <w:p w14:paraId="6AD375C0" w14:textId="0CAD00AF" w:rsidR="0049278D" w:rsidRPr="00650534" w:rsidRDefault="00FF226B" w:rsidP="0049278D">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pp,out</m:t>
                  </m:r>
                </m:sub>
              </m:sSub>
              <m:r>
                <m:rPr>
                  <m:sty m:val="p"/>
                </m:rPr>
                <w:rPr>
                  <w:rFonts w:ascii="Cambria Math" w:eastAsiaTheme="minorEastAsia" w:hAnsi="Cambria Math"/>
                  <w:color w:val="000000" w:themeColor="text1"/>
                  <w:sz w:val="21"/>
                  <w:szCs w:val="21"/>
                </w:rPr>
                <m:t>/2</m:t>
              </m:r>
            </m:num>
            <m:den>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pp,2</m:t>
                  </m:r>
                </m:sub>
              </m:sSub>
              <m:r>
                <m:rPr>
                  <m:sty m:val="p"/>
                </m:rPr>
                <w:rPr>
                  <w:rFonts w:ascii="Cambria Math" w:eastAsiaTheme="minorEastAsia" w:hAnsi="Cambria Math"/>
                  <w:color w:val="000000" w:themeColor="text1"/>
                  <w:sz w:val="21"/>
                  <w:szCs w:val="21"/>
                </w:rPr>
                <m:t>)/2</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2.36</m:t>
              </m:r>
            </m:num>
            <m:den>
              <m:r>
                <m:rPr>
                  <m:sty m:val="p"/>
                </m:rPr>
                <w:rPr>
                  <w:rFonts w:ascii="Cambria Math" w:eastAsiaTheme="minorEastAsia" w:hAnsi="Cambria Math"/>
                  <w:color w:val="000000" w:themeColor="text1"/>
                  <w:sz w:val="21"/>
                  <w:szCs w:val="21"/>
                </w:rPr>
                <m:t>1.02+0.94</m:t>
              </m:r>
            </m:den>
          </m:f>
          <m:r>
            <m:rPr>
              <m:sty m:val="p"/>
            </m:rPr>
            <w:rPr>
              <w:rFonts w:ascii="Cambria Math" w:eastAsiaTheme="minorEastAsia" w:hAnsi="Cambria Math"/>
              <w:color w:val="000000" w:themeColor="text1"/>
              <w:sz w:val="21"/>
              <w:szCs w:val="21"/>
            </w:rPr>
            <m:t>≈1.20.</m:t>
          </m:r>
        </m:oMath>
      </m:oMathPara>
    </w:p>
    <w:p w14:paraId="4D5948C0" w14:textId="3E06A459"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よって各入力に対する実効利得はほぼ</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|≃1.2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と推定でき，観測された出力正弦の振幅は理論の和</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と一致する。加算回路として線形に動作していることが定量的に確認できる。</w:t>
      </w:r>
    </w:p>
    <w:p w14:paraId="7548CD48" w14:textId="77777777"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40</w:t>
      </w:r>
      <w:r w:rsidRPr="00650534">
        <w:rPr>
          <w:rFonts w:asciiTheme="minorEastAsia" w:eastAsiaTheme="minorEastAsia" w:hAnsiTheme="minorEastAsia" w:cs="ＭＳ 明朝" w:hint="eastAsia"/>
          <w:color w:val="000000" w:themeColor="text1"/>
          <w:sz w:val="21"/>
          <w:szCs w:val="21"/>
        </w:rPr>
        <w:t>（三角＋方形，</w:t>
      </w:r>
      <w:r w:rsidRPr="00650534">
        <w:rPr>
          <w:rFonts w:asciiTheme="minorEastAsia" w:eastAsiaTheme="minorEastAsia" w:hAnsiTheme="minorEastAsia" w:cs="Georgia"/>
          <w:color w:val="000000" w:themeColor="text1"/>
          <w:sz w:val="21"/>
          <w:szCs w:val="21"/>
        </w:rPr>
        <w:t>100 Hz</w:t>
      </w:r>
      <w:r w:rsidRPr="00650534">
        <w:rPr>
          <w:rFonts w:asciiTheme="minorEastAsia" w:eastAsiaTheme="minorEastAsia" w:hAnsiTheme="minorEastAsia" w:cs="ＭＳ 明朝" w:hint="eastAsia"/>
          <w:color w:val="000000" w:themeColor="text1"/>
          <w:sz w:val="21"/>
          <w:szCs w:val="21"/>
        </w:rPr>
        <w:t>）の数値は</w:t>
      </w:r>
    </w:p>
    <w:p w14:paraId="04F833B4" w14:textId="0C61A8AB" w:rsidR="0049278D" w:rsidRPr="00650534" w:rsidRDefault="00000000" w:rsidP="0049278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=0.50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=1.06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=0.53</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pp,out</m:t>
              </m:r>
            </m:sub>
          </m:sSub>
          <m:r>
            <m:rPr>
              <m:sty m:val="p"/>
            </m:rPr>
            <w:rPr>
              <w:rFonts w:ascii="Cambria Math" w:eastAsiaTheme="minorEastAsia" w:hAnsi="Cambria Math"/>
              <w:color w:val="000000" w:themeColor="text1"/>
              <w:sz w:val="21"/>
              <w:szCs w:val="21"/>
            </w:rPr>
            <m:t>=1.56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=0.78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40E42D20" w14:textId="369B8333"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39</w:t>
      </w:r>
      <w:r w:rsidRPr="00650534">
        <w:rPr>
          <w:rFonts w:asciiTheme="minorEastAsia" w:eastAsiaTheme="minorEastAsia" w:hAnsiTheme="minorEastAsia" w:cs="ＭＳ 明朝" w:hint="eastAsia"/>
          <w:color w:val="000000" w:themeColor="text1"/>
          <w:sz w:val="21"/>
          <w:szCs w:val="21"/>
        </w:rPr>
        <w:t>から得た</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≃1.20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をそのまま使い，両波形が完全同位相かつ振幅の極大が同じ時刻に重なる理想条件なら</w:t>
      </w:r>
    </w:p>
    <w:p w14:paraId="0CA3E8F7" w14:textId="4482A1BE" w:rsidR="0049278D" w:rsidRPr="00650534" w:rsidRDefault="00000000" w:rsidP="0049278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out,ideal</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)≃1.20×(0.50+0.53)=1.24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V ⇒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pp,ideal</m:t>
              </m:r>
            </m:sub>
          </m:sSub>
          <m:r>
            <m:rPr>
              <m:sty m:val="p"/>
            </m:rPr>
            <w:rPr>
              <w:rFonts w:ascii="Cambria Math" w:eastAsiaTheme="minorEastAsia" w:hAnsi="Cambria Math"/>
              <w:color w:val="000000" w:themeColor="text1"/>
              <w:sz w:val="21"/>
              <w:szCs w:val="21"/>
            </w:rPr>
            <m:t>≃2.48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072CF206" w14:textId="1328C43C"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実測は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1.56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であり，理想値より小さい。理由は三つある。第一に，方形波と三角波は同一周期でも極大・極小の位置が一致しないため，和のピークは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Apple Color Emoji" w:eastAsiaTheme="minorEastAsia" w:hAnsi="Apple Color Emoji" w:cs="Apple Color Emoji"/>
                <w:color w:val="000000" w:themeColor="text1"/>
                <w:sz w:val="21"/>
                <w:szCs w:val="21"/>
              </w:rPr>
              <m:t>◻</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まで到達しない。加算器は瞬時値を足し算するので，三角の頂点時刻は方形の平坦部中央にずれており，ピークの重なりが弱い。第二に，方形波には高調波（奇数次，振幅</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n</m:t>
        </m:r>
      </m:oMath>
      <w:r w:rsidRPr="00650534">
        <w:rPr>
          <w:rFonts w:asciiTheme="minorEastAsia" w:eastAsiaTheme="minorEastAsia" w:hAnsiTheme="minorEastAsia" w:cs="ＭＳ 明朝" w:hint="eastAsia"/>
          <w:color w:val="000000" w:themeColor="text1"/>
          <w:sz w:val="21"/>
          <w:szCs w:val="21"/>
        </w:rPr>
        <w:t>）が多く含まれるのに対し，三角波の高調波は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m:t>
        </m:r>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n</m:t>
            </m:r>
          </m:e>
          <m:sup>
            <m:r>
              <m:rPr>
                <m:sty m:val="p"/>
              </m:rPr>
              <w:rPr>
                <w:rFonts w:ascii="Cambria Math" w:eastAsiaTheme="minorEastAsia" w:hAnsi="Cambria Math"/>
                <w:color w:val="000000" w:themeColor="text1"/>
                <w:sz w:val="21"/>
                <w:szCs w:val="21"/>
              </w:rPr>
              <m:t>2</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と急減衰する。</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アンプの閉ループは有限帯域の低域通過であり，</w:t>
      </w:r>
      <m:oMath>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の成分が位相遅れと減衰を受けるため，和波形のピークがさらに抑えられる。第三に，二つの入力経路の抵抗比のわずかな不一致や発振器の出力位相ズレが実効</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g</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を入力ごとに数％変え，和のピーク時刻をずらす。これらを合わせると</w:t>
      </w:r>
    </w:p>
    <w:p w14:paraId="624D7CAF" w14:textId="425FC478" w:rsidR="0049278D" w:rsidRPr="00650534" w:rsidRDefault="00000000" w:rsidP="0049278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cos⁡</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φ</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高調波の減衰項</m:t>
          </m:r>
        </m:oMath>
      </m:oMathPara>
    </w:p>
    <w:p w14:paraId="51B541BB" w14:textId="0AE79D35"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out</m:t>
            </m:r>
          </m:sub>
        </m:sSub>
        <m:r>
          <m:rPr>
            <m:sty m:val="p"/>
          </m:rPr>
          <w:rPr>
            <w:rFonts w:ascii="Cambria Math" w:eastAsiaTheme="minorEastAsia" w:hAnsi="Cambria Math"/>
            <w:color w:val="000000" w:themeColor="text1"/>
            <w:sz w:val="21"/>
            <w:szCs w:val="21"/>
          </w:rPr>
          <m:t>=0.78</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程度まで低下しても不自然ではない。実際に図</w:t>
      </w:r>
      <w:r w:rsidRPr="00650534">
        <w:rPr>
          <w:rFonts w:asciiTheme="minorEastAsia" w:eastAsiaTheme="minorEastAsia" w:hAnsiTheme="minorEastAsia" w:cs="Georgia"/>
          <w:color w:val="000000" w:themeColor="text1"/>
          <w:sz w:val="21"/>
          <w:szCs w:val="21"/>
        </w:rPr>
        <w:t>40</w:t>
      </w:r>
      <w:r w:rsidRPr="00650534">
        <w:rPr>
          <w:rFonts w:asciiTheme="minorEastAsia" w:eastAsiaTheme="minorEastAsia" w:hAnsiTheme="minorEastAsia" w:cs="ＭＳ 明朝" w:hint="eastAsia"/>
          <w:color w:val="000000" w:themeColor="text1"/>
          <w:sz w:val="21"/>
          <w:szCs w:val="21"/>
        </w:rPr>
        <w:t>の出力は，三角の傾きが平坦化し，方形のエッジが丸くなっている。これは高調波が低域通過で切られたことを示しており，加算器が線形に振る舞っていることの裏付けでもある（非線形飽和では角が削れるのではなく上下が平坦に張り付く）。</w:t>
      </w:r>
    </w:p>
    <w:p w14:paraId="31A77BF3" w14:textId="6D1E65D0" w:rsidR="0049278D" w:rsidRPr="00650534" w:rsidRDefault="0049278D" w:rsidP="0049278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まとめとして，正弦＋正弦ではベクトル和の式に従って</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g</m:t>
        </m:r>
        <m:r>
          <m:rPr>
            <m:sty m:val="p"/>
          </m:rPr>
          <w:rPr>
            <w:rFonts w:ascii="Cambria Math" w:eastAsiaTheme="minorEastAsia" w:hAnsi="Cambria Math"/>
            <w:color w:val="000000" w:themeColor="text1"/>
            <w:sz w:val="21"/>
            <w:szCs w:val="21"/>
          </w:rPr>
          <m:t>≃1.2</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が得られ，回路は理想どおり加算動作を示した。一方，三角＋方形では瞬時値の重なり具合と高調波の帯域制限により，出力の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が理想の単純和より小さく，かつ形状がなまる。これは「加算回路の線形動作＋周波数応答」の結果であり，回路が加算器として動作していないからではない。</w:t>
      </w:r>
    </w:p>
    <w:p w14:paraId="539DC99C" w14:textId="77777777" w:rsidR="0049278D" w:rsidRPr="00650534" w:rsidRDefault="0049278D" w:rsidP="0049278D">
      <w:pPr>
        <w:rPr>
          <w:rFonts w:asciiTheme="minorEastAsia" w:eastAsiaTheme="minorEastAsia" w:hAnsiTheme="minorEastAsia"/>
          <w:color w:val="000000" w:themeColor="text1"/>
          <w:sz w:val="21"/>
          <w:szCs w:val="21"/>
        </w:rPr>
      </w:pPr>
    </w:p>
    <w:p w14:paraId="2F204BDD" w14:textId="4E0A6E01" w:rsidR="00AC6E68" w:rsidRPr="00650534" w:rsidRDefault="00EC057B" w:rsidP="00EC057B">
      <w:pPr>
        <w:spacing w:after="200" w:line="276" w:lineRule="auto"/>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ype="page"/>
      </w:r>
      <w:r w:rsidR="007D39D8" w:rsidRPr="00650534">
        <w:rPr>
          <w:rFonts w:asciiTheme="minorEastAsia" w:eastAsiaTheme="minorEastAsia" w:hAnsiTheme="minorEastAsia"/>
          <w:color w:val="000000" w:themeColor="text1"/>
          <w:sz w:val="21"/>
          <w:szCs w:val="21"/>
        </w:rPr>
        <w:lastRenderedPageBreak/>
        <w:t xml:space="preserve">(2-1) </w:t>
      </w:r>
      <w:r w:rsidR="00C85B42" w:rsidRPr="00650534">
        <w:rPr>
          <w:rFonts w:asciiTheme="minorEastAsia" w:eastAsiaTheme="minorEastAsia" w:hAnsiTheme="minorEastAsia"/>
          <w:color w:val="000000" w:themeColor="text1"/>
          <w:sz w:val="21"/>
          <w:szCs w:val="21"/>
        </w:rPr>
        <w:t xml:space="preserve"> </w:t>
      </w:r>
      <w:r w:rsidR="00595A7C" w:rsidRPr="00650534">
        <w:rPr>
          <w:rFonts w:asciiTheme="minorEastAsia" w:eastAsiaTheme="minorEastAsia" w:hAnsiTheme="minorEastAsia"/>
          <w:color w:val="000000" w:themeColor="text1"/>
          <w:sz w:val="21"/>
          <w:szCs w:val="21"/>
        </w:rPr>
        <w:t>Eb1に3 kHzの正弦波、Eb2に1 MHzの波形を入力し、次の三条件で入力および出力の波形を同時に観測・保存した：Eb2を方形波とし図41のプローブ接続、Eb2を方</w:t>
      </w:r>
      <w:r w:rsidR="005B0695" w:rsidRPr="00650534">
        <w:rPr>
          <w:rFonts w:asciiTheme="minorEastAsia" w:eastAsiaTheme="minorEastAsia" w:hAnsiTheme="minorEastAsia"/>
          <w:noProof/>
          <w:color w:val="000000" w:themeColor="text1"/>
          <w:sz w:val="21"/>
          <w:szCs w:val="21"/>
        </w:rPr>
        <w:drawing>
          <wp:anchor distT="0" distB="0" distL="114300" distR="114300" simplePos="0" relativeHeight="251662336" behindDoc="0" locked="0" layoutInCell="1" allowOverlap="1" wp14:anchorId="42C6381B" wp14:editId="76E7029F">
            <wp:simplePos x="0" y="0"/>
            <wp:positionH relativeFrom="column">
              <wp:posOffset>0</wp:posOffset>
            </wp:positionH>
            <wp:positionV relativeFrom="paragraph">
              <wp:posOffset>709295</wp:posOffset>
            </wp:positionV>
            <wp:extent cx="2427605" cy="1598930"/>
            <wp:effectExtent l="0" t="0" r="0" b="1270"/>
            <wp:wrapTopAndBottom/>
            <wp:docPr id="2039338717" name="図 9"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38717" name="図 9" descr="ダイアグラム, 概略図&#10;&#10;AI 生成コンテンツは誤りを含む可能性があります。"/>
                    <pic:cNvPicPr/>
                  </pic:nvPicPr>
                  <pic:blipFill>
                    <a:blip r:embed="rId49"/>
                    <a:stretch>
                      <a:fillRect/>
                    </a:stretch>
                  </pic:blipFill>
                  <pic:spPr>
                    <a:xfrm>
                      <a:off x="0" y="0"/>
                      <a:ext cx="2427605" cy="1598930"/>
                    </a:xfrm>
                    <a:prstGeom prst="rect">
                      <a:avLst/>
                    </a:prstGeom>
                  </pic:spPr>
                </pic:pic>
              </a:graphicData>
            </a:graphic>
            <wp14:sizeRelH relativeFrom="page">
              <wp14:pctWidth>0</wp14:pctWidth>
            </wp14:sizeRelH>
            <wp14:sizeRelV relativeFrom="page">
              <wp14:pctHeight>0</wp14:pctHeight>
            </wp14:sizeRelV>
          </wp:anchor>
        </w:drawing>
      </w:r>
      <w:r w:rsidR="00595A7C" w:rsidRPr="00650534">
        <w:rPr>
          <w:rFonts w:asciiTheme="minorEastAsia" w:eastAsiaTheme="minorEastAsia" w:hAnsiTheme="minorEastAsia"/>
          <w:color w:val="000000" w:themeColor="text1"/>
          <w:sz w:val="21"/>
          <w:szCs w:val="21"/>
        </w:rPr>
        <w:t>形波とし図42のプローブ接続、Eb2を正弦波とし図</w:t>
      </w:r>
      <w:r w:rsidR="003C137D" w:rsidRPr="00650534">
        <w:rPr>
          <w:rFonts w:asciiTheme="minorEastAsia" w:eastAsiaTheme="minorEastAsia" w:hAnsiTheme="minorEastAsia"/>
          <w:color w:val="000000" w:themeColor="text1"/>
          <w:sz w:val="21"/>
          <w:szCs w:val="21"/>
        </w:rPr>
        <w:t>42</w:t>
      </w:r>
      <w:r w:rsidR="00595A7C" w:rsidRPr="00650534">
        <w:rPr>
          <w:rFonts w:asciiTheme="minorEastAsia" w:eastAsiaTheme="minorEastAsia" w:hAnsiTheme="minorEastAsia"/>
          <w:color w:val="000000" w:themeColor="text1"/>
          <w:sz w:val="21"/>
          <w:szCs w:val="21"/>
        </w:rPr>
        <w:t>のプローブ接続。間軸を拡大し</w:t>
      </w:r>
      <w:r w:rsidR="00D80518" w:rsidRPr="00650534">
        <w:rPr>
          <w:rFonts w:asciiTheme="minorEastAsia" w:eastAsiaTheme="minorEastAsia" w:hAnsiTheme="minorEastAsia" w:hint="eastAsia"/>
          <w:color w:val="000000" w:themeColor="text1"/>
          <w:sz w:val="21"/>
          <w:szCs w:val="21"/>
        </w:rPr>
        <w:t>た。</w:t>
      </w:r>
      <w:r w:rsidR="008D56A8" w:rsidRPr="00650534">
        <w:rPr>
          <w:rFonts w:asciiTheme="minorEastAsia" w:eastAsiaTheme="minorEastAsia" w:hAnsiTheme="minorEastAsia"/>
          <w:noProof/>
          <w:color w:val="000000" w:themeColor="text1"/>
          <w:sz w:val="21"/>
          <w:szCs w:val="21"/>
        </w:rPr>
        <mc:AlternateContent>
          <mc:Choice Requires="wps">
            <w:drawing>
              <wp:anchor distT="0" distB="0" distL="114300" distR="114300" simplePos="0" relativeHeight="251666432" behindDoc="0" locked="0" layoutInCell="1" allowOverlap="1" wp14:anchorId="480A1DBD" wp14:editId="3CA14867">
                <wp:simplePos x="0" y="0"/>
                <wp:positionH relativeFrom="column">
                  <wp:posOffset>2981960</wp:posOffset>
                </wp:positionH>
                <wp:positionV relativeFrom="paragraph">
                  <wp:posOffset>2348230</wp:posOffset>
                </wp:positionV>
                <wp:extent cx="2545715" cy="400050"/>
                <wp:effectExtent l="0" t="0" r="0" b="6350"/>
                <wp:wrapTopAndBottom/>
                <wp:docPr id="2126773339" name="テキスト ボックス 1"/>
                <wp:cNvGraphicFramePr/>
                <a:graphic xmlns:a="http://schemas.openxmlformats.org/drawingml/2006/main">
                  <a:graphicData uri="http://schemas.microsoft.com/office/word/2010/wordprocessingShape">
                    <wps:wsp>
                      <wps:cNvSpPr txBox="1"/>
                      <wps:spPr>
                        <a:xfrm>
                          <a:off x="0" y="0"/>
                          <a:ext cx="2545715" cy="400050"/>
                        </a:xfrm>
                        <a:prstGeom prst="rect">
                          <a:avLst/>
                        </a:prstGeom>
                        <a:solidFill>
                          <a:prstClr val="white"/>
                        </a:solidFill>
                        <a:ln>
                          <a:noFill/>
                        </a:ln>
                      </wps:spPr>
                      <wps:txbx>
                        <w:txbxContent>
                          <w:p w14:paraId="57C99413" w14:textId="1B96E595" w:rsidR="008D56A8" w:rsidRPr="008D56A8" w:rsidRDefault="00AC6E68" w:rsidP="000202AB">
                            <w:pPr>
                              <w:pStyle w:val="p1"/>
                              <w:rPr>
                                <w:rFonts w:asciiTheme="minorEastAsia" w:eastAsiaTheme="minorEastAsia" w:hAnsiTheme="minorEastAsia"/>
                                <w:color w:val="000000"/>
                                <w:sz w:val="21"/>
                                <w:szCs w:val="21"/>
                              </w:rPr>
                            </w:pPr>
                            <w:r w:rsidRPr="00472351">
                              <w:rPr>
                                <w:rFonts w:asciiTheme="minorEastAsia" w:eastAsiaTheme="minorEastAsia" w:hAnsiTheme="minorEastAsia"/>
                                <w:sz w:val="21"/>
                                <w:szCs w:val="21"/>
                              </w:rPr>
                              <w:t xml:space="preserve">図 </w:t>
                            </w:r>
                            <w:r w:rsidR="005D2103" w:rsidRPr="00472351">
                              <w:rPr>
                                <w:rFonts w:asciiTheme="minorEastAsia" w:eastAsiaTheme="minorEastAsia" w:hAnsiTheme="minorEastAsia"/>
                                <w:sz w:val="21"/>
                                <w:szCs w:val="21"/>
                              </w:rPr>
                              <w:t>42</w:t>
                            </w:r>
                            <w:r w:rsidR="008D56A8" w:rsidRPr="00472351">
                              <w:rPr>
                                <w:rFonts w:asciiTheme="minorEastAsia" w:eastAsiaTheme="minorEastAsia" w:hAnsiTheme="minorEastAsia"/>
                                <w:color w:val="000000"/>
                                <w:sz w:val="21"/>
                                <w:szCs w:val="21"/>
                              </w:rPr>
                              <w:t>各プローブのグラウンドリードを</w:t>
                            </w:r>
                            <w:r w:rsidR="000202AB" w:rsidRPr="00472351">
                              <w:rPr>
                                <w:rFonts w:asciiTheme="minorEastAsia" w:eastAsiaTheme="minorEastAsia" w:hAnsiTheme="minorEastAsia" w:hint="eastAsia"/>
                                <w:color w:val="000000"/>
                                <w:sz w:val="21"/>
                                <w:szCs w:val="21"/>
                              </w:rPr>
                              <w:t>共通</w:t>
                            </w:r>
                            <w:r w:rsidR="008D56A8" w:rsidRPr="00472351">
                              <w:rPr>
                                <w:rFonts w:asciiTheme="minorEastAsia" w:eastAsiaTheme="minorEastAsia" w:hAnsiTheme="minorEastAsia"/>
                                <w:color w:val="000000"/>
                                <w:sz w:val="21"/>
                                <w:szCs w:val="21"/>
                              </w:rPr>
                              <w:t>のワ</w:t>
                            </w:r>
                            <w:r w:rsidR="008D56A8" w:rsidRPr="008D56A8">
                              <w:rPr>
                                <w:rFonts w:asciiTheme="minorEastAsia" w:eastAsiaTheme="minorEastAsia" w:hAnsiTheme="minorEastAsia"/>
                                <w:color w:val="000000"/>
                                <w:sz w:val="21"/>
                                <w:szCs w:val="21"/>
                              </w:rPr>
                              <w:t>ニ口クリップで接続した場合</w:t>
                            </w:r>
                            <w:r w:rsidR="007442B3">
                              <w:rPr>
                                <w:rFonts w:ascii="ＭＳ 明朝" w:eastAsia="ＭＳ 明朝" w:hAnsi="ＭＳ 明朝"/>
                                <w:sz w:val="21"/>
                                <w:szCs w:val="21"/>
                              </w:rPr>
                              <w:t>[1]</w:t>
                            </w:r>
                          </w:p>
                          <w:p w14:paraId="66FABDBF" w14:textId="6B4284C0" w:rsidR="00AC6E68" w:rsidRPr="00472351" w:rsidRDefault="00AC6E68" w:rsidP="00AC6E68">
                            <w:pPr>
                              <w:pStyle w:val="af7"/>
                              <w:rPr>
                                <w:rFonts w:asciiTheme="minorEastAsia" w:eastAsiaTheme="minorEastAsia" w:hAnsiTheme="minorEastAsia"/>
                                <w:color w:val="000000" w:themeColor="text1"/>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0A1DBD" id="_x0000_s1027" type="#_x0000_t202" style="position:absolute;margin-left:234.8pt;margin-top:184.9pt;width:200.4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" stroked="f">
                <v:textbox inset="0,0,0,0">
                  <w:txbxContent>
                    <w:p w14:paraId="57C99413" w14:textId="1B96E595" w:rsidR="008D56A8" w:rsidRPr="008D56A8" w:rsidRDefault="00AC6E68" w:rsidP="000202AB">
                      <w:pPr>
                        <w:pStyle w:val="p1"/>
                        <w:rPr>
                          <w:rFonts w:asciiTheme="minorEastAsia" w:eastAsiaTheme="minorEastAsia" w:hAnsiTheme="minorEastAsia"/>
                          <w:color w:val="000000"/>
                          <w:sz w:val="21"/>
                          <w:szCs w:val="21"/>
                        </w:rPr>
                      </w:pPr>
                      <w:r w:rsidRPr="00472351">
                        <w:rPr>
                          <w:rFonts w:asciiTheme="minorEastAsia" w:eastAsiaTheme="minorEastAsia" w:hAnsiTheme="minorEastAsia"/>
                          <w:sz w:val="21"/>
                          <w:szCs w:val="21"/>
                        </w:rPr>
                        <w:t xml:space="preserve">図 </w:t>
                      </w:r>
                      <w:r w:rsidR="005D2103" w:rsidRPr="00472351">
                        <w:rPr>
                          <w:rFonts w:asciiTheme="minorEastAsia" w:eastAsiaTheme="minorEastAsia" w:hAnsiTheme="minorEastAsia"/>
                          <w:sz w:val="21"/>
                          <w:szCs w:val="21"/>
                        </w:rPr>
                        <w:t>42</w:t>
                      </w:r>
                      <w:r w:rsidR="008D56A8" w:rsidRPr="00472351">
                        <w:rPr>
                          <w:rFonts w:asciiTheme="minorEastAsia" w:eastAsiaTheme="minorEastAsia" w:hAnsiTheme="minorEastAsia"/>
                          <w:color w:val="000000"/>
                          <w:sz w:val="21"/>
                          <w:szCs w:val="21"/>
                        </w:rPr>
                        <w:t>各プローブのグラウンドリードを</w:t>
                      </w:r>
                      <w:r w:rsidR="000202AB" w:rsidRPr="00472351">
                        <w:rPr>
                          <w:rFonts w:asciiTheme="minorEastAsia" w:eastAsiaTheme="minorEastAsia" w:hAnsiTheme="minorEastAsia" w:hint="eastAsia"/>
                          <w:color w:val="000000"/>
                          <w:sz w:val="21"/>
                          <w:szCs w:val="21"/>
                        </w:rPr>
                        <w:t>共通</w:t>
                      </w:r>
                      <w:r w:rsidR="008D56A8" w:rsidRPr="00472351">
                        <w:rPr>
                          <w:rFonts w:asciiTheme="minorEastAsia" w:eastAsiaTheme="minorEastAsia" w:hAnsiTheme="minorEastAsia"/>
                          <w:color w:val="000000"/>
                          <w:sz w:val="21"/>
                          <w:szCs w:val="21"/>
                        </w:rPr>
                        <w:t>のワ</w:t>
                      </w:r>
                      <w:r w:rsidR="008D56A8" w:rsidRPr="008D56A8">
                        <w:rPr>
                          <w:rFonts w:asciiTheme="minorEastAsia" w:eastAsiaTheme="minorEastAsia" w:hAnsiTheme="minorEastAsia"/>
                          <w:color w:val="000000"/>
                          <w:sz w:val="21"/>
                          <w:szCs w:val="21"/>
                        </w:rPr>
                        <w:t>ニ口クリップで接続した場合</w:t>
                      </w:r>
                      <w:r w:rsidR="007442B3">
                        <w:rPr>
                          <w:rFonts w:ascii="ＭＳ 明朝" w:eastAsia="ＭＳ 明朝" w:hAnsi="ＭＳ 明朝"/>
                          <w:sz w:val="21"/>
                          <w:szCs w:val="21"/>
                        </w:rPr>
                        <w:t>[1]</w:t>
                      </w:r>
                    </w:p>
                    <w:p w14:paraId="66FABDBF" w14:textId="6B4284C0" w:rsidR="00AC6E68" w:rsidRPr="00472351" w:rsidRDefault="00AC6E68" w:rsidP="00AC6E68">
                      <w:pPr>
                        <w:pStyle w:val="af7"/>
                        <w:rPr>
                          <w:rFonts w:asciiTheme="minorEastAsia" w:eastAsiaTheme="minorEastAsia" w:hAnsiTheme="minorEastAsia"/>
                          <w:color w:val="000000" w:themeColor="text1"/>
                          <w:sz w:val="21"/>
                          <w:szCs w:val="21"/>
                        </w:rPr>
                      </w:pPr>
                    </w:p>
                  </w:txbxContent>
                </v:textbox>
                <w10:wrap type="topAndBottom"/>
              </v:shape>
            </w:pict>
          </mc:Fallback>
        </mc:AlternateContent>
      </w:r>
      <w:r w:rsidR="00AC0363" w:rsidRPr="00650534">
        <w:rPr>
          <w:rFonts w:asciiTheme="minorEastAsia" w:eastAsiaTheme="minorEastAsia" w:hAnsiTheme="minorEastAsia"/>
          <w:noProof/>
          <w:color w:val="000000" w:themeColor="text1"/>
          <w:sz w:val="21"/>
          <w:szCs w:val="21"/>
        </w:rPr>
        <mc:AlternateContent>
          <mc:Choice Requires="wps">
            <w:drawing>
              <wp:anchor distT="0" distB="0" distL="114300" distR="114300" simplePos="0" relativeHeight="251664384" behindDoc="0" locked="0" layoutInCell="1" allowOverlap="1" wp14:anchorId="45E953F6" wp14:editId="12934C56">
                <wp:simplePos x="0" y="0"/>
                <wp:positionH relativeFrom="column">
                  <wp:posOffset>0</wp:posOffset>
                </wp:positionH>
                <wp:positionV relativeFrom="paragraph">
                  <wp:posOffset>2348230</wp:posOffset>
                </wp:positionV>
                <wp:extent cx="2604770" cy="459740"/>
                <wp:effectExtent l="0" t="0" r="0" b="0"/>
                <wp:wrapTopAndBottom/>
                <wp:docPr id="1554654729" name="テキスト ボックス 1"/>
                <wp:cNvGraphicFramePr/>
                <a:graphic xmlns:a="http://schemas.openxmlformats.org/drawingml/2006/main">
                  <a:graphicData uri="http://schemas.microsoft.com/office/word/2010/wordprocessingShape">
                    <wps:wsp>
                      <wps:cNvSpPr txBox="1"/>
                      <wps:spPr>
                        <a:xfrm>
                          <a:off x="0" y="0"/>
                          <a:ext cx="2604770" cy="459740"/>
                        </a:xfrm>
                        <a:prstGeom prst="rect">
                          <a:avLst/>
                        </a:prstGeom>
                        <a:solidFill>
                          <a:prstClr val="white"/>
                        </a:solidFill>
                        <a:ln>
                          <a:noFill/>
                        </a:ln>
                      </wps:spPr>
                      <wps:txbx>
                        <w:txbxContent>
                          <w:p w14:paraId="6DCA7193" w14:textId="4881787D" w:rsidR="00AC0363" w:rsidRPr="00D00384" w:rsidRDefault="00AC6E68" w:rsidP="000202AB">
                            <w:pPr>
                              <w:pStyle w:val="a9"/>
                              <w:rPr>
                                <w:rFonts w:ascii="ＭＳ 明朝" w:eastAsia="ＭＳ 明朝" w:hAnsi="ＭＳ 明朝"/>
                                <w:sz w:val="21"/>
                                <w:szCs w:val="21"/>
                                <w:lang w:eastAsia="ja-JP"/>
                              </w:rPr>
                            </w:pPr>
                            <w:r w:rsidRPr="00D00384">
                              <w:rPr>
                                <w:rFonts w:ascii="ＭＳ 明朝" w:eastAsia="ＭＳ 明朝" w:hAnsi="ＭＳ 明朝"/>
                                <w:sz w:val="21"/>
                                <w:szCs w:val="21"/>
                                <w:lang w:eastAsia="ja-JP"/>
                              </w:rPr>
                              <w:t xml:space="preserve">図 </w:t>
                            </w:r>
                            <w:r w:rsidRPr="00D00384">
                              <w:rPr>
                                <w:rFonts w:ascii="ＭＳ 明朝" w:eastAsia="ＭＳ 明朝" w:hAnsi="ＭＳ 明朝"/>
                                <w:sz w:val="21"/>
                                <w:szCs w:val="21"/>
                              </w:rPr>
                              <w:fldChar w:fldCharType="begin"/>
                            </w:r>
                            <w:r w:rsidRPr="00D00384">
                              <w:rPr>
                                <w:rFonts w:ascii="ＭＳ 明朝" w:eastAsia="ＭＳ 明朝" w:hAnsi="ＭＳ 明朝"/>
                                <w:sz w:val="21"/>
                                <w:szCs w:val="21"/>
                                <w:lang w:eastAsia="ja-JP"/>
                              </w:rPr>
                              <w:instrText xml:space="preserve"> SEQ 図 \* ARABIC </w:instrText>
                            </w:r>
                            <w:r w:rsidRPr="00D00384">
                              <w:rPr>
                                <w:rFonts w:ascii="ＭＳ 明朝" w:eastAsia="ＭＳ 明朝" w:hAnsi="ＭＳ 明朝"/>
                                <w:sz w:val="21"/>
                                <w:szCs w:val="21"/>
                              </w:rPr>
                              <w:fldChar w:fldCharType="separate"/>
                            </w:r>
                            <w:r w:rsidR="00760A42">
                              <w:rPr>
                                <w:rFonts w:ascii="ＭＳ 明朝" w:eastAsia="ＭＳ 明朝" w:hAnsi="ＭＳ 明朝"/>
                                <w:noProof/>
                                <w:sz w:val="21"/>
                                <w:szCs w:val="21"/>
                                <w:lang w:eastAsia="ja-JP"/>
                              </w:rPr>
                              <w:t>41</w:t>
                            </w:r>
                            <w:r w:rsidRPr="00D00384">
                              <w:rPr>
                                <w:rFonts w:ascii="ＭＳ 明朝" w:eastAsia="ＭＳ 明朝" w:hAnsi="ＭＳ 明朝"/>
                                <w:sz w:val="21"/>
                                <w:szCs w:val="21"/>
                              </w:rPr>
                              <w:fldChar w:fldCharType="end"/>
                            </w:r>
                            <w:r w:rsidR="00AC0363" w:rsidRPr="00D00384">
                              <w:rPr>
                                <w:rFonts w:ascii="ＭＳ 明朝" w:eastAsia="ＭＳ 明朝" w:hAnsi="ＭＳ 明朝"/>
                                <w:sz w:val="21"/>
                                <w:szCs w:val="21"/>
                                <w:lang w:eastAsia="ja-JP"/>
                              </w:rPr>
                              <w:t>各プローブのグラウンドリードを個別のワニ口クリップで接続した場合</w:t>
                            </w:r>
                            <w:r w:rsidR="007442B3">
                              <w:rPr>
                                <w:rFonts w:ascii="ＭＳ 明朝" w:eastAsia="ＭＳ 明朝" w:hAnsi="ＭＳ 明朝"/>
                                <w:sz w:val="21"/>
                                <w:szCs w:val="21"/>
                                <w:lang w:eastAsia="ja-JP"/>
                              </w:rPr>
                              <w:t>[1]</w:t>
                            </w:r>
                          </w:p>
                          <w:p w14:paraId="1D039036" w14:textId="0A73FA02" w:rsidR="00AC6E68" w:rsidRPr="00D00384" w:rsidRDefault="00AC6E68" w:rsidP="000202AB">
                            <w:pPr>
                              <w:pStyle w:val="a9"/>
                              <w:rPr>
                                <w:rFonts w:ascii="ＭＳ 明朝" w:eastAsia="ＭＳ 明朝" w:hAnsi="ＭＳ 明朝"/>
                                <w:noProof/>
                                <w:color w:val="000000" w:themeColor="text1"/>
                                <w:sz w:val="21"/>
                                <w:szCs w:val="21"/>
                                <w:lang w:eastAsia="ja-JP"/>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953F6" id="_x0000_s1028" type="#_x0000_t202" style="position:absolute;margin-left:0;margin-top:184.9pt;width:205.1pt;height:36.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" stroked="f">
                <v:textbox inset="0,0,0,0">
                  <w:txbxContent>
                    <w:p w14:paraId="6DCA7193" w14:textId="4881787D" w:rsidR="00AC0363" w:rsidRPr="00D00384" w:rsidRDefault="00AC6E68" w:rsidP="000202AB">
                      <w:pPr>
                        <w:pStyle w:val="a9"/>
                        <w:rPr>
                          <w:rFonts w:ascii="ＭＳ 明朝" w:eastAsia="ＭＳ 明朝" w:hAnsi="ＭＳ 明朝"/>
                          <w:sz w:val="21"/>
                          <w:szCs w:val="21"/>
                          <w:lang w:eastAsia="ja-JP"/>
                        </w:rPr>
                      </w:pPr>
                      <w:r w:rsidRPr="00D00384">
                        <w:rPr>
                          <w:rFonts w:ascii="ＭＳ 明朝" w:eastAsia="ＭＳ 明朝" w:hAnsi="ＭＳ 明朝"/>
                          <w:sz w:val="21"/>
                          <w:szCs w:val="21"/>
                          <w:lang w:eastAsia="ja-JP"/>
                        </w:rPr>
                        <w:t xml:space="preserve">図 </w:t>
                      </w:r>
                      <w:r w:rsidRPr="00D00384">
                        <w:rPr>
                          <w:rFonts w:ascii="ＭＳ 明朝" w:eastAsia="ＭＳ 明朝" w:hAnsi="ＭＳ 明朝"/>
                          <w:sz w:val="21"/>
                          <w:szCs w:val="21"/>
                        </w:rPr>
                        <w:fldChar w:fldCharType="begin"/>
                      </w:r>
                      <w:r w:rsidRPr="00D00384">
                        <w:rPr>
                          <w:rFonts w:ascii="ＭＳ 明朝" w:eastAsia="ＭＳ 明朝" w:hAnsi="ＭＳ 明朝"/>
                          <w:sz w:val="21"/>
                          <w:szCs w:val="21"/>
                          <w:lang w:eastAsia="ja-JP"/>
                        </w:rPr>
                        <w:instrText xml:space="preserve"> SEQ 図 \* ARABIC </w:instrText>
                      </w:r>
                      <w:r w:rsidRPr="00D00384">
                        <w:rPr>
                          <w:rFonts w:ascii="ＭＳ 明朝" w:eastAsia="ＭＳ 明朝" w:hAnsi="ＭＳ 明朝"/>
                          <w:sz w:val="21"/>
                          <w:szCs w:val="21"/>
                        </w:rPr>
                        <w:fldChar w:fldCharType="separate"/>
                      </w:r>
                      <w:r w:rsidR="00760A42">
                        <w:rPr>
                          <w:rFonts w:ascii="ＭＳ 明朝" w:eastAsia="ＭＳ 明朝" w:hAnsi="ＭＳ 明朝"/>
                          <w:noProof/>
                          <w:sz w:val="21"/>
                          <w:szCs w:val="21"/>
                          <w:lang w:eastAsia="ja-JP"/>
                        </w:rPr>
                        <w:t>41</w:t>
                      </w:r>
                      <w:r w:rsidRPr="00D00384">
                        <w:rPr>
                          <w:rFonts w:ascii="ＭＳ 明朝" w:eastAsia="ＭＳ 明朝" w:hAnsi="ＭＳ 明朝"/>
                          <w:sz w:val="21"/>
                          <w:szCs w:val="21"/>
                        </w:rPr>
                        <w:fldChar w:fldCharType="end"/>
                      </w:r>
                      <w:r w:rsidR="00AC0363" w:rsidRPr="00D00384">
                        <w:rPr>
                          <w:rFonts w:ascii="ＭＳ 明朝" w:eastAsia="ＭＳ 明朝" w:hAnsi="ＭＳ 明朝"/>
                          <w:sz w:val="21"/>
                          <w:szCs w:val="21"/>
                          <w:lang w:eastAsia="ja-JP"/>
                        </w:rPr>
                        <w:t>各プローブのグラウンドリードを個別のワニ口クリップで接続した場合</w:t>
                      </w:r>
                      <w:r w:rsidR="007442B3">
                        <w:rPr>
                          <w:rFonts w:ascii="ＭＳ 明朝" w:eastAsia="ＭＳ 明朝" w:hAnsi="ＭＳ 明朝"/>
                          <w:sz w:val="21"/>
                          <w:szCs w:val="21"/>
                          <w:lang w:eastAsia="ja-JP"/>
                        </w:rPr>
                        <w:t>[1]</w:t>
                      </w:r>
                    </w:p>
                    <w:p w14:paraId="1D039036" w14:textId="0A73FA02" w:rsidR="00AC6E68" w:rsidRPr="00D00384" w:rsidRDefault="00AC6E68" w:rsidP="000202AB">
                      <w:pPr>
                        <w:pStyle w:val="a9"/>
                        <w:rPr>
                          <w:rFonts w:ascii="ＭＳ 明朝" w:eastAsia="ＭＳ 明朝" w:hAnsi="ＭＳ 明朝"/>
                          <w:noProof/>
                          <w:color w:val="000000" w:themeColor="text1"/>
                          <w:sz w:val="21"/>
                          <w:szCs w:val="21"/>
                          <w:lang w:eastAsia="ja-JP"/>
                        </w:rPr>
                      </w:pPr>
                    </w:p>
                  </w:txbxContent>
                </v:textbox>
                <w10:wrap type="topAndBottom"/>
              </v:shape>
            </w:pict>
          </mc:Fallback>
        </mc:AlternateContent>
      </w:r>
      <w:r w:rsidR="00AC6E68" w:rsidRPr="00650534">
        <w:rPr>
          <w:rFonts w:asciiTheme="minorEastAsia" w:eastAsiaTheme="minorEastAsia" w:hAnsiTheme="minorEastAsia"/>
          <w:noProof/>
          <w:color w:val="000000" w:themeColor="text1"/>
          <w:sz w:val="21"/>
          <w:szCs w:val="21"/>
        </w:rPr>
        <w:drawing>
          <wp:anchor distT="0" distB="0" distL="114300" distR="114300" simplePos="0" relativeHeight="251661312" behindDoc="0" locked="0" layoutInCell="1" allowOverlap="1" wp14:anchorId="11EAA6CC" wp14:editId="4FFC6BEE">
            <wp:simplePos x="0" y="0"/>
            <wp:positionH relativeFrom="column">
              <wp:posOffset>2981276</wp:posOffset>
            </wp:positionH>
            <wp:positionV relativeFrom="paragraph">
              <wp:posOffset>709099</wp:posOffset>
            </wp:positionV>
            <wp:extent cx="2545715" cy="1583055"/>
            <wp:effectExtent l="0" t="0" r="0" b="4445"/>
            <wp:wrapTopAndBottom/>
            <wp:docPr id="1545790541" name="図 10"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0541" name="図 10" descr="ダイアグラム, 概略図&#10;&#10;AI 生成コンテンツは誤りを含む可能性があります。"/>
                    <pic:cNvPicPr/>
                  </pic:nvPicPr>
                  <pic:blipFill>
                    <a:blip r:embed="rId50"/>
                    <a:stretch>
                      <a:fillRect/>
                    </a:stretch>
                  </pic:blipFill>
                  <pic:spPr>
                    <a:xfrm>
                      <a:off x="0" y="0"/>
                      <a:ext cx="2545715" cy="1583055"/>
                    </a:xfrm>
                    <a:prstGeom prst="rect">
                      <a:avLst/>
                    </a:prstGeom>
                  </pic:spPr>
                </pic:pic>
              </a:graphicData>
            </a:graphic>
            <wp14:sizeRelH relativeFrom="page">
              <wp14:pctWidth>0</wp14:pctWidth>
            </wp14:sizeRelH>
            <wp14:sizeRelV relativeFrom="page">
              <wp14:pctHeight>0</wp14:pctHeight>
            </wp14:sizeRelV>
          </wp:anchor>
        </w:drawing>
      </w:r>
    </w:p>
    <w:p w14:paraId="5CA4A546" w14:textId="0FE63217" w:rsidR="00AC6E68" w:rsidRPr="00650534" w:rsidRDefault="00AC6E68" w:rsidP="00AC6E68">
      <w:pPr>
        <w:pStyle w:val="Web"/>
        <w:keepNext/>
        <w:rPr>
          <w:rFonts w:asciiTheme="minorEastAsia" w:eastAsiaTheme="minorEastAsia" w:hAnsiTheme="minorEastAsia"/>
          <w:color w:val="000000" w:themeColor="text1"/>
          <w:sz w:val="21"/>
          <w:szCs w:val="21"/>
        </w:rPr>
      </w:pPr>
    </w:p>
    <w:p w14:paraId="08C59C5A" w14:textId="38E0E5DC" w:rsidR="00206D3D" w:rsidRPr="00650534" w:rsidRDefault="007D39D8" w:rsidP="00D80518">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r>
      <w:r w:rsidR="00206D3D" w:rsidRPr="00650534">
        <w:rPr>
          <w:rFonts w:asciiTheme="minorEastAsia" w:eastAsiaTheme="minorEastAsia" w:hAnsiTheme="minorEastAsia"/>
          <w:noProof/>
          <w:color w:val="000000" w:themeColor="text1"/>
          <w:sz w:val="21"/>
          <w:szCs w:val="21"/>
        </w:rPr>
        <w:drawing>
          <wp:inline distT="0" distB="0" distL="0" distR="0" wp14:anchorId="1E1CCCD2" wp14:editId="536F13A5">
            <wp:extent cx="3373120" cy="2461260"/>
            <wp:effectExtent l="0" t="0" r="5080" b="2540"/>
            <wp:docPr id="7" name="図 6" descr="グラフ, 箱ひげ図&#10;&#10;AI 生成コンテンツは誤りを含む可能性があります。">
              <a:extLst xmlns:a="http://schemas.openxmlformats.org/drawingml/2006/main">
                <a:ext uri="{FF2B5EF4-FFF2-40B4-BE49-F238E27FC236}">
                  <a16:creationId xmlns:a16="http://schemas.microsoft.com/office/drawing/2014/main" id="{82F9F227-CC85-68AB-3201-71B9C4C9C0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グラフ, 箱ひげ図&#10;&#10;AI 生成コンテンツは誤りを含む可能性があります。">
                      <a:extLst>
                        <a:ext uri="{FF2B5EF4-FFF2-40B4-BE49-F238E27FC236}">
                          <a16:creationId xmlns:a16="http://schemas.microsoft.com/office/drawing/2014/main" id="{82F9F227-CC85-68AB-3201-71B9C4C9C01E}"/>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373120" cy="2461260"/>
                    </a:xfrm>
                    <a:prstGeom prst="rect">
                      <a:avLst/>
                    </a:prstGeom>
                  </pic:spPr>
                </pic:pic>
              </a:graphicData>
            </a:graphic>
          </wp:inline>
        </w:drawing>
      </w:r>
    </w:p>
    <w:p w14:paraId="4C2E8C79" w14:textId="720B40B6"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42</w:t>
      </w:r>
      <w:r w:rsidRPr="00650534">
        <w:rPr>
          <w:rFonts w:asciiTheme="minorEastAsia" w:eastAsiaTheme="minorEastAsia" w:hAnsiTheme="minorEastAsia"/>
          <w:b w:val="0"/>
          <w:bCs w:val="0"/>
          <w:color w:val="000000" w:themeColor="text1"/>
          <w:sz w:val="21"/>
          <w:szCs w:val="21"/>
        </w:rPr>
        <w:fldChar w:fldCharType="end"/>
      </w:r>
      <w:r w:rsidR="00472351" w:rsidRPr="00650534">
        <w:rPr>
          <w:rFonts w:asciiTheme="minorEastAsia" w:eastAsiaTheme="minorEastAsia" w:hAnsiTheme="minorEastAsia"/>
          <w:b w:val="0"/>
          <w:bCs w:val="0"/>
          <w:color w:val="000000" w:themeColor="text1"/>
          <w:sz w:val="21"/>
          <w:szCs w:val="21"/>
        </w:rPr>
        <w:t>入力Eb2を方形波とし，オシロスコープのプローブを図</w:t>
      </w:r>
      <w:r w:rsidR="00472351" w:rsidRPr="00650534">
        <w:rPr>
          <w:rFonts w:asciiTheme="minorEastAsia" w:eastAsiaTheme="minorEastAsia" w:hAnsiTheme="minorEastAsia" w:hint="eastAsia"/>
          <w:b w:val="0"/>
          <w:bCs w:val="0"/>
          <w:color w:val="000000" w:themeColor="text1"/>
          <w:sz w:val="21"/>
          <w:szCs w:val="21"/>
        </w:rPr>
        <w:t>41</w:t>
      </w:r>
      <w:r w:rsidR="00472351" w:rsidRPr="00650534">
        <w:rPr>
          <w:rFonts w:asciiTheme="minorEastAsia" w:eastAsiaTheme="minorEastAsia" w:hAnsiTheme="minorEastAsia"/>
          <w:b w:val="0"/>
          <w:bCs w:val="0"/>
          <w:color w:val="000000" w:themeColor="text1"/>
          <w:sz w:val="21"/>
          <w:szCs w:val="21"/>
        </w:rPr>
        <w:t>のように接続した場合</w:t>
      </w:r>
      <w:r w:rsidR="00472351" w:rsidRPr="00650534">
        <w:rPr>
          <w:rFonts w:asciiTheme="minorEastAsia" w:eastAsiaTheme="minorEastAsia" w:hAnsiTheme="minorEastAsia" w:hint="eastAsia"/>
          <w:b w:val="0"/>
          <w:bCs w:val="0"/>
          <w:color w:val="000000" w:themeColor="text1"/>
          <w:sz w:val="21"/>
          <w:szCs w:val="21"/>
        </w:rPr>
        <w:t>の波形</w:t>
      </w:r>
    </w:p>
    <w:p w14:paraId="63A7CE95" w14:textId="77777777" w:rsidR="00206D3D" w:rsidRPr="00650534" w:rsidRDefault="00206D3D" w:rsidP="00831D94">
      <w:pPr>
        <w:pStyle w:val="Web"/>
        <w:jc w:val="center"/>
        <w:rPr>
          <w:rFonts w:asciiTheme="minorEastAsia" w:eastAsiaTheme="minorEastAsia" w:hAnsiTheme="minorEastAsia"/>
          <w:color w:val="000000" w:themeColor="text1"/>
          <w:sz w:val="21"/>
          <w:szCs w:val="21"/>
        </w:rPr>
      </w:pPr>
    </w:p>
    <w:p w14:paraId="59D382D8" w14:textId="77777777" w:rsidR="00206D3D" w:rsidRPr="00650534" w:rsidRDefault="00206D3D"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15FF0E4C" wp14:editId="3B197DB3">
            <wp:extent cx="3373120" cy="2461260"/>
            <wp:effectExtent l="0" t="0" r="5080" b="2540"/>
            <wp:docPr id="1517825102" name="図 8" descr="グラフ&#10;&#10;AI 生成コンテンツは誤りを含む可能性があります。">
              <a:extLst xmlns:a="http://schemas.openxmlformats.org/drawingml/2006/main">
                <a:ext uri="{FF2B5EF4-FFF2-40B4-BE49-F238E27FC236}">
                  <a16:creationId xmlns:a16="http://schemas.microsoft.com/office/drawing/2014/main" id="{ADC49C34-3379-6FD9-6AE8-54FF079B9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5102" name="図 8" descr="グラフ&#10;&#10;AI 生成コンテンツは誤りを含む可能性があります。">
                      <a:extLst>
                        <a:ext uri="{FF2B5EF4-FFF2-40B4-BE49-F238E27FC236}">
                          <a16:creationId xmlns:a16="http://schemas.microsoft.com/office/drawing/2014/main" id="{ADC49C34-3379-6FD9-6AE8-54FF079B9861}"/>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373120" cy="2461260"/>
                    </a:xfrm>
                    <a:prstGeom prst="rect">
                      <a:avLst/>
                    </a:prstGeom>
                  </pic:spPr>
                </pic:pic>
              </a:graphicData>
            </a:graphic>
          </wp:inline>
        </w:drawing>
      </w:r>
    </w:p>
    <w:p w14:paraId="20FF7C9B" w14:textId="7F58FA53"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43</w:t>
      </w:r>
      <w:r w:rsidRPr="00650534">
        <w:rPr>
          <w:rFonts w:asciiTheme="minorEastAsia" w:eastAsiaTheme="minorEastAsia" w:hAnsiTheme="minorEastAsia"/>
          <w:b w:val="0"/>
          <w:bCs w:val="0"/>
          <w:color w:val="000000" w:themeColor="text1"/>
          <w:sz w:val="21"/>
          <w:szCs w:val="21"/>
        </w:rPr>
        <w:fldChar w:fldCharType="end"/>
      </w:r>
      <w:r w:rsidR="00472351" w:rsidRPr="00650534">
        <w:rPr>
          <w:rFonts w:asciiTheme="minorEastAsia" w:eastAsiaTheme="minorEastAsia" w:hAnsiTheme="minorEastAsia"/>
          <w:b w:val="0"/>
          <w:bCs w:val="0"/>
          <w:color w:val="000000" w:themeColor="text1"/>
          <w:sz w:val="21"/>
          <w:szCs w:val="21"/>
        </w:rPr>
        <w:t>入力Eb2を方形波とし，オシロスコープのプローブを図42のように接続した場合</w:t>
      </w:r>
      <w:r w:rsidR="00472351" w:rsidRPr="00650534">
        <w:rPr>
          <w:rFonts w:asciiTheme="minorEastAsia" w:eastAsiaTheme="minorEastAsia" w:hAnsiTheme="minorEastAsia" w:hint="eastAsia"/>
          <w:b w:val="0"/>
          <w:bCs w:val="0"/>
          <w:color w:val="000000" w:themeColor="text1"/>
          <w:sz w:val="21"/>
          <w:szCs w:val="21"/>
        </w:rPr>
        <w:t>の波形</w:t>
      </w:r>
    </w:p>
    <w:p w14:paraId="5BBA9574" w14:textId="77777777" w:rsidR="00206D3D" w:rsidRPr="00650534" w:rsidRDefault="00206D3D" w:rsidP="00831D94">
      <w:pPr>
        <w:pStyle w:val="Web"/>
        <w:jc w:val="center"/>
        <w:rPr>
          <w:rFonts w:asciiTheme="minorEastAsia" w:eastAsiaTheme="minorEastAsia" w:hAnsiTheme="minorEastAsia"/>
          <w:color w:val="000000" w:themeColor="text1"/>
          <w:sz w:val="21"/>
          <w:szCs w:val="21"/>
        </w:rPr>
      </w:pPr>
    </w:p>
    <w:p w14:paraId="7EA19804" w14:textId="77777777" w:rsidR="00206D3D" w:rsidRPr="00650534" w:rsidRDefault="00206D3D" w:rsidP="00831D94">
      <w:pPr>
        <w:pStyle w:val="Web"/>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drawing>
          <wp:inline distT="0" distB="0" distL="0" distR="0" wp14:anchorId="474CE3B0" wp14:editId="6BC7B74B">
            <wp:extent cx="3373120" cy="2461260"/>
            <wp:effectExtent l="0" t="0" r="5080" b="2540"/>
            <wp:docPr id="15" name="図 14">
              <a:extLst xmlns:a="http://schemas.openxmlformats.org/drawingml/2006/main">
                <a:ext uri="{FF2B5EF4-FFF2-40B4-BE49-F238E27FC236}">
                  <a16:creationId xmlns:a16="http://schemas.microsoft.com/office/drawing/2014/main" id="{8BB5245F-0781-ED81-66DD-18464B98C0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8BB5245F-0781-ED81-66DD-18464B98C008}"/>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373120" cy="2461260"/>
                    </a:xfrm>
                    <a:prstGeom prst="rect">
                      <a:avLst/>
                    </a:prstGeom>
                  </pic:spPr>
                </pic:pic>
              </a:graphicData>
            </a:graphic>
          </wp:inline>
        </w:drawing>
      </w:r>
    </w:p>
    <w:p w14:paraId="1851BD47" w14:textId="0B041671" w:rsidR="00206D3D"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44</w:t>
      </w:r>
      <w:r w:rsidRPr="00650534">
        <w:rPr>
          <w:rFonts w:asciiTheme="minorEastAsia" w:eastAsiaTheme="minorEastAsia" w:hAnsiTheme="minorEastAsia"/>
          <w:b w:val="0"/>
          <w:bCs w:val="0"/>
          <w:color w:val="000000" w:themeColor="text1"/>
          <w:sz w:val="21"/>
          <w:szCs w:val="21"/>
        </w:rPr>
        <w:fldChar w:fldCharType="end"/>
      </w:r>
      <w:r w:rsidR="00472351" w:rsidRPr="00650534">
        <w:rPr>
          <w:rFonts w:asciiTheme="minorEastAsia" w:eastAsiaTheme="minorEastAsia" w:hAnsiTheme="minorEastAsia"/>
          <w:b w:val="0"/>
          <w:bCs w:val="0"/>
          <w:color w:val="000000" w:themeColor="text1"/>
          <w:sz w:val="21"/>
          <w:szCs w:val="21"/>
        </w:rPr>
        <w:t>入力Eb2を正弦波とし，オシロスコープのプローブを図42のように接続した場合</w:t>
      </w:r>
      <w:r w:rsidR="00472351" w:rsidRPr="00650534">
        <w:rPr>
          <w:rFonts w:asciiTheme="minorEastAsia" w:eastAsiaTheme="minorEastAsia" w:hAnsiTheme="minorEastAsia" w:hint="eastAsia"/>
          <w:b w:val="0"/>
          <w:bCs w:val="0"/>
          <w:color w:val="000000" w:themeColor="text1"/>
          <w:sz w:val="21"/>
          <w:szCs w:val="21"/>
        </w:rPr>
        <w:t>の波形</w:t>
      </w:r>
    </w:p>
    <w:p w14:paraId="5553BDC4" w14:textId="77777777" w:rsidR="00560C24" w:rsidRPr="00650534" w:rsidRDefault="00560C24" w:rsidP="00560C24">
      <w:pPr>
        <w:rPr>
          <w:rFonts w:asciiTheme="minorEastAsia" w:eastAsiaTheme="minorEastAsia" w:hAnsiTheme="minorEastAsia"/>
          <w:color w:val="000000" w:themeColor="text1"/>
          <w:sz w:val="21"/>
          <w:szCs w:val="21"/>
        </w:rPr>
      </w:pPr>
    </w:p>
    <w:p w14:paraId="6CF138BE" w14:textId="39D4D534" w:rsidR="00560C24" w:rsidRPr="00650534" w:rsidRDefault="00560C24" w:rsidP="00560C24">
      <w:pPr>
        <w:spacing w:after="220"/>
        <w:ind w:firstLineChars="50" w:firstLine="105"/>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43</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Eb2=1 MHz</w:t>
      </w:r>
      <w:r w:rsidRPr="00650534">
        <w:rPr>
          <w:rFonts w:asciiTheme="minorEastAsia" w:eastAsiaTheme="minorEastAsia" w:hAnsiTheme="minorEastAsia" w:cs="ＭＳ 明朝" w:hint="eastAsia"/>
          <w:color w:val="000000" w:themeColor="text1"/>
          <w:sz w:val="21"/>
          <w:szCs w:val="21"/>
        </w:rPr>
        <w:t>方形波，図</w:t>
      </w:r>
      <w:r w:rsidRPr="00650534">
        <w:rPr>
          <w:rFonts w:asciiTheme="minorEastAsia" w:eastAsiaTheme="minorEastAsia" w:hAnsiTheme="minorEastAsia" w:cs="Georgia"/>
          <w:color w:val="000000" w:themeColor="text1"/>
          <w:sz w:val="21"/>
          <w:szCs w:val="21"/>
        </w:rPr>
        <w:t>41</w:t>
      </w:r>
      <w:r w:rsidRPr="00650534">
        <w:rPr>
          <w:rFonts w:asciiTheme="minorEastAsia" w:eastAsiaTheme="minorEastAsia" w:hAnsiTheme="minorEastAsia" w:cs="ＭＳ 明朝" w:hint="eastAsia"/>
          <w:color w:val="000000" w:themeColor="text1"/>
          <w:sz w:val="21"/>
          <w:szCs w:val="21"/>
        </w:rPr>
        <w:t>の個別グランド）では，</w:t>
      </w:r>
      <w:r w:rsidRPr="00650534">
        <w:rPr>
          <w:rFonts w:asciiTheme="minorEastAsia" w:eastAsiaTheme="minorEastAsia" w:hAnsiTheme="minorEastAsia" w:cs="Georgia"/>
          <w:color w:val="000000" w:themeColor="text1"/>
          <w:sz w:val="21"/>
          <w:szCs w:val="21"/>
        </w:rPr>
        <w:t>CH2</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=27.2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w:t>
      </w:r>
      <w:r w:rsidRPr="00650534">
        <w:rPr>
          <w:rFonts w:asciiTheme="minorEastAsia" w:eastAsiaTheme="minorEastAsia" w:hAnsiTheme="minorEastAsia" w:cs="Georgia"/>
          <w:color w:val="000000" w:themeColor="text1"/>
          <w:sz w:val="21"/>
          <w:szCs w:val="21"/>
        </w:rPr>
        <w:t>CH1</w:t>
      </w:r>
      <w:r w:rsidRPr="00650534">
        <w:rPr>
          <w:rFonts w:asciiTheme="minorEastAsia" w:eastAsiaTheme="minorEastAsia" w:hAnsiTheme="minorEastAsia" w:cs="ＭＳ 明朝" w:hint="eastAsia"/>
          <w:color w:val="000000" w:themeColor="text1"/>
          <w:sz w:val="21"/>
          <w:szCs w:val="21"/>
        </w:rPr>
        <w:t>のスパイクは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=0.392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であり，結合比は</w:t>
      </w:r>
    </w:p>
    <w:p w14:paraId="7D1AC16A" w14:textId="33CF72FE"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k</m:t>
              </m:r>
            </m:e>
            <m:sub>
              <m:r>
                <m:rPr>
                  <m:sty m:val="p"/>
                </m:rPr>
                <w:rPr>
                  <w:rFonts w:ascii="Cambria Math" w:eastAsiaTheme="minorEastAsia" w:hAnsi="Cambria Math"/>
                  <w:color w:val="000000" w:themeColor="text1"/>
                  <w:sz w:val="21"/>
                  <w:szCs w:val="21"/>
                </w:rPr>
                <m:t>sep</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0.392</m:t>
              </m:r>
            </m:num>
            <m:den>
              <m:r>
                <m:rPr>
                  <m:sty m:val="p"/>
                </m:rPr>
                <w:rPr>
                  <w:rFonts w:ascii="Cambria Math" w:eastAsiaTheme="minorEastAsia" w:hAnsi="Cambria Math"/>
                  <w:color w:val="000000" w:themeColor="text1"/>
                  <w:sz w:val="21"/>
                  <w:szCs w:val="21"/>
                </w:rPr>
                <m:t>27.2</m:t>
              </m:r>
            </m:den>
          </m:f>
          <m:r>
            <m:rPr>
              <m:sty m:val="p"/>
            </m:rPr>
            <w:rPr>
              <w:rFonts w:ascii="Cambria Math" w:eastAsiaTheme="minorEastAsia" w:hAnsi="Cambria Math"/>
              <w:color w:val="000000" w:themeColor="text1"/>
              <w:sz w:val="21"/>
              <w:szCs w:val="21"/>
            </w:rPr>
            <m:t>≈1.44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oMath>
      </m:oMathPara>
    </w:p>
    <w:p w14:paraId="067AEB09" w14:textId="15420A91"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44</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Eb2=1 MHz</w:t>
      </w:r>
      <w:r w:rsidRPr="00650534">
        <w:rPr>
          <w:rFonts w:asciiTheme="minorEastAsia" w:eastAsiaTheme="minorEastAsia" w:hAnsiTheme="minorEastAsia" w:cs="ＭＳ 明朝" w:hint="eastAsia"/>
          <w:color w:val="000000" w:themeColor="text1"/>
          <w:sz w:val="21"/>
          <w:szCs w:val="21"/>
        </w:rPr>
        <w:t>方形波，図</w:t>
      </w:r>
      <w:r w:rsidRPr="00650534">
        <w:rPr>
          <w:rFonts w:asciiTheme="minorEastAsia" w:eastAsiaTheme="minorEastAsia" w:hAnsiTheme="minorEastAsia" w:cs="Georgia"/>
          <w:color w:val="000000" w:themeColor="text1"/>
          <w:sz w:val="21"/>
          <w:szCs w:val="21"/>
        </w:rPr>
        <w:t>42</w:t>
      </w:r>
      <w:r w:rsidRPr="00650534">
        <w:rPr>
          <w:rFonts w:asciiTheme="minorEastAsia" w:eastAsiaTheme="minorEastAsia" w:hAnsiTheme="minorEastAsia" w:cs="ＭＳ 明朝" w:hint="eastAsia"/>
          <w:color w:val="000000" w:themeColor="text1"/>
          <w:sz w:val="21"/>
          <w:szCs w:val="21"/>
        </w:rPr>
        <w:t>の共通グランド）では</w:t>
      </w:r>
      <w:r w:rsidRPr="00650534">
        <w:rPr>
          <w:rFonts w:asciiTheme="minorEastAsia" w:eastAsiaTheme="minorEastAsia" w:hAnsiTheme="minorEastAsia" w:cs="Georgia"/>
          <w:color w:val="000000" w:themeColor="text1"/>
          <w:sz w:val="21"/>
          <w:szCs w:val="21"/>
        </w:rPr>
        <w:t xml:space="preserve"> CH1 </w:t>
      </w:r>
      <w:r w:rsidRPr="00650534">
        <w:rPr>
          <w:rFonts w:asciiTheme="minorEastAsia" w:eastAsiaTheme="minorEastAsia" w:hAnsiTheme="minorEastAsia" w:cs="ＭＳ 明朝" w:hint="eastAsia"/>
          <w:color w:val="000000" w:themeColor="text1"/>
          <w:sz w:val="21"/>
          <w:szCs w:val="21"/>
        </w:rPr>
        <w:t>のスパイクが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1.38</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まで増え，</w:t>
      </w:r>
    </w:p>
    <w:p w14:paraId="34975E8F" w14:textId="0C856419"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k</m:t>
              </m:r>
            </m:e>
            <m:sub>
              <m:r>
                <m:rPr>
                  <m:sty m:val="p"/>
                </m:rPr>
                <w:rPr>
                  <w:rFonts w:ascii="Cambria Math" w:eastAsiaTheme="minorEastAsia" w:hAnsi="Cambria Math"/>
                  <w:color w:val="000000" w:themeColor="text1"/>
                  <w:sz w:val="21"/>
                  <w:szCs w:val="21"/>
                </w:rPr>
                <m:t>com</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1.38</m:t>
              </m:r>
            </m:num>
            <m:den>
              <m:r>
                <m:rPr>
                  <m:sty m:val="p"/>
                </m:rPr>
                <w:rPr>
                  <w:rFonts w:ascii="Cambria Math" w:eastAsiaTheme="minorEastAsia" w:hAnsi="Cambria Math"/>
                  <w:color w:val="000000" w:themeColor="text1"/>
                  <w:sz w:val="21"/>
                  <w:szCs w:val="21"/>
                </w:rPr>
                <m:t>27.2</m:t>
              </m:r>
            </m:den>
          </m:f>
          <m:r>
            <m:rPr>
              <m:sty m:val="p"/>
            </m:rPr>
            <w:rPr>
              <w:rFonts w:ascii="Cambria Math" w:eastAsiaTheme="minorEastAsia" w:hAnsi="Cambria Math"/>
              <w:color w:val="000000" w:themeColor="text1"/>
              <w:sz w:val="21"/>
              <w:szCs w:val="21"/>
            </w:rPr>
            <m:t>≈5.07</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k</m:t>
                  </m:r>
                </m:e>
                <m:sub>
                  <m:r>
                    <m:rPr>
                      <m:sty m:val="p"/>
                    </m:rPr>
                    <w:rPr>
                      <w:rFonts w:ascii="Cambria Math" w:eastAsiaTheme="minorEastAsia" w:hAnsi="Cambria Math"/>
                      <w:color w:val="000000" w:themeColor="text1"/>
                      <w:sz w:val="21"/>
                      <w:szCs w:val="21"/>
                    </w:rPr>
                    <m:t>com</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k</m:t>
                  </m:r>
                </m:e>
                <m:sub>
                  <m:r>
                    <m:rPr>
                      <m:sty m:val="p"/>
                    </m:rPr>
                    <w:rPr>
                      <w:rFonts w:ascii="Cambria Math" w:eastAsiaTheme="minorEastAsia" w:hAnsi="Cambria Math"/>
                      <w:color w:val="000000" w:themeColor="text1"/>
                      <w:sz w:val="21"/>
                      <w:szCs w:val="21"/>
                    </w:rPr>
                    <m:t>sep</m:t>
                  </m:r>
                </m:sub>
              </m:sSub>
            </m:den>
          </m:f>
          <m:r>
            <m:rPr>
              <m:sty m:val="p"/>
            </m:rPr>
            <w:rPr>
              <w:rFonts w:ascii="Cambria Math" w:eastAsiaTheme="minorEastAsia" w:hAnsi="Cambria Math"/>
              <w:color w:val="000000" w:themeColor="text1"/>
              <w:sz w:val="21"/>
              <w:szCs w:val="21"/>
            </w:rPr>
            <m:t>≈3.52</m:t>
          </m:r>
        </m:oMath>
      </m:oMathPara>
    </w:p>
    <w:p w14:paraId="2E1366D2" w14:textId="7111AFE1"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となる。図</w:t>
      </w:r>
      <w:r w:rsidRPr="00650534">
        <w:rPr>
          <w:rFonts w:asciiTheme="minorEastAsia" w:eastAsiaTheme="minorEastAsia" w:hAnsiTheme="minorEastAsia" w:cs="Georgia"/>
          <w:color w:val="000000" w:themeColor="text1"/>
          <w:sz w:val="21"/>
          <w:szCs w:val="21"/>
        </w:rPr>
        <w:t>45</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Eb2=1 MHz</w:t>
      </w:r>
      <w:r w:rsidRPr="00650534">
        <w:rPr>
          <w:rFonts w:asciiTheme="minorEastAsia" w:eastAsiaTheme="minorEastAsia" w:hAnsiTheme="minorEastAsia" w:cs="ＭＳ 明朝" w:hint="eastAsia"/>
          <w:color w:val="000000" w:themeColor="text1"/>
          <w:sz w:val="21"/>
          <w:szCs w:val="21"/>
        </w:rPr>
        <w:t>正弦波，共通グランド）では</w:t>
      </w:r>
      <w:r w:rsidRPr="00650534">
        <w:rPr>
          <w:rFonts w:asciiTheme="minorEastAsia" w:eastAsiaTheme="minorEastAsia" w:hAnsiTheme="minorEastAsia" w:cs="Georgia"/>
          <w:color w:val="000000" w:themeColor="text1"/>
          <w:sz w:val="21"/>
          <w:szCs w:val="21"/>
        </w:rPr>
        <w:t xml:space="preserve"> CH1 </w:t>
      </w:r>
      <w:r w:rsidRPr="00650534">
        <w:rPr>
          <w:rFonts w:asciiTheme="minorEastAsia" w:eastAsiaTheme="minorEastAsia" w:hAnsiTheme="minorEastAsia" w:cs="ＭＳ 明朝" w:hint="eastAsia"/>
          <w:color w:val="000000" w:themeColor="text1"/>
          <w:sz w:val="21"/>
          <w:szCs w:val="21"/>
        </w:rPr>
        <w:t>の揺らぎは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0.152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まで低下する。すなわち，グランドの取り方と波形のエッジ速度が，低周波入力側（</w:t>
      </w:r>
      <w:r w:rsidRPr="00650534">
        <w:rPr>
          <w:rFonts w:asciiTheme="minorEastAsia" w:eastAsiaTheme="minorEastAsia" w:hAnsiTheme="minorEastAsia" w:cs="Georgia"/>
          <w:color w:val="000000" w:themeColor="text1"/>
          <w:sz w:val="21"/>
          <w:szCs w:val="21"/>
        </w:rPr>
        <w:t>Eb1=3 kHz</w:t>
      </w:r>
      <w:r w:rsidRPr="00650534">
        <w:rPr>
          <w:rFonts w:asciiTheme="minorEastAsia" w:eastAsiaTheme="minorEastAsia" w:hAnsiTheme="minorEastAsia" w:cs="ＭＳ 明朝" w:hint="eastAsia"/>
          <w:color w:val="000000" w:themeColor="text1"/>
          <w:sz w:val="21"/>
          <w:szCs w:val="21"/>
        </w:rPr>
        <w:t>）の見かけのノイズ量を</w:t>
      </w:r>
      <w:r w:rsidRPr="00650534">
        <w:rPr>
          <w:rFonts w:asciiTheme="minorEastAsia" w:eastAsiaTheme="minorEastAsia" w:hAnsiTheme="minorEastAsia" w:cs="Georgia"/>
          <w:color w:val="000000" w:themeColor="text1"/>
          <w:sz w:val="21"/>
          <w:szCs w:val="21"/>
        </w:rPr>
        <w:t xml:space="preserve"> 1 </w:t>
      </w:r>
      <w:r w:rsidRPr="00650534">
        <w:rPr>
          <w:rFonts w:asciiTheme="minorEastAsia" w:eastAsiaTheme="minorEastAsia" w:hAnsiTheme="minorEastAsia" w:cs="ＭＳ 明朝" w:hint="eastAsia"/>
          <w:color w:val="000000" w:themeColor="text1"/>
          <w:sz w:val="21"/>
          <w:szCs w:val="21"/>
        </w:rPr>
        <w:t>桁以上変えている。</w:t>
      </w:r>
    </w:p>
    <w:p w14:paraId="395C5C15" w14:textId="5D13E718"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この差は共通インピーダンス結合とループ面積の違いで説明できる。プローブのグランドリードには数</w:t>
      </w:r>
      <w:r w:rsidRPr="00650534">
        <w:rPr>
          <w:rFonts w:asciiTheme="minorEastAsia" w:eastAsiaTheme="minorEastAsia" w:hAnsiTheme="minorEastAsia" w:cs="Georgia"/>
          <w:color w:val="000000" w:themeColor="text1"/>
          <w:sz w:val="21"/>
          <w:szCs w:val="21"/>
        </w:rPr>
        <w:t xml:space="preserve"> cm </w:t>
      </w:r>
      <w:r w:rsidRPr="00650534">
        <w:rPr>
          <w:rFonts w:asciiTheme="minorEastAsia" w:eastAsiaTheme="minorEastAsia" w:hAnsiTheme="minorEastAsia" w:cs="ＭＳ 明朝" w:hint="eastAsia"/>
          <w:color w:val="000000" w:themeColor="text1"/>
          <w:sz w:val="21"/>
          <w:szCs w:val="21"/>
        </w:rPr>
        <w:t>でおよそ</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のインダクタンスがある。</w:t>
      </w:r>
      <w:r w:rsidRPr="00650534">
        <w:rPr>
          <w:rFonts w:asciiTheme="minorEastAsia" w:eastAsiaTheme="minorEastAsia" w:hAnsiTheme="minorEastAsia" w:cs="Georgia"/>
          <w:color w:val="000000" w:themeColor="text1"/>
          <w:sz w:val="21"/>
          <w:szCs w:val="21"/>
        </w:rPr>
        <w:t xml:space="preserve">1 MHz </w:t>
      </w:r>
      <w:r w:rsidRPr="00650534">
        <w:rPr>
          <w:rFonts w:asciiTheme="minorEastAsia" w:eastAsiaTheme="minorEastAsia" w:hAnsiTheme="minorEastAsia" w:cs="ＭＳ 明朝" w:hint="eastAsia"/>
          <w:color w:val="000000" w:themeColor="text1"/>
          <w:sz w:val="21"/>
          <w:szCs w:val="21"/>
        </w:rPr>
        <w:t>方形波の立上りを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oMath>
      <w:r w:rsidRPr="00650534">
        <w:rPr>
          <w:rFonts w:asciiTheme="minorEastAsia" w:eastAsiaTheme="minorEastAsia" w:hAnsiTheme="minorEastAsia" w:cs="ＭＳ 明朝" w:hint="eastAsia"/>
          <w:color w:val="000000" w:themeColor="text1"/>
          <w:sz w:val="21"/>
          <w:szCs w:val="21"/>
        </w:rPr>
        <w:t>（例えば</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oMath>
      <w:r w:rsidRPr="00650534">
        <w:rPr>
          <w:rFonts w:asciiTheme="minorEastAsia" w:eastAsiaTheme="minorEastAsia" w:hAnsiTheme="minorEastAsia" w:cs="ＭＳ 明朝" w:hint="eastAsia"/>
          <w:color w:val="000000" w:themeColor="text1"/>
          <w:sz w:val="21"/>
          <w:szCs w:val="21"/>
        </w:rPr>
        <w:t>）とすると，戻り電流の時間変化は</w:t>
      </w:r>
    </w:p>
    <w:p w14:paraId="27456AA5" w14:textId="76D7D51B" w:rsidR="00560C24" w:rsidRPr="00650534" w:rsidRDefault="00000000" w:rsidP="00560C24">
      <w:pPr>
        <w:spacing w:after="220"/>
        <w:rPr>
          <w:rFonts w:asciiTheme="minorEastAsia" w:eastAsiaTheme="minorEastAsia" w:hAnsiTheme="minorEastAsia"/>
          <w:color w:val="000000" w:themeColor="text1"/>
          <w:sz w:val="21"/>
          <w:szCs w:val="21"/>
        </w:rPr>
      </w:pPr>
      <m:oMathPara>
        <m:oMath>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e>
          </m:d>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I</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r>
            <m:rPr>
              <m:sty m:val="p"/>
            </m:rPr>
            <w:rPr>
              <w:rFonts w:ascii="Cambria Math" w:eastAsiaTheme="minorEastAsia" w:hAnsi="Cambria Math"/>
              <w:color w:val="000000" w:themeColor="text1"/>
              <w:sz w:val="21"/>
              <w:szCs w:val="21"/>
            </w:rPr>
            <m:t xml:space="preserve"> </m:t>
          </m:r>
          <m:r>
            <m:rPr>
              <m:nor/>
            </m:rPr>
            <w:rPr>
              <w:rFonts w:asciiTheme="minorEastAsia" w:eastAsiaTheme="minorEastAsia" w:hAnsiTheme="minorEastAsia"/>
              <w:color w:val="000000" w:themeColor="text1"/>
              <w:sz w:val="21"/>
              <w:szCs w:val="21"/>
            </w:rPr>
            <m:t>または</m:t>
          </m:r>
          <m:r>
            <m:rPr>
              <m:sty m:val="p"/>
            </m:rPr>
            <w:rPr>
              <w:rFonts w:ascii="Cambria Math" w:eastAsiaTheme="minorEastAsia" w:hAnsi="Cambria Math"/>
              <w:color w:val="000000" w:themeColor="text1"/>
              <w:sz w:val="21"/>
              <w:szCs w:val="21"/>
            </w:rPr>
            <m:t xml:space="preserve"> </m:t>
          </m:r>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e>
          </m:d>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eq</m:t>
              </m:r>
            </m:sub>
          </m:sSub>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oMath>
      </m:oMathPara>
    </w:p>
    <w:p w14:paraId="2D190DB1" w14:textId="77777777"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で与えられ，グランドリードに生じる電圧は</w:t>
      </w:r>
    </w:p>
    <w:p w14:paraId="352EF94C" w14:textId="64C732E9"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r>
            <m:rPr>
              <m:sty m:val="p"/>
            </m:rPr>
            <w:rPr>
              <w:rFonts w:ascii="Cambria Math" w:eastAsiaTheme="minorEastAsia" w:hAnsi="Cambria Math"/>
              <w:color w:val="000000" w:themeColor="text1"/>
              <w:sz w:val="21"/>
              <w:szCs w:val="21"/>
            </w:rPr>
            <m:t>.</m:t>
          </m:r>
        </m:oMath>
      </m:oMathPara>
    </w:p>
    <w:p w14:paraId="661EA2B6" w14:textId="0DF3125B" w:rsidR="00560C24" w:rsidRPr="00650534" w:rsidRDefault="00000000" w:rsidP="00560C24">
      <w:pPr>
        <w:spacing w:after="220"/>
        <w:rPr>
          <w:rFonts w:asciiTheme="minorEastAsia" w:eastAsiaTheme="minorEastAsia" w:hAnsiTheme="minorEastAsia"/>
          <w:color w:val="000000" w:themeColor="text1"/>
          <w:sz w:val="21"/>
          <w:szCs w:val="21"/>
        </w:rPr>
      </w:pP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eq</m:t>
            </m:r>
          </m:sub>
        </m:sSub>
      </m:oMath>
      <w:r w:rsidR="00560C24" w:rsidRPr="00650534">
        <w:rPr>
          <w:rFonts w:asciiTheme="minorEastAsia" w:eastAsiaTheme="minorEastAsia" w:hAnsiTheme="minorEastAsia" w:cs="Georgia"/>
          <w:color w:val="000000" w:themeColor="text1"/>
          <w:sz w:val="21"/>
          <w:szCs w:val="21"/>
        </w:rPr>
        <w:t xml:space="preserve"> </w:t>
      </w:r>
      <w:r w:rsidR="00560C24" w:rsidRPr="00650534">
        <w:rPr>
          <w:rFonts w:asciiTheme="minorEastAsia" w:eastAsiaTheme="minorEastAsia" w:hAnsiTheme="minorEastAsia" w:cs="ＭＳ 明朝" w:hint="eastAsia"/>
          <w:color w:val="000000" w:themeColor="text1"/>
          <w:sz w:val="21"/>
          <w:szCs w:val="21"/>
        </w:rPr>
        <w:t>をプローブ・配線の等価容量（</w:t>
      </w:r>
      <m:oMath>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pF</m:t>
        </m:r>
      </m:oMath>
      <w:r w:rsidR="00560C24" w:rsidRPr="00650534">
        <w:rPr>
          <w:rFonts w:asciiTheme="minorEastAsia" w:eastAsiaTheme="minorEastAsia" w:hAnsiTheme="minorEastAsia" w:cs="Georgia"/>
          <w:color w:val="000000" w:themeColor="text1"/>
          <w:sz w:val="21"/>
          <w:szCs w:val="21"/>
        </w:rPr>
        <w:t xml:space="preserve"> </w:t>
      </w:r>
      <w:r w:rsidR="00560C24" w:rsidRPr="00650534">
        <w:rPr>
          <w:rFonts w:asciiTheme="minorEastAsia" w:eastAsiaTheme="minorEastAsia" w:hAnsiTheme="minorEastAsia" w:cs="ＭＳ 明朝" w:hint="eastAsia"/>
          <w:color w:val="000000" w:themeColor="text1"/>
          <w:sz w:val="21"/>
          <w:szCs w:val="21"/>
        </w:rPr>
        <w:t>程度），</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00560C24"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oMath>
      <w:r w:rsidR="00560C24" w:rsidRPr="00650534">
        <w:rPr>
          <w:rFonts w:asciiTheme="minorEastAsia" w:eastAsiaTheme="minorEastAsia" w:hAnsiTheme="minorEastAsia" w:cs="Georgia"/>
          <w:color w:val="000000" w:themeColor="text1"/>
          <w:sz w:val="21"/>
          <w:szCs w:val="21"/>
        </w:rPr>
        <w:t xml:space="preserve"> </w:t>
      </w:r>
      <w:r w:rsidR="00560C24" w:rsidRPr="00650534">
        <w:rPr>
          <w:rFonts w:asciiTheme="minorEastAsia" w:eastAsiaTheme="minorEastAsia" w:hAnsiTheme="minorEastAsia" w:cs="ＭＳ 明朝" w:hint="eastAsia"/>
          <w:color w:val="000000" w:themeColor="text1"/>
          <w:sz w:val="21"/>
          <w:szCs w:val="21"/>
        </w:rPr>
        <w:t>と見積もると</w:t>
      </w:r>
    </w:p>
    <w:p w14:paraId="4055129C" w14:textId="5958AD0C" w:rsidR="00560C24" w:rsidRPr="00650534" w:rsidRDefault="00000000" w:rsidP="00560C24">
      <w:pPr>
        <w:spacing w:after="220"/>
        <w:rPr>
          <w:rFonts w:asciiTheme="minorEastAsia" w:eastAsiaTheme="minorEastAsia" w:hAnsiTheme="minorEastAsia"/>
          <w:color w:val="000000" w:themeColor="text1"/>
          <w:sz w:val="21"/>
          <w:szCs w:val="21"/>
        </w:rPr>
      </w:pPr>
      <m:oMathPara>
        <m:oMath>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e>
          </m:d>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ns=2</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 xml:space="preserve">mA/ns,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nH)×(2</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4)×</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6</m:t>
              </m:r>
            </m:sup>
          </m:s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A/s∼0.2</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0.4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1AB7B321" w14:textId="5F85C8F6"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個別グランドの場合（図</w:t>
      </w:r>
      <w:r w:rsidRPr="00650534">
        <w:rPr>
          <w:rFonts w:asciiTheme="minorEastAsia" w:eastAsiaTheme="minorEastAsia" w:hAnsiTheme="minorEastAsia" w:cs="Georgia"/>
          <w:color w:val="000000" w:themeColor="text1"/>
          <w:sz w:val="21"/>
          <w:szCs w:val="21"/>
        </w:rPr>
        <w:t>41</w:t>
      </w:r>
      <w:r w:rsidRPr="00650534">
        <w:rPr>
          <w:rFonts w:asciiTheme="minorEastAsia" w:eastAsiaTheme="minorEastAsia" w:hAnsiTheme="minorEastAsia" w:cs="ＭＳ 明朝" w:hint="eastAsia"/>
          <w:color w:val="000000" w:themeColor="text1"/>
          <w:sz w:val="21"/>
          <w:szCs w:val="21"/>
        </w:rPr>
        <w:t>）には各リードに別々の電流が流れ，</w:t>
      </w:r>
      <w:r w:rsidRPr="00650534">
        <w:rPr>
          <w:rFonts w:asciiTheme="minorEastAsia" w:eastAsiaTheme="minorEastAsia" w:hAnsiTheme="minorEastAsia" w:cs="Georgia"/>
          <w:color w:val="000000" w:themeColor="text1"/>
          <w:sz w:val="21"/>
          <w:szCs w:val="21"/>
        </w:rPr>
        <w:t xml:space="preserve">CH1 </w:t>
      </w:r>
      <w:r w:rsidRPr="00650534">
        <w:rPr>
          <w:rFonts w:asciiTheme="minorEastAsia" w:eastAsiaTheme="minorEastAsia" w:hAnsiTheme="minorEastAsia" w:cs="ＭＳ 明朝" w:hint="eastAsia"/>
          <w:color w:val="000000" w:themeColor="text1"/>
          <w:sz w:val="21"/>
          <w:szCs w:val="21"/>
        </w:rPr>
        <w:t>に見える</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はこのオーダであり，実測</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0.392</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と整合する。共通グランド（図</w:t>
      </w:r>
      <w:r w:rsidRPr="00650534">
        <w:rPr>
          <w:rFonts w:asciiTheme="minorEastAsia" w:eastAsiaTheme="minorEastAsia" w:hAnsiTheme="minorEastAsia" w:cs="Georgia"/>
          <w:color w:val="000000" w:themeColor="text1"/>
          <w:sz w:val="21"/>
          <w:szCs w:val="21"/>
        </w:rPr>
        <w:t>42</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2 </w:t>
      </w:r>
      <w:r w:rsidRPr="00650534">
        <w:rPr>
          <w:rFonts w:asciiTheme="minorEastAsia" w:eastAsiaTheme="minorEastAsia" w:hAnsiTheme="minorEastAsia" w:cs="ＭＳ 明朝" w:hint="eastAsia"/>
          <w:color w:val="000000" w:themeColor="text1"/>
          <w:sz w:val="21"/>
          <w:szCs w:val="21"/>
        </w:rPr>
        <w:t>本のプローブや回路の戻り電流が同じ細いリードに重なり，</w:t>
      </w:r>
      <m:oMath>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がほぼ加算されるため</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が数倍に増える。実際に</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k</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が約</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倍に増えており，共通インピーダンスに起因する電位差が</w:t>
      </w:r>
      <w:r w:rsidRPr="00650534">
        <w:rPr>
          <w:rFonts w:asciiTheme="minorEastAsia" w:eastAsiaTheme="minorEastAsia" w:hAnsiTheme="minorEastAsia" w:cs="Georgia"/>
          <w:color w:val="000000" w:themeColor="text1"/>
          <w:sz w:val="21"/>
          <w:szCs w:val="21"/>
        </w:rPr>
        <w:t xml:space="preserve"> CH1 </w:t>
      </w:r>
      <w:r w:rsidRPr="00650534">
        <w:rPr>
          <w:rFonts w:asciiTheme="minorEastAsia" w:eastAsiaTheme="minorEastAsia" w:hAnsiTheme="minorEastAsia" w:cs="ＭＳ 明朝" w:hint="eastAsia"/>
          <w:color w:val="000000" w:themeColor="text1"/>
          <w:sz w:val="21"/>
          <w:szCs w:val="21"/>
        </w:rPr>
        <w:t>に重畳していることを示す。</w:t>
      </w:r>
    </w:p>
    <w:p w14:paraId="145FC545" w14:textId="77777777"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波形依存性はエッジの速度で決まる。正弦波の最大傾きは</w:t>
      </w:r>
    </w:p>
    <w:p w14:paraId="391F9819" w14:textId="4463B144"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m:rPr>
                  <m:sty m:val="p"/>
                </m:rPr>
                <w:rPr>
                  <w:rFonts w:ascii="Cambria Math" w:eastAsiaTheme="minorEastAsia" w:hAnsi="Cambria Math"/>
                  <w:color w:val="000000" w:themeColor="text1"/>
                  <w:sz w:val="21"/>
                  <w:szCs w:val="21"/>
                </w:rPr>
                <m:t>sin,max</m:t>
              </m:r>
            </m:sub>
          </m:sSub>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pk</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m:t>
          </m:r>
        </m:oMath>
      </m:oMathPara>
    </w:p>
    <w:p w14:paraId="0C1ABB1F" w14:textId="77777777"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方形波の傾きは</w:t>
      </w:r>
    </w:p>
    <w:p w14:paraId="78894509" w14:textId="456F5935"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r>
            <m:rPr>
              <m:sty m:val="p"/>
            </m:rPr>
            <w:rPr>
              <w:rFonts w:ascii="Cambria Math" w:eastAsiaTheme="minorEastAsia" w:hAnsi="Cambria Math"/>
              <w:color w:val="000000" w:themeColor="text1"/>
              <w:sz w:val="21"/>
              <w:szCs w:val="21"/>
            </w:rPr>
            <m:t>.</m:t>
          </m:r>
        </m:oMath>
      </m:oMathPara>
    </w:p>
    <w:p w14:paraId="452A73FD" w14:textId="102A6BAB" w:rsidR="00560C24" w:rsidRPr="00650534" w:rsidRDefault="00FF226B" w:rsidP="00560C24">
      <w:pPr>
        <w:spacing w:after="220"/>
        <w:rPr>
          <w:rFonts w:asciiTheme="minorEastAsia" w:eastAsiaTheme="minorEastAsia" w:hAnsiTheme="minorEastAsia"/>
          <w:color w:val="000000" w:themeColor="text1"/>
          <w:sz w:val="21"/>
          <w:szCs w:val="21"/>
        </w:rPr>
      </w:pP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00560C24"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00560C24" w:rsidRPr="00650534">
        <w:rPr>
          <w:rFonts w:asciiTheme="minorEastAsia" w:eastAsiaTheme="minorEastAsia" w:hAnsiTheme="minorEastAsia" w:cs="ＭＳ 明朝" w:hint="eastAsia"/>
          <w:color w:val="000000" w:themeColor="text1"/>
          <w:sz w:val="21"/>
          <w:szCs w:val="21"/>
        </w:rPr>
        <w:t>，</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oMath>
      <w:r w:rsidR="00560C24" w:rsidRPr="00650534">
        <w:rPr>
          <w:rFonts w:asciiTheme="minorEastAsia" w:eastAsiaTheme="minorEastAsia" w:hAnsiTheme="minorEastAsia" w:cs="Georgia"/>
          <w:color w:val="000000" w:themeColor="text1"/>
          <w:sz w:val="21"/>
          <w:szCs w:val="21"/>
        </w:rPr>
        <w:t xml:space="preserve"> </w:t>
      </w:r>
      <w:r w:rsidR="00560C24" w:rsidRPr="00650534">
        <w:rPr>
          <w:rFonts w:asciiTheme="minorEastAsia" w:eastAsiaTheme="minorEastAsia" w:hAnsiTheme="minorEastAsia" w:cs="ＭＳ 明朝" w:hint="eastAsia"/>
          <w:color w:val="000000" w:themeColor="text1"/>
          <w:sz w:val="21"/>
          <w:szCs w:val="21"/>
        </w:rPr>
        <w:t>とすると</w:t>
      </w:r>
    </w:p>
    <w:p w14:paraId="08B08535" w14:textId="66B8BADC" w:rsidR="00560C24" w:rsidRPr="00650534" w:rsidRDefault="00000000" w:rsidP="00560C24">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w:rPr>
                      <w:rFonts w:ascii="Apple Color Emoji" w:eastAsiaTheme="minorEastAsia" w:hAnsi="Apple Color Emoji" w:cs="Apple Color Emoji"/>
                      <w:color w:val="000000" w:themeColor="text1"/>
                      <w:sz w:val="21"/>
                      <w:szCs w:val="21"/>
                    </w:rPr>
                    <m:t>◻</m:t>
                  </m:r>
                </m:sub>
              </m:sSub>
            </m:num>
            <m:den>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m:rPr>
                      <m:sty m:val="p"/>
                    </m:rPr>
                    <w:rPr>
                      <w:rFonts w:ascii="Cambria Math" w:eastAsiaTheme="minorEastAsia" w:hAnsi="Cambria Math"/>
                      <w:color w:val="000000" w:themeColor="text1"/>
                      <w:sz w:val="21"/>
                      <w:szCs w:val="21"/>
                    </w:rPr>
                    <m:t>sin,max</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num>
            <m:den>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6</m:t>
                  </m:r>
                </m:sup>
              </m:sSup>
              <m:r>
                <m:rPr>
                  <m:sty m:val="p"/>
                </m:rPr>
                <w:rPr>
                  <w:rFonts w:ascii="Cambria Math" w:eastAsiaTheme="minorEastAsia" w:hAnsi="Cambria Math"/>
                  <w:color w:val="000000" w:themeColor="text1"/>
                  <w:sz w:val="21"/>
                  <w:szCs w:val="21"/>
                </w:rPr>
                <m:t>×20</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9</m:t>
                  </m:r>
                </m:sup>
              </m:sSup>
            </m:num>
            <m:den>
              <m:r>
                <m:rPr>
                  <m:sty m:val="p"/>
                </m:rPr>
                <w:rPr>
                  <w:rFonts w:ascii="Cambria Math" w:eastAsiaTheme="minorEastAsia" w:hAnsi="Cambria Math"/>
                  <w:color w:val="000000" w:themeColor="text1"/>
                  <w:sz w:val="21"/>
                  <w:szCs w:val="21"/>
                </w:rPr>
                <m:t>6.28×</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7</m:t>
                  </m:r>
                </m:sup>
              </m:sSup>
            </m:den>
          </m:f>
          <m:r>
            <m:rPr>
              <m:sty m:val="p"/>
            </m:rPr>
            <w:rPr>
              <w:rFonts w:ascii="Cambria Math" w:eastAsiaTheme="minorEastAsia" w:hAnsi="Cambria Math"/>
              <w:color w:val="000000" w:themeColor="text1"/>
              <w:sz w:val="21"/>
              <w:szCs w:val="21"/>
            </w:rPr>
            <m:t>≈32.</m:t>
          </m:r>
        </m:oMath>
      </m:oMathPara>
    </w:p>
    <w:p w14:paraId="76F302FD" w14:textId="1304DB2B"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方形波は正弦波より</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倍以上速い傾きになりやすく，</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dI</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も同倍率で増えやすいので，図</w:t>
      </w:r>
      <w:r w:rsidRPr="00650534">
        <w:rPr>
          <w:rFonts w:asciiTheme="minorEastAsia" w:eastAsiaTheme="minorEastAsia" w:hAnsiTheme="minorEastAsia" w:cs="Georgia"/>
          <w:color w:val="000000" w:themeColor="text1"/>
          <w:sz w:val="21"/>
          <w:szCs w:val="21"/>
        </w:rPr>
        <w:t>44</w:t>
      </w:r>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CH1 </w:t>
      </w:r>
      <w:r w:rsidRPr="00650534">
        <w:rPr>
          <w:rFonts w:asciiTheme="minorEastAsia" w:eastAsiaTheme="minorEastAsia" w:hAnsiTheme="minorEastAsia" w:cs="ＭＳ 明朝" w:hint="eastAsia"/>
          <w:color w:val="000000" w:themeColor="text1"/>
          <w:sz w:val="21"/>
          <w:szCs w:val="21"/>
        </w:rPr>
        <w:t>の擾乱が大きく，図</w:t>
      </w:r>
      <w:r w:rsidRPr="00650534">
        <w:rPr>
          <w:rFonts w:asciiTheme="minorEastAsia" w:eastAsiaTheme="minorEastAsia" w:hAnsiTheme="minorEastAsia" w:cs="Georgia"/>
          <w:color w:val="000000" w:themeColor="text1"/>
          <w:sz w:val="21"/>
          <w:szCs w:val="21"/>
        </w:rPr>
        <w:t>45</w:t>
      </w:r>
      <w:r w:rsidRPr="00650534">
        <w:rPr>
          <w:rFonts w:asciiTheme="minorEastAsia" w:eastAsiaTheme="minorEastAsia" w:hAnsiTheme="minorEastAsia" w:cs="ＭＳ 明朝" w:hint="eastAsia"/>
          <w:color w:val="000000" w:themeColor="text1"/>
          <w:sz w:val="21"/>
          <w:szCs w:val="21"/>
        </w:rPr>
        <w:t>では小さいという傾向と一致する。</w:t>
      </w:r>
    </w:p>
    <w:p w14:paraId="63C6A1B7" w14:textId="2DA92167"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加えて，グランドリードと測定点で作るループ面積が大きいほど磁界結合</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ind</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d</m:t>
        </m:r>
        <m:r>
          <m:rPr>
            <m:sty m:val="p"/>
          </m:rPr>
          <w:rPr>
            <w:rFonts w:ascii="Cambria Math" w:eastAsiaTheme="minorEastAsia" w:hAnsi="Cambria Math"/>
            <w:color w:val="000000" w:themeColor="text1"/>
            <w:sz w:val="21"/>
            <w:szCs w:val="21"/>
          </w:rPr>
          <m:t>Φ/</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が増える。図</w:t>
      </w:r>
      <w:r w:rsidRPr="00650534">
        <w:rPr>
          <w:rFonts w:asciiTheme="minorEastAsia" w:eastAsiaTheme="minorEastAsia" w:hAnsiTheme="minorEastAsia" w:cs="Georgia"/>
          <w:color w:val="000000" w:themeColor="text1"/>
          <w:sz w:val="21"/>
          <w:szCs w:val="21"/>
        </w:rPr>
        <w:t>41</w:t>
      </w:r>
      <w:r w:rsidRPr="00650534">
        <w:rPr>
          <w:rFonts w:asciiTheme="minorEastAsia" w:eastAsiaTheme="minorEastAsia" w:hAnsiTheme="minorEastAsia" w:cs="ＭＳ 明朝" w:hint="eastAsia"/>
          <w:color w:val="000000" w:themeColor="text1"/>
          <w:sz w:val="21"/>
          <w:szCs w:val="21"/>
        </w:rPr>
        <w:t>のようにリードが広がると面積</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A</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が増えて結合が強くなり，図</w:t>
      </w:r>
      <w:r w:rsidRPr="00650534">
        <w:rPr>
          <w:rFonts w:asciiTheme="minorEastAsia" w:eastAsiaTheme="minorEastAsia" w:hAnsiTheme="minorEastAsia" w:cs="Georgia"/>
          <w:color w:val="000000" w:themeColor="text1"/>
          <w:sz w:val="21"/>
          <w:szCs w:val="21"/>
        </w:rPr>
        <w:t>42</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2 </w:t>
      </w:r>
      <w:r w:rsidRPr="00650534">
        <w:rPr>
          <w:rFonts w:asciiTheme="minorEastAsia" w:eastAsiaTheme="minorEastAsia" w:hAnsiTheme="minorEastAsia" w:cs="ＭＳ 明朝" w:hint="eastAsia"/>
          <w:color w:val="000000" w:themeColor="text1"/>
          <w:sz w:val="21"/>
          <w:szCs w:val="21"/>
        </w:rPr>
        <w:t>本を同一点にまとめても，</w:t>
      </w:r>
      <w:r w:rsidRPr="00650534">
        <w:rPr>
          <w:rFonts w:asciiTheme="minorEastAsia" w:eastAsiaTheme="minorEastAsia" w:hAnsiTheme="minorEastAsia" w:cs="Georgia"/>
          <w:color w:val="000000" w:themeColor="text1"/>
          <w:sz w:val="21"/>
          <w:szCs w:val="21"/>
        </w:rPr>
        <w:t xml:space="preserve">1 </w:t>
      </w:r>
      <w:r w:rsidRPr="00650534">
        <w:rPr>
          <w:rFonts w:asciiTheme="minorEastAsia" w:eastAsiaTheme="minorEastAsia" w:hAnsiTheme="minorEastAsia" w:cs="ＭＳ 明朝" w:hint="eastAsia"/>
          <w:color w:val="000000" w:themeColor="text1"/>
          <w:sz w:val="21"/>
          <w:szCs w:val="21"/>
        </w:rPr>
        <w:t>本のリードに大電流が集中するため</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が増える。どちらの場合も高速波形では短いグランド（スプリング型）を使い，測定点の至近一点で接地することが必要である。</w:t>
      </w:r>
    </w:p>
    <w:p w14:paraId="5636C26B" w14:textId="211BA2ED"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結論として，図</w:t>
      </w:r>
      <w:r w:rsidRPr="00650534">
        <w:rPr>
          <w:rFonts w:asciiTheme="minorEastAsia" w:eastAsiaTheme="minorEastAsia" w:hAnsiTheme="minorEastAsia" w:cs="Georgia"/>
          <w:color w:val="000000" w:themeColor="text1"/>
          <w:sz w:val="21"/>
          <w:szCs w:val="21"/>
        </w:rPr>
        <w:t>43</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45</w:t>
      </w:r>
      <w:r w:rsidRPr="00650534">
        <w:rPr>
          <w:rFonts w:asciiTheme="minorEastAsia" w:eastAsiaTheme="minorEastAsia" w:hAnsiTheme="minorEastAsia" w:cs="ＭＳ 明朝" w:hint="eastAsia"/>
          <w:color w:val="000000" w:themeColor="text1"/>
          <w:sz w:val="21"/>
          <w:szCs w:val="21"/>
        </w:rPr>
        <w:t>の差は回路本体の「加算の失敗」ではなく測定系の共通インピーダンスとエッジ速度に起因する。定量的には，</w:t>
      </w:r>
      <m:oMath>
        <m:r>
          <w:rPr>
            <w:rFonts w:ascii="Cambria Math" w:eastAsiaTheme="minorEastAsia" w:hAnsi="Cambria Math"/>
            <w:color w:val="000000" w:themeColor="text1"/>
            <w:sz w:val="21"/>
            <w:szCs w:val="21"/>
          </w:rPr>
          <m:t>k</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1.44%→5.07%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に増え，方形</w:t>
      </w:r>
      <w:r w:rsidRPr="00650534">
        <w:rPr>
          <w:rFonts w:asciiTheme="minorEastAsia" w:eastAsiaTheme="minorEastAsia" w:hAnsiTheme="minorEastAsia" w:cs="Times New Roman"/>
          <w:color w:val="000000" w:themeColor="text1"/>
          <w:sz w:val="21"/>
          <w:szCs w:val="21"/>
        </w:rPr>
        <w:t>→</w:t>
      </w:r>
      <w:r w:rsidRPr="00650534">
        <w:rPr>
          <w:rFonts w:asciiTheme="minorEastAsia" w:eastAsiaTheme="minorEastAsia" w:hAnsiTheme="minorEastAsia" w:cs="ＭＳ 明朝" w:hint="eastAsia"/>
          <w:color w:val="000000" w:themeColor="text1"/>
          <w:sz w:val="21"/>
          <w:szCs w:val="21"/>
        </w:rPr>
        <w:t>正弦で</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dV</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∼30</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倍低下することで擾乱も大幅に小さくなる。高周波混在の測定では，</w:t>
      </w:r>
    </w:p>
    <w:p w14:paraId="0DCD7404" w14:textId="255ED4DB" w:rsidR="00560C24" w:rsidRPr="00650534" w:rsidRDefault="00000000" w:rsidP="00560C24">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 xml:space="preserve"> </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r>
            <m:rPr>
              <m:sty m:val="p"/>
            </m:rPr>
            <w:rPr>
              <w:rFonts w:ascii="Cambria Math" w:eastAsiaTheme="minorEastAsia" w:hAnsi="Cambria Math"/>
              <w:color w:val="000000" w:themeColor="text1"/>
              <w:sz w:val="21"/>
              <w:szCs w:val="21"/>
            </w:rPr>
            <m:t xml:space="preserve"> </m:t>
          </m:r>
          <m:r>
            <m:rPr>
              <m:nor/>
            </m:rPr>
            <w:rPr>
              <w:rFonts w:asciiTheme="minorEastAsia" w:eastAsiaTheme="minorEastAsia" w:hAnsiTheme="minorEastAsia"/>
              <w:color w:val="000000" w:themeColor="text1"/>
              <w:sz w:val="21"/>
              <w:szCs w:val="21"/>
            </w:rPr>
            <m:t>を最小化するために</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A</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m:t>
          </m:r>
        </m:oMath>
      </m:oMathPara>
    </w:p>
    <w:p w14:paraId="1DE87B92" w14:textId="77777777" w:rsidR="00560C24" w:rsidRPr="00650534" w:rsidRDefault="00560C24" w:rsidP="00560C24">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を徹底することが重要である。</w:t>
      </w:r>
      <w:r w:rsidRPr="00650534">
        <w:rPr>
          <w:rFonts w:asciiTheme="minorEastAsia" w:eastAsiaTheme="minorEastAsia" w:hAnsiTheme="minorEastAsia" w:cs="Georgia"/>
          <w:color w:val="000000" w:themeColor="text1"/>
          <w:sz w:val="21"/>
          <w:szCs w:val="21"/>
        </w:rPr>
        <w:t>```</w:t>
      </w:r>
    </w:p>
    <w:p w14:paraId="18C6D016" w14:textId="77777777" w:rsidR="00831D94" w:rsidRPr="00650534" w:rsidRDefault="00831D94" w:rsidP="00560C24">
      <w:pPr>
        <w:pStyle w:val="Web"/>
        <w:rPr>
          <w:rFonts w:asciiTheme="minorEastAsia" w:eastAsiaTheme="minorEastAsia" w:hAnsiTheme="minorEastAsia"/>
          <w:color w:val="000000" w:themeColor="text1"/>
          <w:sz w:val="21"/>
          <w:szCs w:val="21"/>
        </w:rPr>
      </w:pPr>
    </w:p>
    <w:p w14:paraId="754C2870" w14:textId="11EA9E3C" w:rsidR="007D39D8" w:rsidRPr="00650534" w:rsidRDefault="007D39D8" w:rsidP="00831D94">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br/>
        <w:t xml:space="preserve">(2-2) </w:t>
      </w:r>
      <w:r w:rsidR="003E0C51" w:rsidRPr="00650534">
        <w:rPr>
          <w:rFonts w:asciiTheme="minorEastAsia" w:eastAsiaTheme="minorEastAsia" w:hAnsiTheme="minorEastAsia"/>
          <w:color w:val="000000" w:themeColor="text1"/>
          <w:sz w:val="21"/>
          <w:szCs w:val="21"/>
        </w:rPr>
        <w:t>入力Eb2の波形形状やオシロスコープのプローブ接続方法の違いが観測波形に与える影響を、回路定数への影響という観点から検討し、所望の動作と正確な測定のための注意点を考察した。</w:t>
      </w:r>
    </w:p>
    <w:p w14:paraId="525DDAF4" w14:textId="0689AD76"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43</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45</w:t>
      </w:r>
      <w:r w:rsidRPr="00650534">
        <w:rPr>
          <w:rFonts w:asciiTheme="minorEastAsia" w:eastAsiaTheme="minorEastAsia" w:hAnsiTheme="minorEastAsia" w:cs="ＭＳ 明朝" w:hint="eastAsia"/>
          <w:color w:val="000000" w:themeColor="text1"/>
          <w:sz w:val="21"/>
          <w:szCs w:val="21"/>
        </w:rPr>
        <w:t>の差は，入力</w:t>
      </w:r>
      <w:r w:rsidRPr="00650534">
        <w:rPr>
          <w:rFonts w:asciiTheme="minorEastAsia" w:eastAsiaTheme="minorEastAsia" w:hAnsiTheme="minorEastAsia" w:cs="Georgia"/>
          <w:color w:val="000000" w:themeColor="text1"/>
          <w:sz w:val="21"/>
          <w:szCs w:val="21"/>
        </w:rPr>
        <w:t>Eb2</w:t>
      </w:r>
      <w:r w:rsidRPr="00650534">
        <w:rPr>
          <w:rFonts w:asciiTheme="minorEastAsia" w:eastAsiaTheme="minorEastAsia" w:hAnsiTheme="minorEastAsia" w:cs="ＭＳ 明朝" w:hint="eastAsia"/>
          <w:color w:val="000000" w:themeColor="text1"/>
          <w:sz w:val="21"/>
          <w:szCs w:val="21"/>
        </w:rPr>
        <w:t>の波形形状とプローブ接続が回路の有効定数（寄生</w:t>
      </w:r>
      <w:r w:rsidRPr="00650534">
        <w:rPr>
          <w:rFonts w:asciiTheme="minorEastAsia" w:eastAsiaTheme="minorEastAsia" w:hAnsiTheme="minorEastAsia" w:cs="Georgia"/>
          <w:color w:val="000000" w:themeColor="text1"/>
          <w:sz w:val="21"/>
          <w:szCs w:val="21"/>
        </w:rPr>
        <w:t>C</w:t>
      </w:r>
      <w:r w:rsidRPr="00650534">
        <w:rPr>
          <w:rFonts w:asciiTheme="minorEastAsia" w:eastAsiaTheme="minorEastAsia" w:hAnsiTheme="minorEastAsia" w:cs="ＭＳ 明朝" w:hint="eastAsia"/>
          <w:color w:val="000000" w:themeColor="text1"/>
          <w:sz w:val="21"/>
          <w:szCs w:val="21"/>
        </w:rPr>
        <w:t>と寄生</w:t>
      </w:r>
      <w:r w:rsidRPr="00650534">
        <w:rPr>
          <w:rFonts w:asciiTheme="minorEastAsia" w:eastAsiaTheme="minorEastAsia" w:hAnsiTheme="minorEastAsia" w:cs="Georgia"/>
          <w:color w:val="000000" w:themeColor="text1"/>
          <w:sz w:val="21"/>
          <w:szCs w:val="21"/>
        </w:rPr>
        <w:t>L</w:t>
      </w:r>
      <w:r w:rsidRPr="00650534">
        <w:rPr>
          <w:rFonts w:asciiTheme="minorEastAsia" w:eastAsiaTheme="minorEastAsia" w:hAnsiTheme="minorEastAsia" w:cs="ＭＳ 明朝" w:hint="eastAsia"/>
          <w:color w:val="000000" w:themeColor="text1"/>
          <w:sz w:val="21"/>
          <w:szCs w:val="21"/>
        </w:rPr>
        <w:t>）を変え，反転加算回路の高域動作点をずらした結果である。プローブ（</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想定）は入力抵抗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MΩ</m:t>
        </m:r>
      </m:oMath>
      <w:r w:rsidRPr="00650534">
        <w:rPr>
          <w:rFonts w:asciiTheme="minorEastAsia" w:eastAsiaTheme="minorEastAsia" w:hAnsiTheme="minorEastAsia" w:cs="ＭＳ 明朝" w:hint="eastAsia"/>
          <w:color w:val="000000" w:themeColor="text1"/>
          <w:sz w:val="21"/>
          <w:szCs w:val="21"/>
        </w:rPr>
        <w:t>，入力容量</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m:t>
        </m:r>
        <m:r>
          <m:rPr>
            <m:sty m:val="p"/>
          </m:rPr>
          <w:rPr>
            <w:rFonts w:ascii="Cambria Math" w:eastAsiaTheme="minorEastAsia" w:hAnsi="Cambria Math"/>
            <w:color w:val="000000" w:themeColor="text1"/>
            <w:sz w:val="21"/>
            <w:szCs w:val="21"/>
          </w:rPr>
          <m:t>15</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pF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を並列に付加し，グランドリードには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程度のインダクタンスが直列に入る。入力抵抗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オーダであるとき，この</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により各入力枝に極が生じ，その折れ点は</w:t>
      </w:r>
    </w:p>
    <w:p w14:paraId="75A5A0F9" w14:textId="525E1CC0"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kΩ⋅10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pF</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1.6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m:oMathPara>
    </w:p>
    <w:p w14:paraId="6E1D6498" w14:textId="34BF0B3F"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したがって</w:t>
      </w:r>
      <w:r w:rsidRPr="00650534">
        <w:rPr>
          <w:rFonts w:asciiTheme="minorEastAsia" w:eastAsiaTheme="minorEastAsia" w:hAnsiTheme="minorEastAsia" w:cs="Georgia"/>
          <w:color w:val="000000" w:themeColor="text1"/>
          <w:sz w:val="21"/>
          <w:szCs w:val="21"/>
        </w:rPr>
        <w:t xml:space="preserve"> Eb2=1 MHz </w:t>
      </w:r>
      <w:r w:rsidRPr="00650534">
        <w:rPr>
          <w:rFonts w:asciiTheme="minorEastAsia" w:eastAsiaTheme="minorEastAsia" w:hAnsiTheme="minorEastAsia" w:cs="ＭＳ 明朝" w:hint="eastAsia"/>
          <w:color w:val="000000" w:themeColor="text1"/>
          <w:sz w:val="21"/>
          <w:szCs w:val="21"/>
        </w:rPr>
        <w:t>付近では，プローブ容量が実効的に「入力</w:t>
      </w:r>
      <w:r w:rsidRPr="00650534">
        <w:rPr>
          <w:rFonts w:asciiTheme="minorEastAsia" w:eastAsiaTheme="minorEastAsia" w:hAnsiTheme="minorEastAsia" w:cs="Georgia"/>
          <w:color w:val="000000" w:themeColor="text1"/>
          <w:sz w:val="21"/>
          <w:szCs w:val="21"/>
        </w:rPr>
        <w:t>RC</w:t>
      </w:r>
      <w:r w:rsidRPr="00650534">
        <w:rPr>
          <w:rFonts w:asciiTheme="minorEastAsia" w:eastAsiaTheme="minorEastAsia" w:hAnsiTheme="minorEastAsia" w:cs="ＭＳ 明朝" w:hint="eastAsia"/>
          <w:color w:val="000000" w:themeColor="text1"/>
          <w:sz w:val="21"/>
          <w:szCs w:val="21"/>
        </w:rPr>
        <w:t>」を形成して高調波を削り，方形波では特に角が丸くなる。</w:t>
      </w:r>
      <w:r w:rsidRPr="00650534">
        <w:rPr>
          <w:rFonts w:asciiTheme="minorEastAsia" w:eastAsiaTheme="minorEastAsia" w:hAnsiTheme="minorEastAsia" w:cs="Georgia"/>
          <w:color w:val="000000" w:themeColor="text1"/>
          <w:sz w:val="21"/>
          <w:szCs w:val="21"/>
        </w:rPr>
        <w:t>Eb2</w:t>
      </w:r>
      <w:r w:rsidRPr="00650534">
        <w:rPr>
          <w:rFonts w:asciiTheme="minorEastAsia" w:eastAsiaTheme="minorEastAsia" w:hAnsiTheme="minorEastAsia" w:cs="ＭＳ 明朝" w:hint="eastAsia"/>
          <w:color w:val="000000" w:themeColor="text1"/>
          <w:sz w:val="21"/>
          <w:szCs w:val="21"/>
        </w:rPr>
        <w:t>を正弦波に替えると高調波がなくなるため，同じ</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でも波形の丸まりが減少する。</w:t>
      </w:r>
    </w:p>
    <w:p w14:paraId="78A909E2" w14:textId="7777777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方形波が強く回り込むのは，エッジで「容量性電流」と「共通インピーダンス電圧」が増えるからである。プローブ容量による注入電流は</w:t>
      </w:r>
    </w:p>
    <w:p w14:paraId="07ED2E3F" w14:textId="37F67E7B"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r>
            <m:rPr>
              <m:sty m:val="p"/>
            </m:rPr>
            <w:rPr>
              <w:rFonts w:ascii="Cambria Math" w:eastAsiaTheme="minorEastAsia" w:hAnsi="Cambria Math"/>
              <w:color w:val="000000" w:themeColor="text1"/>
              <w:sz w:val="21"/>
              <w:szCs w:val="21"/>
            </w:rPr>
            <m:t>,</m:t>
          </m:r>
        </m:oMath>
      </m:oMathPara>
    </w:p>
    <w:p w14:paraId="3113E634" w14:textId="6E1F2EAF"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方形波の立上り</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に対しては</w:t>
      </w:r>
    </w:p>
    <w:p w14:paraId="63731F06" w14:textId="5AEAE5CA"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r>
            <m:rPr>
              <m:sty m:val="p"/>
            </m:rPr>
            <w:rPr>
              <w:rFonts w:ascii="Cambria Math" w:eastAsiaTheme="minorEastAsia" w:hAnsi="Cambria Math"/>
              <w:color w:val="000000" w:themeColor="text1"/>
              <w:sz w:val="21"/>
              <w:szCs w:val="21"/>
            </w:rPr>
            <m:t>.</m:t>
          </m:r>
        </m:oMath>
      </m:oMathPara>
    </w:p>
    <w:p w14:paraId="527A039E" w14:textId="2FD696B5"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代表値として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pF,</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を入れると</w:t>
      </w:r>
    </w:p>
    <w:p w14:paraId="2DE9A774" w14:textId="3BAE1924"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m:oMathPara>
    </w:p>
    <w:p w14:paraId="77C9EBEC" w14:textId="7777777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この電流がグランドリードのインダクタンスに流れ込むと，そこで生じる共通インピーダンス電圧は</w:t>
      </w:r>
    </w:p>
    <w:p w14:paraId="186CB453" w14:textId="0BFD74B2"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num>
            <m:den>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den>
          </m:f>
          <m:r>
            <m:rPr>
              <m:sty m:val="p"/>
            </m:rPr>
            <w:rPr>
              <w:rFonts w:ascii="Cambria Math" w:eastAsiaTheme="minorEastAsia" w:hAnsi="Cambria Math"/>
              <w:color w:val="000000" w:themeColor="text1"/>
              <w:sz w:val="21"/>
              <w:szCs w:val="21"/>
            </w:rPr>
            <m:t>≃0.2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1D4E83BC" w14:textId="36A9EDF6"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43</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 xml:space="preserve"> CH1 </w:t>
      </w:r>
      <w:r w:rsidRPr="00650534">
        <w:rPr>
          <w:rFonts w:asciiTheme="minorEastAsia" w:eastAsiaTheme="minorEastAsia" w:hAnsiTheme="minorEastAsia" w:cs="ＭＳ 明朝" w:hint="eastAsia"/>
          <w:color w:val="000000" w:themeColor="text1"/>
          <w:sz w:val="21"/>
          <w:szCs w:val="21"/>
        </w:rPr>
        <w:t>スパイク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≈0.39</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はこのオーダで説明できる。図</w:t>
      </w:r>
      <w:r w:rsidRPr="00650534">
        <w:rPr>
          <w:rFonts w:asciiTheme="minorEastAsia" w:eastAsiaTheme="minorEastAsia" w:hAnsiTheme="minorEastAsia" w:cs="Georgia"/>
          <w:color w:val="000000" w:themeColor="text1"/>
          <w:sz w:val="21"/>
          <w:szCs w:val="21"/>
        </w:rPr>
        <w:t>42</w:t>
      </w:r>
      <w:r w:rsidRPr="00650534">
        <w:rPr>
          <w:rFonts w:asciiTheme="minorEastAsia" w:eastAsiaTheme="minorEastAsia" w:hAnsiTheme="minorEastAsia" w:cs="ＭＳ 明朝" w:hint="eastAsia"/>
          <w:color w:val="000000" w:themeColor="text1"/>
          <w:sz w:val="21"/>
          <w:szCs w:val="21"/>
        </w:rPr>
        <w:t>のように複数チャネルでグランドを共通化すると戻り電流が同じリードに重なり</w:t>
      </w:r>
      <w:r w:rsidRPr="00650534">
        <w:rPr>
          <w:rFonts w:asciiTheme="minorEastAsia" w:eastAsiaTheme="minorEastAsia" w:hAnsiTheme="minorEastAsia" w:cs="Georgia"/>
          <w:color w:val="000000" w:themeColor="text1"/>
          <w:sz w:val="21"/>
          <w:szCs w:val="21"/>
        </w:rPr>
        <w:t xml:space="preserve"> </w:t>
      </w:r>
      <m:oMath>
        <m:nary>
          <m:naryPr>
            <m:chr m:val="∑"/>
            <m:limLoc m:val="undOvr"/>
            <m:subHide m:val="1"/>
            <m:supHide m:val="1"/>
            <m:ctrlPr>
              <w:rPr>
                <w:rFonts w:ascii="Cambria Math" w:eastAsiaTheme="minorEastAsia" w:hAnsi="Cambria Math"/>
                <w:color w:val="000000" w:themeColor="text1"/>
                <w:sz w:val="21"/>
                <w:szCs w:val="21"/>
              </w:rPr>
            </m:ctrlPr>
          </m:naryPr>
          <m:sub/>
          <m:sup/>
          <m:e>
            <m:r>
              <w:rPr>
                <w:rFonts w:ascii="Cambria Math" w:eastAsiaTheme="minorEastAsia" w:hAnsi="Cambria Math"/>
                <w:color w:val="000000" w:themeColor="text1"/>
                <w:sz w:val="21"/>
                <w:szCs w:val="21"/>
              </w:rPr>
              <m:t xml:space="preserve"> </m:t>
            </m:r>
          </m:e>
        </m:nary>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となるため，</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がほぼ数倍に増え，図</w:t>
      </w:r>
      <w:r w:rsidRPr="00650534">
        <w:rPr>
          <w:rFonts w:asciiTheme="minorEastAsia" w:eastAsiaTheme="minorEastAsia" w:hAnsiTheme="minorEastAsia" w:cs="Georgia"/>
          <w:color w:val="000000" w:themeColor="text1"/>
          <w:sz w:val="21"/>
          <w:szCs w:val="21"/>
        </w:rPr>
        <w:t>44</w:t>
      </w:r>
      <w:r w:rsidRPr="00650534">
        <w:rPr>
          <w:rFonts w:asciiTheme="minorEastAsia" w:eastAsiaTheme="minorEastAsia" w:hAnsiTheme="minorEastAsia" w:cs="ＭＳ 明朝" w:hint="eastAsia"/>
          <w:color w:val="000000" w:themeColor="text1"/>
          <w:sz w:val="21"/>
          <w:szCs w:val="21"/>
        </w:rPr>
        <w:t>のスパイク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≈1.38</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まで肥大化する。数式で表すと</w:t>
      </w:r>
    </w:p>
    <w:p w14:paraId="682083E2" w14:textId="396630B8" w:rsidR="006219B5" w:rsidRPr="00650534" w:rsidRDefault="00000000" w:rsidP="006219B5">
      <w:pPr>
        <w:spacing w:after="220"/>
        <w:rPr>
          <w:rFonts w:asciiTheme="minorEastAsia" w:eastAsiaTheme="minorEastAsia" w:hAnsiTheme="minorEastAsia"/>
          <w:color w:val="000000" w:themeColor="text1"/>
          <w:sz w:val="21"/>
          <w:szCs w:val="21"/>
        </w:rPr>
      </w:pPr>
      <m:oMathPara>
        <m:oMath>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up>
              <m:r>
                <m:rPr>
                  <m:sty m:val="p"/>
                </m:rPr>
                <w:rPr>
                  <w:rFonts w:ascii="Cambria Math" w:eastAsiaTheme="minorEastAsia" w:hAnsi="Cambria Math"/>
                  <w:color w:val="000000" w:themeColor="text1"/>
                  <w:sz w:val="21"/>
                  <w:szCs w:val="21"/>
                </w:rPr>
                <m:t>(com)</m:t>
              </m:r>
            </m:sup>
          </m:sSubSup>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up>
              <m:r>
                <m:rPr>
                  <m:sty m:val="p"/>
                </m:rPr>
                <w:rPr>
                  <w:rFonts w:ascii="Cambria Math" w:eastAsiaTheme="minorEastAsia" w:hAnsi="Cambria Math"/>
                  <w:color w:val="000000" w:themeColor="text1"/>
                  <w:sz w:val="21"/>
                  <w:szCs w:val="21"/>
                </w:rPr>
                <m:t>(sep)</m:t>
              </m:r>
            </m:sup>
          </m:sSubSup>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m:t>
          </m:r>
          <m:r>
            <m:rPr>
              <m:sty m:val="p"/>
            </m:rPr>
            <w:rPr>
              <w:rFonts w:ascii="Cambria Math" w:eastAsiaTheme="minorEastAsia" w:hAnsi="Cambria Math"/>
              <w:color w:val="000000" w:themeColor="text1"/>
              <w:sz w:val="21"/>
              <w:szCs w:val="21"/>
            </w:rPr>
            <m:t>共通化された電流経路の本数</m:t>
          </m:r>
          <m:r>
            <m:rPr>
              <m:sty m:val="p"/>
            </m:rPr>
            <w:rPr>
              <w:rFonts w:ascii="Cambria Math" w:eastAsiaTheme="minorEastAsia" w:hAnsi="Cambria Math"/>
              <w:color w:val="000000" w:themeColor="text1"/>
              <w:sz w:val="21"/>
              <w:szCs w:val="21"/>
            </w:rPr>
            <m:t>),</m:t>
          </m:r>
        </m:oMath>
      </m:oMathPara>
    </w:p>
    <w:p w14:paraId="427064F8" w14:textId="1919F85F"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実測の比</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1.38/0.392≈3.5</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N</m:t>
        </m:r>
        <m:r>
          <m:rPr>
            <m:sty m:val="p"/>
          </m:rPr>
          <w:rPr>
            <w:rFonts w:ascii="Cambria Math" w:eastAsiaTheme="minorEastAsia" w:hAnsi="Cambria Math"/>
            <w:color w:val="000000" w:themeColor="text1"/>
            <w:sz w:val="21"/>
            <w:szCs w:val="21"/>
          </w:rPr>
          <m:t>≈3</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本相当の重畳に相当する。</w:t>
      </w:r>
    </w:p>
    <w:p w14:paraId="6CDE5F33" w14:textId="7777777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Georgia"/>
          <w:color w:val="000000" w:themeColor="text1"/>
          <w:sz w:val="21"/>
          <w:szCs w:val="21"/>
        </w:rPr>
        <w:t xml:space="preserve">Eb2 </w:t>
      </w:r>
      <w:r w:rsidRPr="00650534">
        <w:rPr>
          <w:rFonts w:asciiTheme="minorEastAsia" w:eastAsiaTheme="minorEastAsia" w:hAnsiTheme="minorEastAsia" w:cs="ＭＳ 明朝" w:hint="eastAsia"/>
          <w:color w:val="000000" w:themeColor="text1"/>
          <w:sz w:val="21"/>
          <w:szCs w:val="21"/>
        </w:rPr>
        <w:t>を正弦波にした図</w:t>
      </w:r>
      <w:r w:rsidRPr="00650534">
        <w:rPr>
          <w:rFonts w:asciiTheme="minorEastAsia" w:eastAsiaTheme="minorEastAsia" w:hAnsiTheme="minorEastAsia" w:cs="Georgia"/>
          <w:color w:val="000000" w:themeColor="text1"/>
          <w:sz w:val="21"/>
          <w:szCs w:val="21"/>
        </w:rPr>
        <w:t>45</w:t>
      </w:r>
      <w:r w:rsidRPr="00650534">
        <w:rPr>
          <w:rFonts w:asciiTheme="minorEastAsia" w:eastAsiaTheme="minorEastAsia" w:hAnsiTheme="minorEastAsia" w:cs="ＭＳ 明朝" w:hint="eastAsia"/>
          <w:color w:val="000000" w:themeColor="text1"/>
          <w:sz w:val="21"/>
          <w:szCs w:val="21"/>
        </w:rPr>
        <w:t>で擾乱が小さいのは，最大傾きが</w:t>
      </w:r>
    </w:p>
    <w:p w14:paraId="29F710F4" w14:textId="618036D0"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m:rPr>
                  <m:sty m:val="p"/>
                </m:rPr>
                <w:rPr>
                  <w:rFonts w:ascii="Cambria Math" w:eastAsiaTheme="minorEastAsia" w:hAnsi="Cambria Math"/>
                  <w:color w:val="000000" w:themeColor="text1"/>
                  <w:sz w:val="21"/>
                  <w:szCs w:val="21"/>
                </w:rPr>
                <m:t>sin,max</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m:oMathPara>
    </w:p>
    <w:p w14:paraId="06522A00" w14:textId="7777777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と有限で，方形波の</w:t>
      </w:r>
    </w:p>
    <w:p w14:paraId="1921EECF" w14:textId="666B730F"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w:rPr>
                  <w:rFonts w:ascii="Apple Color Emoji" w:eastAsiaTheme="minorEastAsia" w:hAnsi="Apple Color Emoji" w:cs="Apple Color Emoji"/>
                  <w:color w:val="000000" w:themeColor="text1"/>
                  <w:sz w:val="21"/>
                  <w:szCs w:val="21"/>
                </w:rPr>
                <m:t>◻</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den>
          </m:f>
        </m:oMath>
      </m:oMathPara>
    </w:p>
    <w:p w14:paraId="45D34681" w14:textId="3860F04C"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に比べて小さいからである。例えば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w:t>
      </w:r>
    </w:p>
    <w:p w14:paraId="55448B65" w14:textId="6D663466" w:rsidR="006219B5" w:rsidRPr="00650534" w:rsidRDefault="00000000" w:rsidP="006219B5">
      <w:pPr>
        <w:spacing w:after="220"/>
        <w:rPr>
          <w:rFonts w:asciiTheme="minorEastAsia" w:eastAsiaTheme="minorEastAsia" w:hAnsiTheme="minorEastAsia"/>
          <w:color w:val="000000" w:themeColor="text1"/>
          <w:sz w:val="21"/>
          <w:szCs w:val="21"/>
        </w:rPr>
      </w:pPr>
      <m:oMathPara>
        <m:oMath>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w:rPr>
                      <w:rFonts w:ascii="Apple Color Emoji" w:eastAsiaTheme="minorEastAsia" w:hAnsi="Apple Color Emoji" w:cs="Apple Color Emoji"/>
                      <w:color w:val="000000" w:themeColor="text1"/>
                      <w:sz w:val="21"/>
                      <w:szCs w:val="21"/>
                    </w:rPr>
                    <m:t>◻</m:t>
                  </m:r>
                </m:sub>
              </m:sSub>
            </m:num>
            <m:den>
              <m:sSub>
                <m:sSubPr>
                  <m:ctrlPr>
                    <w:rPr>
                      <w:rFonts w:ascii="Cambria Math" w:eastAsiaTheme="minorEastAsia" w:hAnsi="Cambria Math"/>
                      <w:color w:val="000000" w:themeColor="text1"/>
                      <w:sz w:val="21"/>
                      <w:szCs w:val="21"/>
                    </w:rPr>
                  </m:ctrlPr>
                </m:sSubPr>
                <m:e>
                  <m:d>
                    <m:dPr>
                      <m:begChr m:val="|"/>
                      <m:endChr m:val="|"/>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dv</m:t>
                          </m:r>
                        </m:num>
                        <m:den>
                          <m:r>
                            <w:rPr>
                              <w:rFonts w:ascii="Cambria Math" w:eastAsiaTheme="minorEastAsia" w:hAnsi="Cambria Math"/>
                              <w:color w:val="000000" w:themeColor="text1"/>
                              <w:sz w:val="21"/>
                              <w:szCs w:val="21"/>
                            </w:rPr>
                            <m:t>dt</m:t>
                          </m:r>
                        </m:den>
                      </m:f>
                    </m:e>
                  </m:d>
                </m:e>
                <m:sub>
                  <m:r>
                    <m:rPr>
                      <m:sty m:val="p"/>
                    </m:rPr>
                    <w:rPr>
                      <w:rFonts w:ascii="Cambria Math" w:eastAsiaTheme="minorEastAsia" w:hAnsi="Cambria Math"/>
                      <w:color w:val="000000" w:themeColor="text1"/>
                      <w:sz w:val="21"/>
                      <w:szCs w:val="21"/>
                    </w:rPr>
                    <m:t>sin,max</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20/10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ns</m:t>
              </m:r>
            </m:num>
            <m:den>
              <m:r>
                <w:rPr>
                  <w:rFonts w:ascii="Cambria Math" w:eastAsiaTheme="minorEastAsia" w:hAnsi="Cambria Math"/>
                  <w:color w:val="000000" w:themeColor="text1"/>
                  <w:sz w:val="21"/>
                  <w:szCs w:val="21"/>
                </w:rPr>
                <m:t>π</m:t>
              </m:r>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10</m:t>
                  </m:r>
                </m:e>
                <m:sup>
                  <m:r>
                    <m:rPr>
                      <m:sty m:val="p"/>
                    </m:rPr>
                    <w:rPr>
                      <w:rFonts w:ascii="Cambria Math" w:eastAsiaTheme="minorEastAsia" w:hAnsi="Cambria Math"/>
                      <w:color w:val="000000" w:themeColor="text1"/>
                      <w:sz w:val="21"/>
                      <w:szCs w:val="21"/>
                    </w:rPr>
                    <m:t>6</m:t>
                  </m:r>
                </m:sup>
              </m:sSup>
              <m:r>
                <m:rPr>
                  <m:sty m:val="p"/>
                </m:rPr>
                <w:rPr>
                  <w:rFonts w:ascii="Cambria Math" w:eastAsiaTheme="minorEastAsia" w:hAnsi="Cambria Math"/>
                  <w:color w:val="000000" w:themeColor="text1"/>
                  <w:sz w:val="21"/>
                  <w:szCs w:val="21"/>
                </w:rPr>
                <m:t>⋅20</m:t>
              </m:r>
            </m:den>
          </m:f>
          <m:r>
            <m:rPr>
              <m:sty m:val="p"/>
            </m:rPr>
            <w:rPr>
              <w:rFonts w:ascii="Cambria Math" w:eastAsiaTheme="minorEastAsia" w:hAnsi="Cambria Math"/>
              <w:color w:val="000000" w:themeColor="text1"/>
              <w:sz w:val="21"/>
              <w:szCs w:val="21"/>
            </w:rPr>
            <m:t>≈32,</m:t>
          </m:r>
        </m:oMath>
      </m:oMathPara>
    </w:p>
    <w:p w14:paraId="41A474F0" w14:textId="1A46B19F"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i</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dv</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も</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di</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も三十倍規模で増減する。これが「</w:t>
      </w:r>
      <w:r w:rsidRPr="00650534">
        <w:rPr>
          <w:rFonts w:asciiTheme="minorEastAsia" w:eastAsiaTheme="minorEastAsia" w:hAnsiTheme="minorEastAsia" w:cs="Georgia"/>
          <w:color w:val="000000" w:themeColor="text1"/>
          <w:sz w:val="21"/>
          <w:szCs w:val="21"/>
        </w:rPr>
        <w:t>Eb2</w:t>
      </w:r>
      <w:r w:rsidRPr="00650534">
        <w:rPr>
          <w:rFonts w:asciiTheme="minorEastAsia" w:eastAsiaTheme="minorEastAsia" w:hAnsiTheme="minorEastAsia" w:cs="ＭＳ 明朝" w:hint="eastAsia"/>
          <w:color w:val="000000" w:themeColor="text1"/>
          <w:sz w:val="21"/>
          <w:szCs w:val="21"/>
        </w:rPr>
        <w:t>方形波＋共通グランド」で最も汚れ，「</w:t>
      </w:r>
      <w:r w:rsidRPr="00650534">
        <w:rPr>
          <w:rFonts w:asciiTheme="minorEastAsia" w:eastAsiaTheme="minorEastAsia" w:hAnsiTheme="minorEastAsia" w:cs="Georgia"/>
          <w:color w:val="000000" w:themeColor="text1"/>
          <w:sz w:val="21"/>
          <w:szCs w:val="21"/>
        </w:rPr>
        <w:t>Eb2</w:t>
      </w:r>
      <w:r w:rsidRPr="00650534">
        <w:rPr>
          <w:rFonts w:asciiTheme="minorEastAsia" w:eastAsiaTheme="minorEastAsia" w:hAnsiTheme="minorEastAsia" w:cs="ＭＳ 明朝" w:hint="eastAsia"/>
          <w:color w:val="000000" w:themeColor="text1"/>
          <w:sz w:val="21"/>
          <w:szCs w:val="21"/>
        </w:rPr>
        <w:t>正弦波＋同一点短グランド」で最も綺麗になる定量的理由である。</w:t>
      </w:r>
    </w:p>
    <w:p w14:paraId="5D26ED75" w14:textId="7777777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回路定数として見れば，プローブ容量は帰還網や入力網に並列に入るため，高域では</w:t>
      </w:r>
    </w:p>
    <w:p w14:paraId="39708C47" w14:textId="752CC710"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f</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limLow>
            <m:limLowPr>
              <m:ctrlPr>
                <w:rPr>
                  <w:rFonts w:ascii="Cambria Math" w:eastAsiaTheme="minorEastAsia" w:hAnsi="Cambria Math"/>
                  <w:color w:val="000000" w:themeColor="text1"/>
                  <w:sz w:val="21"/>
                  <w:szCs w:val="21"/>
                </w:rPr>
              </m:ctrlPr>
            </m:limLowPr>
            <m:e>
              <m:limUpp>
                <m:limUppPr>
                  <m:ctrlPr>
                    <w:rPr>
                      <w:rFonts w:ascii="Cambria Math" w:eastAsiaTheme="minorEastAsia" w:hAnsi="Cambria Math"/>
                      <w:color w:val="000000" w:themeColor="text1"/>
                      <w:sz w:val="21"/>
                      <w:szCs w:val="21"/>
                    </w:rPr>
                  </m:ctrlPr>
                </m:limUppPr>
                <m:e>
                  <m:r>
                    <m:rPr>
                      <m:sty m:val="p"/>
                    </m:rPr>
                    <w:rPr>
                      <w:rFonts w:ascii="Cambria Math" w:eastAsiaTheme="minorEastAsia" w:hAnsi="Cambria Math"/>
                      <w:color w:val="000000" w:themeColor="text1"/>
                      <w:sz w:val="21"/>
                      <w:szCs w:val="21"/>
                    </w:rPr>
                    <m:t>→</m:t>
                  </m:r>
                </m:e>
                <m:lim>
                  <m:phant>
                    <m:phantPr>
                      <m:ctrlPr>
                        <w:rPr>
                          <w:rFonts w:ascii="Cambria Math" w:eastAsiaTheme="minorEastAsia" w:hAnsi="Cambria Math"/>
                          <w:color w:val="000000" w:themeColor="text1"/>
                          <w:sz w:val="21"/>
                          <w:szCs w:val="21"/>
                        </w:rPr>
                      </m:ctrlPr>
                    </m:phantPr>
                    <m:e>
                      <m:r>
                        <m:rPr>
                          <m:sty m:val="p"/>
                        </m:rPr>
                        <w:rPr>
                          <w:rFonts w:ascii="Cambria Math" w:eastAsiaTheme="minorEastAsia" w:hAnsi="Cambria Math"/>
                          <w:color w:val="000000" w:themeColor="text1"/>
                          <w:sz w:val="21"/>
                          <w:szCs w:val="21"/>
                        </w:rPr>
                        <m:t xml:space="preserve"> </m:t>
                      </m:r>
                    </m:e>
                  </m:phant>
                </m:lim>
              </m:limUpp>
            </m:e>
            <m:lim>
              <m:phant>
                <m:phantPr>
                  <m:ctrlPr>
                    <w:rPr>
                      <w:rFonts w:ascii="Cambria Math" w:eastAsiaTheme="minorEastAsia" w:hAnsi="Cambria Math"/>
                      <w:color w:val="000000" w:themeColor="text1"/>
                      <w:sz w:val="21"/>
                      <w:szCs w:val="21"/>
                    </w:rPr>
                  </m:ctrlPr>
                </m:phantPr>
                <m:e>
                  <m:r>
                    <m:rPr>
                      <m:nor/>
                    </m:rPr>
                    <w:rPr>
                      <w:rFonts w:asciiTheme="minorEastAsia" w:eastAsiaTheme="minorEastAsia" w:hAnsiTheme="minorEastAsia"/>
                      <w:color w:val="000000" w:themeColor="text1"/>
                      <w:sz w:val="21"/>
                      <w:szCs w:val="21"/>
                    </w:rPr>
                    <m:t>寄生容量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,par</m:t>
                      </m:r>
                    </m:sub>
                  </m:sSub>
                  <m:r>
                    <m:rPr>
                      <m:sty m:val="p"/>
                    </m:rPr>
                    <w:rPr>
                      <w:rFonts w:ascii="Cambria Math" w:eastAsiaTheme="minorEastAsia" w:hAnsi="Cambria Math"/>
                      <w:color w:val="000000" w:themeColor="text1"/>
                      <w:sz w:val="21"/>
                      <w:szCs w:val="21"/>
                    </w:rPr>
                    <m:t xml:space="preserve"> </m:t>
                  </m:r>
                </m:e>
              </m:phant>
            </m:lim>
          </m:limLow>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,par</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,par</m:t>
                  </m:r>
                </m:sub>
              </m:sSub>
            </m:den>
          </m:f>
          <m:r>
            <m:rPr>
              <m:sty m:val="p"/>
            </m:rPr>
            <w:rPr>
              <w:rFonts w:ascii="Cambria Math" w:eastAsiaTheme="minorEastAsia" w:hAnsi="Cambria Math"/>
              <w:color w:val="000000" w:themeColor="text1"/>
              <w:sz w:val="21"/>
              <w:szCs w:val="21"/>
            </w:rPr>
            <m:t>,</m:t>
          </m:r>
        </m:oMath>
      </m:oMathPara>
    </w:p>
    <w:p w14:paraId="2DC2536A" w14:textId="317EBFA7" w:rsidR="006219B5" w:rsidRPr="00650534" w:rsidRDefault="00000000" w:rsidP="006219B5">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b</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limLow>
            <m:limLowPr>
              <m:ctrlPr>
                <w:rPr>
                  <w:rFonts w:ascii="Cambria Math" w:eastAsiaTheme="minorEastAsia" w:hAnsi="Cambria Math"/>
                  <w:color w:val="000000" w:themeColor="text1"/>
                  <w:sz w:val="21"/>
                  <w:szCs w:val="21"/>
                </w:rPr>
              </m:ctrlPr>
            </m:limLowPr>
            <m:e>
              <m:limUpp>
                <m:limUppPr>
                  <m:ctrlPr>
                    <w:rPr>
                      <w:rFonts w:ascii="Cambria Math" w:eastAsiaTheme="minorEastAsia" w:hAnsi="Cambria Math"/>
                      <w:color w:val="000000" w:themeColor="text1"/>
                      <w:sz w:val="21"/>
                      <w:szCs w:val="21"/>
                    </w:rPr>
                  </m:ctrlPr>
                </m:limUppPr>
                <m:e>
                  <m:r>
                    <m:rPr>
                      <m:sty m:val="p"/>
                    </m:rPr>
                    <w:rPr>
                      <w:rFonts w:ascii="Cambria Math" w:eastAsiaTheme="minorEastAsia" w:hAnsi="Cambria Math"/>
                      <w:color w:val="000000" w:themeColor="text1"/>
                      <w:sz w:val="21"/>
                      <w:szCs w:val="21"/>
                    </w:rPr>
                    <m:t>→</m:t>
                  </m:r>
                </m:e>
                <m:lim>
                  <m:phant>
                    <m:phantPr>
                      <m:ctrlPr>
                        <w:rPr>
                          <w:rFonts w:ascii="Cambria Math" w:eastAsiaTheme="minorEastAsia" w:hAnsi="Cambria Math"/>
                          <w:color w:val="000000" w:themeColor="text1"/>
                          <w:sz w:val="21"/>
                          <w:szCs w:val="21"/>
                        </w:rPr>
                      </m:ctrlPr>
                    </m:phantPr>
                    <m:e>
                      <m:r>
                        <m:rPr>
                          <m:sty m:val="p"/>
                        </m:rPr>
                        <w:rPr>
                          <w:rFonts w:ascii="Cambria Math" w:eastAsiaTheme="minorEastAsia" w:hAnsi="Cambria Math"/>
                          <w:color w:val="000000" w:themeColor="text1"/>
                          <w:sz w:val="21"/>
                          <w:szCs w:val="21"/>
                        </w:rPr>
                        <m:t xml:space="preserve"> </m:t>
                      </m:r>
                    </m:e>
                  </m:phant>
                </m:lim>
              </m:limUpp>
            </m:e>
            <m:lim>
              <m:phant>
                <m:phantPr>
                  <m:ctrlPr>
                    <w:rPr>
                      <w:rFonts w:ascii="Cambria Math" w:eastAsiaTheme="minorEastAsia" w:hAnsi="Cambria Math"/>
                      <w:color w:val="000000" w:themeColor="text1"/>
                      <w:sz w:val="21"/>
                      <w:szCs w:val="21"/>
                    </w:rPr>
                  </m:ctrlPr>
                </m:phantPr>
                <m:e>
                  <m:r>
                    <m:rPr>
                      <m:nor/>
                    </m:rPr>
                    <w:rPr>
                      <w:rFonts w:asciiTheme="minorEastAsia" w:eastAsiaTheme="minorEastAsia" w:hAnsiTheme="minorEastAsia"/>
                      <w:color w:val="000000" w:themeColor="text1"/>
                      <w:sz w:val="21"/>
                      <w:szCs w:val="21"/>
                    </w:rPr>
                    <m:t>プローブ容量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r>
                    <m:rPr>
                      <m:sty m:val="p"/>
                    </m:rPr>
                    <w:rPr>
                      <w:rFonts w:ascii="Cambria Math" w:eastAsiaTheme="minorEastAsia" w:hAnsi="Cambria Math"/>
                      <w:color w:val="000000" w:themeColor="text1"/>
                      <w:sz w:val="21"/>
                      <w:szCs w:val="21"/>
                    </w:rPr>
                    <m:t xml:space="preserve"> </m:t>
                  </m:r>
                </m:e>
              </m:phant>
            </m:lim>
          </m:limLow>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num>
            <m:den>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den>
          </m:f>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jω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den>
          </m:f>
          <m:r>
            <m:rPr>
              <m:sty m:val="p"/>
            </m:rPr>
            <w:rPr>
              <w:rFonts w:ascii="Cambria Math" w:eastAsiaTheme="minorEastAsia" w:hAnsi="Cambria Math"/>
              <w:color w:val="000000" w:themeColor="text1"/>
              <w:sz w:val="21"/>
              <w:szCs w:val="21"/>
            </w:rPr>
            <m:t>,</m:t>
          </m:r>
        </m:oMath>
      </m:oMathPara>
    </w:p>
    <w:p w14:paraId="1306D843" w14:textId="63B5A53F"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となり，実効的に「積分器的」な振る舞いが強まって高調波が削られる。共通グランドはこれに加えて，参照点そのものへ</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を重畳し，見かけの入力に異相の成分を混ぜるため，波形の頂点にスパイクや段差が乗る。</w:t>
      </w:r>
    </w:p>
    <w:p w14:paraId="08A33226" w14:textId="74E48EB8"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所望の動作と正確な測定のための注意点は次で要約できる。高域測定では</w:t>
      </w:r>
      <w:r w:rsidRPr="00650534">
        <w:rPr>
          <w:rFonts w:asciiTheme="minorEastAsia" w:eastAsiaTheme="minorEastAsia" w:hAnsiTheme="minorEastAsia" w:cs="Georgia"/>
          <w:color w:val="000000" w:themeColor="text1"/>
          <w:sz w:val="21"/>
          <w:szCs w:val="21"/>
        </w:rPr>
        <w:t xml:space="preserve"> 10×</w:t>
      </w:r>
      <w:r w:rsidRPr="00650534">
        <w:rPr>
          <w:rFonts w:asciiTheme="minorEastAsia" w:eastAsiaTheme="minorEastAsia" w:hAnsiTheme="minorEastAsia" w:cs="ＭＳ 明朝" w:hint="eastAsia"/>
          <w:color w:val="000000" w:themeColor="text1"/>
          <w:sz w:val="21"/>
          <w:szCs w:val="21"/>
        </w:rPr>
        <w:t>プローブを用いて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を最小化し，グランドは各チャネル独立の最短スプリング端子を使って</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を小さくする。</w:t>
      </w:r>
      <w:r w:rsidRPr="00650534">
        <w:rPr>
          <w:rFonts w:asciiTheme="minorEastAsia" w:eastAsiaTheme="minorEastAsia" w:hAnsiTheme="minorEastAsia" w:cs="Georgia"/>
          <w:color w:val="000000" w:themeColor="text1"/>
          <w:sz w:val="21"/>
          <w:szCs w:val="21"/>
        </w:rPr>
        <w:t xml:space="preserve">Eb2 </w:t>
      </w:r>
      <w:r w:rsidRPr="00650534">
        <w:rPr>
          <w:rFonts w:asciiTheme="minorEastAsia" w:eastAsiaTheme="minorEastAsia" w:hAnsiTheme="minorEastAsia" w:cs="ＭＳ 明朝" w:hint="eastAsia"/>
          <w:color w:val="000000" w:themeColor="text1"/>
          <w:sz w:val="21"/>
          <w:szCs w:val="21"/>
        </w:rPr>
        <w:t>による帯域確認は正弦波で行い，方形波で加算挙動を観る場合は立上り</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t</m:t>
            </m:r>
          </m:e>
          <m:sub>
            <m:r>
              <w:rPr>
                <w:rFonts w:ascii="Cambria Math" w:eastAsiaTheme="minorEastAsia" w:hAnsi="Cambria Math"/>
                <w:color w:val="000000" w:themeColor="text1"/>
                <w:sz w:val="21"/>
                <w:szCs w:val="21"/>
              </w:rPr>
              <m:t>r</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を意図的に長くする（直列</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R</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を源に入れる）か，振幅を下げて</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dv</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dt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を抑える。測定値のばらつきは</w:t>
      </w:r>
    </w:p>
    <w:p w14:paraId="77C78AEE" w14:textId="07DB8042" w:rsidR="006219B5" w:rsidRPr="00650534" w:rsidRDefault="00FF226B" w:rsidP="006219B5">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δ</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δ</m:t>
          </m:r>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di</m:t>
                  </m:r>
                </m:num>
                <m:den>
                  <m:r>
                    <w:rPr>
                      <w:rFonts w:ascii="Cambria Math" w:eastAsiaTheme="minorEastAsia" w:hAnsi="Cambria Math"/>
                      <w:color w:val="000000" w:themeColor="text1"/>
                      <w:sz w:val="21"/>
                      <w:szCs w:val="21"/>
                    </w:rPr>
                    <m:t>dt</m:t>
                  </m:r>
                </m:den>
              </m:f>
            </m:e>
          </m:d>
          <m:r>
            <m:rPr>
              <m:sty m:val="p"/>
            </m:rPr>
            <w:rPr>
              <w:rFonts w:ascii="Cambria Math" w:eastAsiaTheme="minorEastAsia" w:hAnsi="Cambria Math"/>
              <w:color w:val="000000" w:themeColor="text1"/>
              <w:sz w:val="21"/>
              <w:szCs w:val="21"/>
            </w:rPr>
            <m:t xml:space="preserve">, </m:t>
          </m:r>
          <m:r>
            <w:rPr>
              <w:rFonts w:ascii="Cambria Math" w:eastAsiaTheme="minorEastAsia" w:hAnsi="Cambria Math"/>
              <w:color w:val="000000" w:themeColor="text1"/>
              <w:sz w:val="21"/>
              <w:szCs w:val="21"/>
            </w:rPr>
            <m:t>δ</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b</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oMath>
      </m:oMathPara>
    </w:p>
    <w:p w14:paraId="3D29D654" w14:textId="65F9B037" w:rsidR="006219B5" w:rsidRPr="00650534" w:rsidRDefault="006219B5" w:rsidP="006219B5">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の感度で増幅されるため，</w:t>
      </w:r>
      <w:r w:rsidRPr="00650534">
        <w:rPr>
          <w:rFonts w:asciiTheme="minorEastAsia" w:eastAsiaTheme="minorEastAsia" w:hAnsiTheme="minorEastAsia" w:cs="Georgia"/>
          <w:color w:val="000000" w:themeColor="text1"/>
          <w:sz w:val="21"/>
          <w:szCs w:val="21"/>
        </w:rPr>
        <w:t xml:space="preserve">1 MHz </w:t>
      </w:r>
      <w:r w:rsidRPr="00650534">
        <w:rPr>
          <w:rFonts w:asciiTheme="minorEastAsia" w:eastAsiaTheme="minorEastAsia" w:hAnsiTheme="minorEastAsia" w:cs="ＭＳ 明朝" w:hint="eastAsia"/>
          <w:color w:val="000000" w:themeColor="text1"/>
          <w:sz w:val="21"/>
          <w:szCs w:val="21"/>
        </w:rPr>
        <w:t>近傍では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の数</w:t>
      </w:r>
      <w:r w:rsidRPr="00650534">
        <w:rPr>
          <w:rFonts w:asciiTheme="minorEastAsia" w:eastAsiaTheme="minorEastAsia" w:hAnsiTheme="minorEastAsia" w:cs="Georgia"/>
          <w:color w:val="000000" w:themeColor="text1"/>
          <w:sz w:val="21"/>
          <w:szCs w:val="21"/>
        </w:rPr>
        <w:t xml:space="preserve"> pF </w:t>
      </w:r>
      <w:r w:rsidRPr="00650534">
        <w:rPr>
          <w:rFonts w:asciiTheme="minorEastAsia" w:eastAsiaTheme="minorEastAsia" w:hAnsiTheme="minorEastAsia" w:cs="ＭＳ 明朝" w:hint="eastAsia"/>
          <w:color w:val="000000" w:themeColor="text1"/>
          <w:sz w:val="21"/>
          <w:szCs w:val="21"/>
        </w:rPr>
        <w:t>差や</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L</m:t>
            </m:r>
          </m:e>
          <m:sub>
            <m:r>
              <m:rPr>
                <m:sty m:val="p"/>
              </m:rPr>
              <w:rPr>
                <w:rFonts w:ascii="Cambria Math" w:eastAsiaTheme="minorEastAsia" w:hAnsi="Cambria Math"/>
                <w:color w:val="000000" w:themeColor="text1"/>
                <w:sz w:val="21"/>
                <w:szCs w:val="21"/>
              </w:rPr>
              <m:t>g</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の数十</w:t>
      </w:r>
      <w:r w:rsidRPr="00650534">
        <w:rPr>
          <w:rFonts w:asciiTheme="minorEastAsia" w:eastAsiaTheme="minorEastAsia" w:hAnsiTheme="minorEastAsia" w:cs="Georgia"/>
          <w:color w:val="000000" w:themeColor="text1"/>
          <w:sz w:val="21"/>
          <w:szCs w:val="21"/>
        </w:rPr>
        <w:t xml:space="preserve"> nH </w:t>
      </w:r>
      <w:r w:rsidRPr="00650534">
        <w:rPr>
          <w:rFonts w:asciiTheme="minorEastAsia" w:eastAsiaTheme="minorEastAsia" w:hAnsiTheme="minorEastAsia" w:cs="ＭＳ 明朝" w:hint="eastAsia"/>
          <w:color w:val="000000" w:themeColor="text1"/>
          <w:sz w:val="21"/>
          <w:szCs w:val="21"/>
        </w:rPr>
        <w:t>差でも可視レベルの誤差になる。以上より，</w:t>
      </w:r>
      <w:r w:rsidRPr="00650534">
        <w:rPr>
          <w:rFonts w:asciiTheme="minorEastAsia" w:eastAsiaTheme="minorEastAsia" w:hAnsiTheme="minorEastAsia" w:cs="Georgia"/>
          <w:color w:val="000000" w:themeColor="text1"/>
          <w:sz w:val="21"/>
          <w:szCs w:val="21"/>
        </w:rPr>
        <w:t xml:space="preserve">Eb2 </w:t>
      </w:r>
      <w:r w:rsidRPr="00650534">
        <w:rPr>
          <w:rFonts w:asciiTheme="minorEastAsia" w:eastAsiaTheme="minorEastAsia" w:hAnsiTheme="minorEastAsia" w:cs="ＭＳ 明朝" w:hint="eastAsia"/>
          <w:color w:val="000000" w:themeColor="text1"/>
          <w:sz w:val="21"/>
          <w:szCs w:val="21"/>
        </w:rPr>
        <w:t>の波形（正弦／方形）とプローブ接続（個別／共通・短／長）は，回路の有効</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R</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C</m:t>
        </m:r>
      </m:oMath>
      <w:r w:rsidRPr="00650534">
        <w:rPr>
          <w:rFonts w:asciiTheme="minorEastAsia" w:eastAsiaTheme="minorEastAsia" w:hAnsiTheme="minorEastAsia" w:cs="ＭＳ 明朝" w:hint="eastAsia"/>
          <w:color w:val="000000" w:themeColor="text1"/>
          <w:sz w:val="21"/>
          <w:szCs w:val="21"/>
        </w:rPr>
        <w:t>・</w:t>
      </w:r>
      <m:oMath>
        <m:r>
          <w:rPr>
            <w:rFonts w:ascii="Cambria Math" w:eastAsiaTheme="minorEastAsia" w:hAnsi="Cambria Math"/>
            <w:color w:val="000000" w:themeColor="text1"/>
            <w:sz w:val="21"/>
            <w:szCs w:val="21"/>
          </w:rPr>
          <m:t>L</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を変化させ，観測波形の振幅・位相・立上りを大きく左右することが定量的に示された。</w:t>
      </w:r>
    </w:p>
    <w:p w14:paraId="7B9FDC4A" w14:textId="77777777" w:rsidR="006219B5" w:rsidRPr="00650534" w:rsidRDefault="006219B5" w:rsidP="00831D94">
      <w:pPr>
        <w:pStyle w:val="Web"/>
        <w:rPr>
          <w:rFonts w:asciiTheme="minorEastAsia" w:eastAsiaTheme="minorEastAsia" w:hAnsiTheme="minorEastAsia"/>
          <w:color w:val="000000" w:themeColor="text1"/>
          <w:sz w:val="21"/>
          <w:szCs w:val="21"/>
        </w:rPr>
      </w:pPr>
    </w:p>
    <w:p w14:paraId="059F2DB1" w14:textId="05B84D26" w:rsidR="000A5023" w:rsidRPr="00DC5633" w:rsidRDefault="000A5023" w:rsidP="007D39D8">
      <w:pPr>
        <w:pStyle w:val="Web"/>
        <w:rPr>
          <w:rFonts w:asciiTheme="minorEastAsia" w:eastAsiaTheme="minorEastAsia" w:hAnsiTheme="minorEastAsia"/>
          <w:color w:val="000000" w:themeColor="text1"/>
          <w:sz w:val="26"/>
          <w:szCs w:val="26"/>
        </w:rPr>
      </w:pPr>
      <w:r w:rsidRPr="00DC5633">
        <w:rPr>
          <w:rFonts w:asciiTheme="minorEastAsia" w:eastAsiaTheme="minorEastAsia" w:hAnsiTheme="minorEastAsia"/>
          <w:color w:val="000000" w:themeColor="text1"/>
          <w:sz w:val="26"/>
          <w:szCs w:val="26"/>
        </w:rPr>
        <w:t>1-3-4 減算回路の交流特性</w:t>
      </w:r>
    </w:p>
    <w:p w14:paraId="15CA705E" w14:textId="677089DA" w:rsidR="00C85B42" w:rsidRPr="00650534" w:rsidRDefault="00C85B42" w:rsidP="00C85B42">
      <w:pPr>
        <w:pStyle w:val="Web"/>
        <w:rPr>
          <w:rFonts w:asciiTheme="minorEastAsia" w:eastAsiaTheme="minorEastAsia" w:hAnsiTheme="minorEastAsia"/>
          <w:color w:val="000000" w:themeColor="text1"/>
          <w:sz w:val="21"/>
          <w:szCs w:val="21"/>
        </w:rPr>
      </w:pPr>
      <w:r w:rsidRPr="00650534">
        <w:rPr>
          <w:rFonts w:asciiTheme="minorEastAsia" w:eastAsiaTheme="minorEastAsia" w:hAnsiTheme="minorEastAsia"/>
          <w:color w:val="000000" w:themeColor="text1"/>
          <w:sz w:val="21"/>
          <w:szCs w:val="21"/>
        </w:rPr>
        <w:t xml:space="preserve">(1-1) </w:t>
      </w:r>
      <w:r w:rsidR="002B6B0B" w:rsidRPr="00650534">
        <w:rPr>
          <w:rFonts w:asciiTheme="minorEastAsia" w:eastAsiaTheme="minorEastAsia" w:hAnsiTheme="minorEastAsia"/>
          <w:color w:val="000000" w:themeColor="text1"/>
          <w:sz w:val="21"/>
          <w:szCs w:val="21"/>
        </w:rPr>
        <w:t>三角波と正弦波など任意の二波形を入力し、入力波形と出力波形を同時に観測・保存して、減算回路として動作していることを確認した。</w:t>
      </w:r>
    </w:p>
    <w:p w14:paraId="23ECA24E" w14:textId="77777777" w:rsidR="00206D3D" w:rsidRPr="00650534" w:rsidRDefault="00206D3D" w:rsidP="00831D94">
      <w:pPr>
        <w:keepNext/>
        <w:jc w:val="center"/>
        <w:rPr>
          <w:rFonts w:asciiTheme="minorEastAsia" w:eastAsiaTheme="minorEastAsia" w:hAnsiTheme="minorEastAsia"/>
          <w:color w:val="000000" w:themeColor="text1"/>
          <w:sz w:val="21"/>
          <w:szCs w:val="21"/>
        </w:rPr>
      </w:pPr>
      <w:r w:rsidRPr="00650534">
        <w:rPr>
          <w:rFonts w:asciiTheme="minorEastAsia" w:eastAsiaTheme="minorEastAsia" w:hAnsiTheme="minorEastAsia"/>
          <w:noProof/>
          <w:color w:val="000000" w:themeColor="text1"/>
          <w:sz w:val="21"/>
          <w:szCs w:val="21"/>
        </w:rPr>
        <w:lastRenderedPageBreak/>
        <w:drawing>
          <wp:inline distT="0" distB="0" distL="0" distR="0" wp14:anchorId="6C4085F3" wp14:editId="025FBA6F">
            <wp:extent cx="3373120" cy="2461260"/>
            <wp:effectExtent l="0" t="0" r="5080" b="2540"/>
            <wp:docPr id="17" name="図 16">
              <a:extLst xmlns:a="http://schemas.openxmlformats.org/drawingml/2006/main">
                <a:ext uri="{FF2B5EF4-FFF2-40B4-BE49-F238E27FC236}">
                  <a16:creationId xmlns:a16="http://schemas.microsoft.com/office/drawing/2014/main" id="{4DE0C335-FA76-C4DF-DE5C-270DBB2099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4DE0C335-FA76-C4DF-DE5C-270DBB209982}"/>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373120" cy="2461260"/>
                    </a:xfrm>
                    <a:prstGeom prst="rect">
                      <a:avLst/>
                    </a:prstGeom>
                  </pic:spPr>
                </pic:pic>
              </a:graphicData>
            </a:graphic>
          </wp:inline>
        </w:drawing>
      </w:r>
    </w:p>
    <w:p w14:paraId="46A8878A" w14:textId="308F9E55" w:rsidR="000A5023" w:rsidRPr="00650534" w:rsidRDefault="00206D3D" w:rsidP="00831D94">
      <w:pPr>
        <w:pStyle w:val="af7"/>
        <w:jc w:val="center"/>
        <w:rPr>
          <w:rFonts w:asciiTheme="minorEastAsia" w:eastAsiaTheme="minorEastAsia" w:hAnsiTheme="minorEastAsia"/>
          <w:b w:val="0"/>
          <w:bCs w:val="0"/>
          <w:color w:val="000000" w:themeColor="text1"/>
          <w:sz w:val="21"/>
          <w:szCs w:val="21"/>
        </w:rPr>
      </w:pPr>
      <w:r w:rsidRPr="00650534">
        <w:rPr>
          <w:rFonts w:asciiTheme="minorEastAsia" w:eastAsiaTheme="minorEastAsia" w:hAnsiTheme="minorEastAsia"/>
          <w:b w:val="0"/>
          <w:bCs w:val="0"/>
          <w:color w:val="000000" w:themeColor="text1"/>
          <w:sz w:val="21"/>
          <w:szCs w:val="21"/>
        </w:rPr>
        <w:t xml:space="preserve">図 </w:t>
      </w:r>
      <w:r w:rsidRPr="00650534">
        <w:rPr>
          <w:rFonts w:asciiTheme="minorEastAsia" w:eastAsiaTheme="minorEastAsia" w:hAnsiTheme="minorEastAsia"/>
          <w:b w:val="0"/>
          <w:bCs w:val="0"/>
          <w:color w:val="000000" w:themeColor="text1"/>
          <w:sz w:val="21"/>
          <w:szCs w:val="21"/>
        </w:rPr>
        <w:fldChar w:fldCharType="begin"/>
      </w:r>
      <w:r w:rsidRPr="00650534">
        <w:rPr>
          <w:rFonts w:asciiTheme="minorEastAsia" w:eastAsiaTheme="minorEastAsia" w:hAnsiTheme="minorEastAsia"/>
          <w:b w:val="0"/>
          <w:bCs w:val="0"/>
          <w:color w:val="000000" w:themeColor="text1"/>
          <w:sz w:val="21"/>
          <w:szCs w:val="21"/>
        </w:rPr>
        <w:instrText xml:space="preserve"> SEQ 図 \* ARABIC </w:instrText>
      </w:r>
      <w:r w:rsidRPr="00650534">
        <w:rPr>
          <w:rFonts w:asciiTheme="minorEastAsia" w:eastAsiaTheme="minorEastAsia" w:hAnsiTheme="minorEastAsia"/>
          <w:b w:val="0"/>
          <w:bCs w:val="0"/>
          <w:color w:val="000000" w:themeColor="text1"/>
          <w:sz w:val="21"/>
          <w:szCs w:val="21"/>
        </w:rPr>
        <w:fldChar w:fldCharType="separate"/>
      </w:r>
      <w:r w:rsidR="00760A42">
        <w:rPr>
          <w:rFonts w:asciiTheme="minorEastAsia" w:eastAsiaTheme="minorEastAsia" w:hAnsiTheme="minorEastAsia"/>
          <w:b w:val="0"/>
          <w:bCs w:val="0"/>
          <w:noProof/>
          <w:color w:val="000000" w:themeColor="text1"/>
          <w:sz w:val="21"/>
          <w:szCs w:val="21"/>
        </w:rPr>
        <w:t>45</w:t>
      </w:r>
      <w:r w:rsidRPr="00650534">
        <w:rPr>
          <w:rFonts w:asciiTheme="minorEastAsia" w:eastAsiaTheme="minorEastAsia" w:hAnsiTheme="minorEastAsia"/>
          <w:b w:val="0"/>
          <w:bCs w:val="0"/>
          <w:color w:val="000000" w:themeColor="text1"/>
          <w:sz w:val="21"/>
          <w:szCs w:val="21"/>
        </w:rPr>
        <w:fldChar w:fldCharType="end"/>
      </w:r>
      <w:r w:rsidR="00796EBE" w:rsidRPr="00650534">
        <w:rPr>
          <w:rFonts w:asciiTheme="minorEastAsia" w:eastAsiaTheme="minorEastAsia" w:hAnsiTheme="minorEastAsia" w:hint="eastAsia"/>
          <w:b w:val="0"/>
          <w:bCs w:val="0"/>
          <w:color w:val="000000" w:themeColor="text1"/>
          <w:sz w:val="21"/>
          <w:szCs w:val="21"/>
        </w:rPr>
        <w:t>正弦波と正弦波の観測結果。</w:t>
      </w:r>
    </w:p>
    <w:p w14:paraId="346DFDC4" w14:textId="0D15510A"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図</w:t>
      </w:r>
      <w:r w:rsidRPr="00650534">
        <w:rPr>
          <w:rFonts w:asciiTheme="minorEastAsia" w:eastAsiaTheme="minorEastAsia" w:hAnsiTheme="minorEastAsia" w:cs="Georgia"/>
          <w:color w:val="000000" w:themeColor="text1"/>
          <w:sz w:val="21"/>
          <w:szCs w:val="21"/>
        </w:rPr>
        <w:t>46</w:t>
      </w:r>
      <w:r w:rsidRPr="00650534">
        <w:rPr>
          <w:rFonts w:asciiTheme="minorEastAsia" w:eastAsiaTheme="minorEastAsia" w:hAnsiTheme="minorEastAsia" w:cs="ＭＳ 明朝" w:hint="eastAsia"/>
          <w:color w:val="000000" w:themeColor="text1"/>
          <w:sz w:val="21"/>
          <w:szCs w:val="21"/>
        </w:rPr>
        <w:t>（正弦＋正弦，約</w:t>
      </w:r>
      <w:r w:rsidRPr="00650534">
        <w:rPr>
          <w:rFonts w:asciiTheme="minorEastAsia" w:eastAsiaTheme="minorEastAsia" w:hAnsiTheme="minorEastAsia" w:cs="Georgia"/>
          <w:color w:val="000000" w:themeColor="text1"/>
          <w:sz w:val="21"/>
          <w:szCs w:val="21"/>
        </w:rPr>
        <w:t>100 Hz</w:t>
      </w:r>
      <w:r w:rsidRPr="00650534">
        <w:rPr>
          <w:rFonts w:asciiTheme="minorEastAsia" w:eastAsiaTheme="minorEastAsia" w:hAnsiTheme="minorEastAsia" w:cs="ＭＳ 明朝" w:hint="eastAsia"/>
          <w:color w:val="000000" w:themeColor="text1"/>
          <w:sz w:val="21"/>
          <w:szCs w:val="21"/>
        </w:rPr>
        <w:t>）の読み取りは</w:t>
      </w:r>
      <w:r w:rsidRPr="00650534">
        <w:rPr>
          <w:rFonts w:asciiTheme="minorEastAsia" w:eastAsiaTheme="minorEastAsia" w:hAnsiTheme="minorEastAsia"/>
          <w:color w:val="000000" w:themeColor="text1"/>
          <w:sz w:val="21"/>
          <w:szCs w:val="21"/>
        </w:rPr>
        <w:br/>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1,pp</m:t>
            </m:r>
          </m:sub>
        </m:sSub>
        <m:r>
          <m:rPr>
            <m:sty m:val="p"/>
          </m:rPr>
          <w:rPr>
            <w:rFonts w:ascii="Cambria Math" w:eastAsiaTheme="minorEastAsia" w:hAnsi="Cambria Math"/>
            <w:color w:val="000000" w:themeColor="text1"/>
            <w:sz w:val="21"/>
            <w:szCs w:val="21"/>
          </w:rPr>
          <m:t>=1.02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=0.51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olor w:val="000000" w:themeColor="text1"/>
          <w:sz w:val="21"/>
          <w:szCs w:val="21"/>
        </w:rPr>
        <w:t>,</w:t>
      </w:r>
      <w:r w:rsidRPr="00650534">
        <w:rPr>
          <w:rFonts w:asciiTheme="minorEastAsia" w:eastAsiaTheme="minorEastAsia" w:hAnsiTheme="minorEastAsia"/>
          <w:color w:val="000000" w:themeColor="text1"/>
          <w:sz w:val="21"/>
          <w:szCs w:val="21"/>
        </w:rPr>
        <w:br/>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2,pp</m:t>
            </m:r>
          </m:sub>
        </m:sSub>
        <m:r>
          <m:rPr>
            <m:sty m:val="p"/>
          </m:rPr>
          <w:rPr>
            <w:rFonts w:ascii="Cambria Math" w:eastAsiaTheme="minorEastAsia" w:hAnsi="Cambria Math"/>
            <w:color w:val="000000" w:themeColor="text1"/>
            <w:sz w:val="21"/>
            <w:szCs w:val="21"/>
          </w:rPr>
          <m:t>=1.04</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=0.52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olor w:val="000000" w:themeColor="text1"/>
          <w:sz w:val="21"/>
          <w:szCs w:val="21"/>
        </w:rPr>
        <w:t>,</w:t>
      </w:r>
      <w:r w:rsidRPr="00650534">
        <w:rPr>
          <w:rFonts w:asciiTheme="minorEastAsia" w:eastAsiaTheme="minorEastAsia" w:hAnsiTheme="minorEastAsia"/>
          <w:color w:val="000000" w:themeColor="text1"/>
          <w:sz w:val="21"/>
          <w:szCs w:val="21"/>
        </w:rPr>
        <w:br/>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,pp</m:t>
            </m:r>
          </m:sub>
        </m:sSub>
        <m:r>
          <m:rPr>
            <m:sty m:val="p"/>
          </m:rPr>
          <w:rPr>
            <w:rFonts w:ascii="Cambria Math" w:eastAsiaTheme="minorEastAsia" w:hAnsi="Cambria Math"/>
            <w:color w:val="000000" w:themeColor="text1"/>
            <w:sz w:val="21"/>
            <w:szCs w:val="21"/>
          </w:rPr>
          <m:t>=1.62</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=0.81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である。表示位相は</w:t>
      </w:r>
      <w:r w:rsidRPr="00650534">
        <w:rPr>
          <w:rFonts w:asciiTheme="minorEastAsia" w:eastAsiaTheme="minorEastAsia" w:hAnsiTheme="minorEastAsia"/>
          <w:color w:val="000000" w:themeColor="text1"/>
          <w:sz w:val="21"/>
          <w:szCs w:val="21"/>
        </w:rPr>
        <w:br/>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46.3</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r>
          <m:rPr>
            <m:nor/>
          </m:rPr>
          <w:rPr>
            <w:rFonts w:asciiTheme="minorEastAsia" w:eastAsiaTheme="minorEastAsia" w:hAnsiTheme="minorEastAsia"/>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48.1</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と読めるから，</w:t>
      </w:r>
      <w:r w:rsidRPr="00650534">
        <w:rPr>
          <w:rFonts w:asciiTheme="minorEastAsia" w:eastAsiaTheme="minorEastAsia" w:hAnsiTheme="minorEastAsia"/>
          <w:color w:val="000000" w:themeColor="text1"/>
          <w:sz w:val="21"/>
          <w:szCs w:val="21"/>
        </w:rPr>
        <w:br/>
      </w:r>
      <w:r w:rsidRPr="00650534">
        <w:rPr>
          <w:rFonts w:asciiTheme="minorEastAsia" w:eastAsiaTheme="minorEastAsia" w:hAnsiTheme="minorEastAsia" w:cs="ＭＳ 明朝" w:hint="eastAsia"/>
          <w:color w:val="000000" w:themeColor="text1"/>
          <w:sz w:val="21"/>
          <w:szCs w:val="21"/>
        </w:rPr>
        <w:t>入力間の位相差は</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ϕ</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94.4</m:t>
            </m:r>
          </m:e>
          <m:sup>
            <m:r>
              <m:rPr>
                <m:sty m:val="p"/>
              </m:rPr>
              <w:rPr>
                <w:rFonts w:ascii="Cambria Math" w:eastAsiaTheme="minorEastAsia" w:hAnsi="Cambria Math"/>
                <w:color w:val="000000" w:themeColor="text1"/>
                <w:sz w:val="21"/>
                <w:szCs w:val="21"/>
              </w:rPr>
              <m:t>∘</m:t>
            </m:r>
          </m:sup>
        </m:sSup>
      </m:oMath>
      <w:r w:rsidRPr="00650534">
        <w:rPr>
          <w:rFonts w:asciiTheme="minorEastAsia" w:eastAsiaTheme="minorEastAsia" w:hAnsiTheme="minorEastAsia" w:cs="ＭＳ 明朝" w:hint="eastAsia"/>
          <w:color w:val="000000" w:themeColor="text1"/>
          <w:sz w:val="21"/>
          <w:szCs w:val="21"/>
        </w:rPr>
        <w:t>（ほぼ直交）になる。</w:t>
      </w:r>
    </w:p>
    <w:p w14:paraId="7AAD29AE" w14:textId="22F41092"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減算回路の理論は</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であり，正弦二相のベクトル差から出力振幅は</w:t>
      </w:r>
    </w:p>
    <w:p w14:paraId="6025047A" w14:textId="2B57E492" w:rsidR="0007249D" w:rsidRPr="00650534" w:rsidRDefault="00000000" w:rsidP="0007249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,th</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rad>
            <m:radPr>
              <m:degHide m:val="1"/>
              <m:ctrlPr>
                <w:rPr>
                  <w:rFonts w:ascii="Cambria Math" w:eastAsiaTheme="minorEastAsia" w:hAnsi="Cambria Math"/>
                  <w:color w:val="000000" w:themeColor="text1"/>
                  <w:sz w:val="21"/>
                  <w:szCs w:val="21"/>
                </w:rPr>
              </m:ctrlPr>
            </m:radPr>
            <m:deg/>
            <m:e>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up>
                  <m:r>
                    <m:rPr>
                      <m:sty m:val="p"/>
                    </m:rPr>
                    <w:rPr>
                      <w:rFonts w:ascii="Cambria Math" w:eastAsiaTheme="minorEastAsia" w:hAnsi="Cambria Math"/>
                      <w:color w:val="000000" w:themeColor="text1"/>
                      <w:sz w:val="21"/>
                      <w:szCs w:val="21"/>
                    </w:rPr>
                    <m:t>2</m:t>
                  </m:r>
                </m:sup>
              </m:sSubSup>
              <m:r>
                <m:rPr>
                  <m:sty m:val="p"/>
                </m:rPr>
                <w:rPr>
                  <w:rFonts w:ascii="Cambria Math" w:eastAsiaTheme="minorEastAsia" w:hAnsi="Cambria Math"/>
                  <w:color w:val="000000" w:themeColor="text1"/>
                  <w:sz w:val="21"/>
                  <w:szCs w:val="21"/>
                </w:rPr>
                <m:t>+</m:t>
              </m:r>
              <m:sSubSup>
                <m:sSubSupPr>
                  <m:ctrlPr>
                    <w:rPr>
                      <w:rFonts w:ascii="Cambria Math" w:eastAsiaTheme="minorEastAsia" w:hAnsi="Cambria Math"/>
                      <w:color w:val="000000" w:themeColor="text1"/>
                      <w:sz w:val="21"/>
                      <w:szCs w:val="21"/>
                    </w:rPr>
                  </m:ctrlPr>
                </m:sSubSup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up>
                  <m:r>
                    <m:rPr>
                      <m:sty m:val="p"/>
                    </m:rPr>
                    <w:rPr>
                      <w:rFonts w:ascii="Cambria Math" w:eastAsiaTheme="minorEastAsia" w:hAnsi="Cambria Math"/>
                      <w:color w:val="000000" w:themeColor="text1"/>
                      <w:sz w:val="21"/>
                      <w:szCs w:val="21"/>
                    </w:rPr>
                    <m:t>2</m:t>
                  </m:r>
                </m:sup>
              </m:sSubSup>
              <m:r>
                <m:rPr>
                  <m:sty m:val="p"/>
                </m:rPr>
                <w:rPr>
                  <w:rFonts w:ascii="Cambria Math" w:eastAsiaTheme="minorEastAsia" w:hAnsi="Cambria Math"/>
                  <w:color w:val="000000" w:themeColor="text1"/>
                  <w:sz w:val="21"/>
                  <w:szCs w:val="21"/>
                </w:rPr>
                <m:t>-2</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cos⁡Δ</m:t>
              </m:r>
              <m:r>
                <w:rPr>
                  <w:rFonts w:ascii="Cambria Math" w:eastAsiaTheme="minorEastAsia" w:hAnsi="Cambria Math"/>
                  <w:color w:val="000000" w:themeColor="text1"/>
                  <w:sz w:val="21"/>
                  <w:szCs w:val="21"/>
                </w:rPr>
                <m:t>ϕ</m:t>
              </m:r>
            </m:e>
          </m:rad>
          <m:r>
            <m:rPr>
              <m:sty m:val="p"/>
            </m:rPr>
            <w:rPr>
              <w:rFonts w:ascii="Cambria Math" w:eastAsiaTheme="minorEastAsia" w:hAnsi="Cambria Math"/>
              <w:color w:val="000000" w:themeColor="text1"/>
              <w:sz w:val="21"/>
              <w:szCs w:val="21"/>
            </w:rPr>
            <m:t>.</m:t>
          </m:r>
        </m:oMath>
      </m:oMathPara>
    </w:p>
    <w:p w14:paraId="0729975D" w14:textId="77777777"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数値代入すると</w:t>
      </w:r>
    </w:p>
    <w:p w14:paraId="61A0727F" w14:textId="003C5A00" w:rsidR="0007249D" w:rsidRPr="00650534" w:rsidRDefault="00000000" w:rsidP="0007249D">
      <w:pPr>
        <w:spacing w:after="220"/>
        <w:rPr>
          <w:rFonts w:asciiTheme="minorEastAsia" w:eastAsiaTheme="minorEastAsia" w:hAnsiTheme="minorEastAsia"/>
          <w:color w:val="000000" w:themeColor="text1"/>
          <w:sz w:val="21"/>
          <w:szCs w:val="21"/>
        </w:rPr>
      </w:pPr>
      <m:oMathPara>
        <m:oMath>
          <m:rad>
            <m:radPr>
              <m:degHide m:val="1"/>
              <m:ctrlPr>
                <w:rPr>
                  <w:rFonts w:ascii="Cambria Math" w:eastAsiaTheme="minorEastAsia" w:hAnsi="Cambria Math"/>
                  <w:color w:val="000000" w:themeColor="text1"/>
                  <w:sz w:val="21"/>
                  <w:szCs w:val="21"/>
                </w:rPr>
              </m:ctrlPr>
            </m:radPr>
            <m:deg/>
            <m:e>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0.51</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0.52</m:t>
                  </m:r>
                </m:e>
                <m:sup>
                  <m:r>
                    <m:rPr>
                      <m:sty m:val="p"/>
                    </m:rPr>
                    <w:rPr>
                      <w:rFonts w:ascii="Cambria Math" w:eastAsiaTheme="minorEastAsia" w:hAnsi="Cambria Math"/>
                      <w:color w:val="000000" w:themeColor="text1"/>
                      <w:sz w:val="21"/>
                      <w:szCs w:val="21"/>
                    </w:rPr>
                    <m:t>2</m:t>
                  </m:r>
                </m:sup>
              </m:sSup>
              <m:r>
                <m:rPr>
                  <m:sty m:val="p"/>
                </m:rPr>
                <w:rPr>
                  <w:rFonts w:ascii="Cambria Math" w:eastAsiaTheme="minorEastAsia" w:hAnsi="Cambria Math"/>
                  <w:color w:val="000000" w:themeColor="text1"/>
                  <w:sz w:val="21"/>
                  <w:szCs w:val="21"/>
                </w:rPr>
                <m:t>-2⋅0.51⋅0.52cos⁡(</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94.4</m:t>
                  </m:r>
                </m:e>
                <m:sup>
                  <m:r>
                    <m:rPr>
                      <m:sty m:val="p"/>
                    </m:rPr>
                    <w:rPr>
                      <w:rFonts w:ascii="Cambria Math" w:eastAsiaTheme="minorEastAsia" w:hAnsi="Cambria Math"/>
                      <w:color w:val="000000" w:themeColor="text1"/>
                      <w:sz w:val="21"/>
                      <w:szCs w:val="21"/>
                    </w:rPr>
                    <m:t>∘</m:t>
                  </m:r>
                </m:sup>
              </m:sSup>
              <m:r>
                <m:rPr>
                  <m:sty m:val="p"/>
                </m:rPr>
                <w:rPr>
                  <w:rFonts w:ascii="Cambria Math" w:eastAsiaTheme="minorEastAsia" w:hAnsi="Cambria Math"/>
                  <w:color w:val="000000" w:themeColor="text1"/>
                  <w:sz w:val="21"/>
                  <w:szCs w:val="21"/>
                </w:rPr>
                <m:t>)</m:t>
              </m:r>
            </m:e>
          </m:rad>
          <m:r>
            <m:rPr>
              <m:sty m:val="p"/>
            </m:rPr>
            <w:rPr>
              <w:rFonts w:ascii="Cambria Math" w:eastAsiaTheme="minorEastAsia" w:hAnsi="Cambria Math"/>
              <w:color w:val="000000" w:themeColor="text1"/>
              <w:sz w:val="21"/>
              <w:szCs w:val="21"/>
            </w:rPr>
            <m:t>≃0.756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m:oMathPara>
    </w:p>
    <w:p w14:paraId="63555650" w14:textId="77777777"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よって利得の実測推定は</w:t>
      </w:r>
    </w:p>
    <w:p w14:paraId="5BDD35A5" w14:textId="7620827D" w:rsidR="0007249D" w:rsidRPr="00650534" w:rsidRDefault="00FF226B" w:rsidP="0007249D">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m:t>
              </m:r>
            </m:e>
            <m:sub>
              <m:r>
                <m:rPr>
                  <m:sty m:val="p"/>
                </m:rPr>
                <w:rPr>
                  <w:rFonts w:ascii="Cambria Math" w:eastAsiaTheme="minorEastAsia" w:hAnsi="Cambria Math"/>
                  <w:color w:val="000000" w:themeColor="text1"/>
                  <w:sz w:val="21"/>
                  <w:szCs w:val="21"/>
                </w:rPr>
                <m:t>meas</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o</m:t>
                  </m:r>
                </m:sub>
              </m:sSub>
            </m:num>
            <m:den>
              <m:r>
                <m:rPr>
                  <m:sty m:val="p"/>
                </m:rPr>
                <w:rPr>
                  <w:rFonts w:ascii="Cambria Math" w:eastAsiaTheme="minorEastAsia" w:hAnsi="Cambria Math"/>
                  <w:color w:val="000000" w:themeColor="text1"/>
                  <w:sz w:val="21"/>
                  <w:szCs w:val="21"/>
                </w:rPr>
                <m:t>0.756</m:t>
              </m:r>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0.81</m:t>
              </m:r>
            </m:num>
            <m:den>
              <m:r>
                <m:rPr>
                  <m:sty m:val="p"/>
                </m:rPr>
                <w:rPr>
                  <w:rFonts w:ascii="Cambria Math" w:eastAsiaTheme="minorEastAsia" w:hAnsi="Cambria Math"/>
                  <w:color w:val="000000" w:themeColor="text1"/>
                  <w:sz w:val="21"/>
                  <w:szCs w:val="21"/>
                </w:rPr>
                <m:t>0.756</m:t>
              </m:r>
            </m:den>
          </m:f>
          <m:r>
            <m:rPr>
              <m:sty m:val="p"/>
            </m:rPr>
            <w:rPr>
              <w:rFonts w:ascii="Cambria Math" w:eastAsiaTheme="minorEastAsia" w:hAnsi="Cambria Math"/>
              <w:color w:val="000000" w:themeColor="text1"/>
              <w:sz w:val="21"/>
              <w:szCs w:val="21"/>
            </w:rPr>
            <m:t>≃1.07.</m:t>
          </m:r>
        </m:oMath>
      </m:oMathPara>
    </w:p>
    <w:p w14:paraId="505FDB13" w14:textId="233A08D6"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したがって低周波では減算回路はほぼ設計通り（</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近傍）に動作しており，抵抗比のわずかなズレ等を含めた</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+7%</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程度の偏差に収まっている。また出力の理論位相は</w:t>
      </w:r>
    </w:p>
    <w:p w14:paraId="08644378" w14:textId="493D3C9C" w:rsidR="0007249D" w:rsidRPr="00650534" w:rsidRDefault="00000000" w:rsidP="0007249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 xml:space="preserve">=arg </m:t>
          </m:r>
          <m:d>
            <m:dPr>
              <m:ctrlPr>
                <w:rPr>
                  <w:rFonts w:ascii="Cambria Math" w:eastAsiaTheme="minorEastAsia" w:hAnsi="Cambria Math"/>
                  <w:color w:val="000000" w:themeColor="text1"/>
                  <w:sz w:val="21"/>
                  <w:szCs w:val="21"/>
                </w:rPr>
              </m:ctrlPr>
            </m:dPr>
            <m:e>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2</m:t>
                  </m:r>
                </m:sub>
              </m:sSub>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e</m:t>
                  </m:r>
                </m:e>
                <m:sup>
                  <m:r>
                    <w:rPr>
                      <w:rFonts w:ascii="Cambria Math" w:eastAsiaTheme="minorEastAsia" w:hAnsi="Cambria Math"/>
                      <w:color w:val="000000" w:themeColor="text1"/>
                      <w:sz w:val="21"/>
                      <w:szCs w:val="21"/>
                    </w:rPr>
                    <m:t>j</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2</m:t>
                      </m:r>
                    </m:sub>
                  </m:sSub>
                </m:sup>
              </m:sSup>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1</m:t>
                  </m:r>
                </m:sub>
              </m:sSub>
              <m:sSup>
                <m:sSupPr>
                  <m:ctrlPr>
                    <w:rPr>
                      <w:rFonts w:ascii="Cambria Math" w:eastAsiaTheme="minorEastAsia" w:hAnsi="Cambria Math"/>
                      <w:color w:val="000000" w:themeColor="text1"/>
                      <w:sz w:val="21"/>
                      <w:szCs w:val="21"/>
                    </w:rPr>
                  </m:ctrlPr>
                </m:sSupPr>
                <m:e>
                  <m:r>
                    <w:rPr>
                      <w:rFonts w:ascii="Cambria Math" w:eastAsiaTheme="minorEastAsia" w:hAnsi="Cambria Math"/>
                      <w:color w:val="000000" w:themeColor="text1"/>
                      <w:sz w:val="21"/>
                      <w:szCs w:val="21"/>
                    </w:rPr>
                    <m:t>e</m:t>
                  </m:r>
                </m:e>
                <m:sup>
                  <m:r>
                    <w:rPr>
                      <w:rFonts w:ascii="Cambria Math" w:eastAsiaTheme="minorEastAsia" w:hAnsi="Cambria Math"/>
                      <w:color w:val="000000" w:themeColor="text1"/>
                      <w:sz w:val="21"/>
                      <w:szCs w:val="21"/>
                    </w:rPr>
                    <m:t>j</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ϕ</m:t>
                      </m:r>
                    </m:e>
                    <m:sub>
                      <m:r>
                        <m:rPr>
                          <m:sty m:val="p"/>
                        </m:rPr>
                        <w:rPr>
                          <w:rFonts w:ascii="Cambria Math" w:eastAsiaTheme="minorEastAsia" w:hAnsi="Cambria Math"/>
                          <w:color w:val="000000" w:themeColor="text1"/>
                          <w:sz w:val="21"/>
                          <w:szCs w:val="21"/>
                        </w:rPr>
                        <m:t>1</m:t>
                      </m:r>
                    </m:sub>
                  </m:sSub>
                </m:sup>
              </m:sSup>
            </m:e>
          </m:d>
          <m:r>
            <m:rPr>
              <m:sty m:val="p"/>
            </m:rPr>
            <w:rPr>
              <w:rFonts w:ascii="Cambria Math" w:eastAsiaTheme="minorEastAsia" w:hAnsi="Cambria Math"/>
              <w:color w:val="000000" w:themeColor="text1"/>
              <w:sz w:val="21"/>
              <w:szCs w:val="21"/>
            </w:rPr>
            <m:t>≃-</m:t>
          </m:r>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90.4</m:t>
              </m:r>
            </m:e>
            <m:sup>
              <m:r>
                <m:rPr>
                  <m:sty m:val="p"/>
                </m:rPr>
                <w:rPr>
                  <w:rFonts w:ascii="Cambria Math" w:eastAsiaTheme="minorEastAsia" w:hAnsi="Cambria Math"/>
                  <w:color w:val="000000" w:themeColor="text1"/>
                  <w:sz w:val="21"/>
                  <w:szCs w:val="21"/>
                </w:rPr>
                <m:t>∘</m:t>
              </m:r>
            </m:sup>
          </m:sSup>
        </m:oMath>
      </m:oMathPara>
    </w:p>
    <w:p w14:paraId="097D04B9" w14:textId="77777777"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となり，直交成分が主であること（ベクトル差の向き）が定量的に確認できる。</w:t>
      </w:r>
    </w:p>
    <w:p w14:paraId="1C2AF48B" w14:textId="29ED2F4E"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一致から外れる要因としては，</w:t>
      </w:r>
      <w:r w:rsidRPr="00650534">
        <w:rPr>
          <w:rFonts w:asciiTheme="minorEastAsia" w:eastAsiaTheme="minorEastAsia" w:hAnsiTheme="minorEastAsia" w:cs="Georgia"/>
          <w:color w:val="000000" w:themeColor="text1"/>
          <w:sz w:val="21"/>
          <w:szCs w:val="21"/>
        </w:rPr>
        <w:t xml:space="preserve">(i) </w:t>
      </w:r>
      <w:r w:rsidRPr="00650534">
        <w:rPr>
          <w:rFonts w:asciiTheme="minorEastAsia" w:eastAsiaTheme="minorEastAsia" w:hAnsiTheme="minorEastAsia" w:cs="ＭＳ 明朝" w:hint="eastAsia"/>
          <w:color w:val="000000" w:themeColor="text1"/>
          <w:sz w:val="21"/>
          <w:szCs w:val="21"/>
        </w:rPr>
        <w:t>四抵抗比の不一致（</w:t>
      </w:r>
      <m:oMath>
        <m:r>
          <m:rPr>
            <m:sty m:val="p"/>
          </m:rPr>
          <w:rPr>
            <w:rFonts w:ascii="Cambria Math" w:eastAsiaTheme="minorEastAsia" w:hAnsi="Cambria Math"/>
            <w:color w:val="000000" w:themeColor="text1"/>
            <w:sz w:val="21"/>
            <w:szCs w:val="21"/>
          </w:rPr>
          <m:t>±1%</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に数％の誤差），</w:t>
      </w:r>
      <w:r w:rsidRPr="00650534">
        <w:rPr>
          <w:rFonts w:asciiTheme="minorEastAsia" w:eastAsiaTheme="minorEastAsia" w:hAnsiTheme="minorEastAsia" w:cs="Georgia"/>
          <w:color w:val="000000" w:themeColor="text1"/>
          <w:sz w:val="21"/>
          <w:szCs w:val="21"/>
        </w:rPr>
        <w:t xml:space="preserve">(ii) </w:t>
      </w:r>
      <w:r w:rsidRPr="00650534">
        <w:rPr>
          <w:rFonts w:asciiTheme="minorEastAsia" w:eastAsiaTheme="minorEastAsia" w:hAnsiTheme="minorEastAsia" w:cs="ＭＳ 明朝" w:hint="eastAsia"/>
          <w:color w:val="000000" w:themeColor="text1"/>
          <w:sz w:val="21"/>
          <w:szCs w:val="21"/>
        </w:rPr>
        <w:t>二入力の振幅・位相読取り誤差（</w:t>
      </w:r>
      <m:oMath>
        <m:r>
          <m:rPr>
            <m:sty m:val="p"/>
          </m:rPr>
          <w:rPr>
            <w:rFonts w:ascii="Cambria Math" w:eastAsiaTheme="minorEastAsia" w:hAnsi="Cambria Math"/>
            <w:color w:val="000000" w:themeColor="text1"/>
            <w:sz w:val="21"/>
            <w:szCs w:val="21"/>
          </w:rPr>
          <m:t>±0.01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と数度で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に数％），</w:t>
      </w:r>
      <w:r w:rsidRPr="00650534">
        <w:rPr>
          <w:rFonts w:asciiTheme="minorEastAsia" w:eastAsiaTheme="minorEastAsia" w:hAnsiTheme="minorEastAsia" w:cs="Georgia"/>
          <w:color w:val="000000" w:themeColor="text1"/>
          <w:sz w:val="21"/>
          <w:szCs w:val="21"/>
        </w:rPr>
        <w:t xml:space="preserve">(iii) </w:t>
      </w:r>
      <w:r w:rsidRPr="00650534">
        <w:rPr>
          <w:rFonts w:asciiTheme="minorEastAsia" w:eastAsiaTheme="minorEastAsia" w:hAnsiTheme="minorEastAsia" w:cs="ＭＳ 明朝" w:hint="eastAsia"/>
          <w:color w:val="000000" w:themeColor="text1"/>
          <w:sz w:val="21"/>
          <w:szCs w:val="21"/>
        </w:rPr>
        <w:t>入力枝の寄生容量の非対称（プローブ容量差</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数</w:t>
      </w:r>
      <w:r w:rsidRPr="00650534">
        <w:rPr>
          <w:rFonts w:asciiTheme="minorEastAsia" w:eastAsiaTheme="minorEastAsia" w:hAnsiTheme="minorEastAsia" w:cs="Georgia"/>
          <w:color w:val="000000" w:themeColor="text1"/>
          <w:sz w:val="21"/>
          <w:szCs w:val="21"/>
        </w:rPr>
        <w:t xml:space="preserve"> pF</w:t>
      </w:r>
      <w:r w:rsidRPr="00650534">
        <w:rPr>
          <w:rFonts w:asciiTheme="minorEastAsia" w:eastAsiaTheme="minorEastAsia" w:hAnsiTheme="minorEastAsia" w:cs="ＭＳ 明朝" w:hint="eastAsia"/>
          <w:color w:val="000000" w:themeColor="text1"/>
          <w:sz w:val="21"/>
          <w:szCs w:val="21"/>
        </w:rPr>
        <w:t>）があり，</w:t>
      </w:r>
      <w:r w:rsidRPr="00650534">
        <w:rPr>
          <w:rFonts w:asciiTheme="minorEastAsia" w:eastAsiaTheme="minorEastAsia" w:hAnsiTheme="minorEastAsia" w:cs="Georgia"/>
          <w:color w:val="000000" w:themeColor="text1"/>
          <w:sz w:val="21"/>
          <w:szCs w:val="21"/>
        </w:rPr>
        <w:t xml:space="preserve">(iii) </w:t>
      </w:r>
      <w:r w:rsidRPr="00650534">
        <w:rPr>
          <w:rFonts w:asciiTheme="minorEastAsia" w:eastAsiaTheme="minorEastAsia" w:hAnsiTheme="minorEastAsia" w:cs="ＭＳ 明朝" w:hint="eastAsia"/>
          <w:color w:val="000000" w:themeColor="text1"/>
          <w:sz w:val="21"/>
          <w:szCs w:val="21"/>
        </w:rPr>
        <w:t>は周波数上昇とともに</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CMRR</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を劣化させて出力に共通成分が混入する。今回の周波数（</w:t>
      </w:r>
      <m:oMath>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w:r w:rsidRPr="00650534">
        <w:rPr>
          <w:rFonts w:asciiTheme="minorEastAsia" w:eastAsiaTheme="minorEastAsia" w:hAnsiTheme="minorEastAsia" w:cs="ＭＳ 明朝" w:hint="eastAsia"/>
          <w:color w:val="000000" w:themeColor="text1"/>
          <w:sz w:val="21"/>
          <w:szCs w:val="21"/>
        </w:rPr>
        <w:t>）では</w:t>
      </w:r>
      <w:r w:rsidRPr="00650534">
        <w:rPr>
          <w:rFonts w:asciiTheme="minorEastAsia" w:eastAsiaTheme="minorEastAsia" w:hAnsiTheme="minorEastAsia" w:cs="Georgia"/>
          <w:color w:val="000000" w:themeColor="text1"/>
          <w:sz w:val="21"/>
          <w:szCs w:val="21"/>
        </w:rPr>
        <w:t xml:space="preserve"> OP </w:t>
      </w:r>
      <w:r w:rsidRPr="00650534">
        <w:rPr>
          <w:rFonts w:asciiTheme="minorEastAsia" w:eastAsiaTheme="minorEastAsia" w:hAnsiTheme="minorEastAsia" w:cs="ＭＳ 明朝" w:hint="eastAsia"/>
          <w:color w:val="000000" w:themeColor="text1"/>
          <w:sz w:val="21"/>
          <w:szCs w:val="21"/>
        </w:rPr>
        <w:t>アンプの帯域制限やスルーレートの影響は無視できる領域である。</w:t>
      </w:r>
    </w:p>
    <w:p w14:paraId="36F428FA" w14:textId="6C8AFEEA"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正確な測定のためには，二入力のプローブ仕様を揃え（ともに</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），接地は最短で個別に取り，四抵抗は同一温度係数・高精度品（</w:t>
      </w:r>
      <w:r w:rsidRPr="00650534">
        <w:rPr>
          <w:rFonts w:asciiTheme="minorEastAsia" w:eastAsiaTheme="minorEastAsia" w:hAnsiTheme="minorEastAsia" w:cs="Georgia"/>
          <w:color w:val="000000" w:themeColor="text1"/>
          <w:sz w:val="21"/>
          <w:szCs w:val="21"/>
        </w:rPr>
        <w:t>0.1</w:t>
      </w:r>
      <w:r w:rsidRPr="00650534">
        <w:rPr>
          <w:rFonts w:asciiTheme="minorEastAsia" w:eastAsiaTheme="minorEastAsia" w:hAnsiTheme="minorEastAsia" w:cs="ＭＳ 明朝" w:hint="eastAsia"/>
          <w:color w:val="000000" w:themeColor="text1"/>
          <w:sz w:val="21"/>
          <w:szCs w:val="21"/>
        </w:rPr>
        <w:t>％級）を使って比を合わせる。確認として二入力を同相・同振幅にして残留出力</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,pp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を測れば</w:t>
      </w:r>
    </w:p>
    <w:p w14:paraId="4FD4C64D" w14:textId="4A9EB7C5" w:rsidR="0007249D" w:rsidRPr="00650534" w:rsidRDefault="00000000" w:rsidP="0007249D">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r>
                    <m:rPr>
                      <m:sty m:val="p"/>
                    </m:rPr>
                    <w:rPr>
                      <w:rFonts w:ascii="Cambria Math" w:eastAsiaTheme="minorEastAsia" w:hAnsi="Cambria Math"/>
                      <w:color w:val="000000" w:themeColor="text1"/>
                      <w:sz w:val="21"/>
                      <w:szCs w:val="21"/>
                    </w:rPr>
                    <m:t>,pp</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cm,pp</m:t>
                  </m:r>
                </m:sub>
              </m:sSub>
            </m:den>
          </m:f>
          <m:r>
            <m:rPr>
              <m:sty m:val="p"/>
            </m:rPr>
            <w:rPr>
              <w:rFonts w:ascii="Cambria Math" w:eastAsiaTheme="minorEastAsia" w:hAnsi="Cambria Math"/>
              <w:color w:val="000000" w:themeColor="text1"/>
              <w:sz w:val="21"/>
              <w:szCs w:val="21"/>
            </w:rPr>
            <m:t>, CMRR=20</m:t>
          </m:r>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log</m:t>
              </m:r>
            </m:e>
            <m:sub>
              <m:r>
                <m:rPr>
                  <m:sty m:val="p"/>
                </m:rPr>
                <w:rPr>
                  <w:rFonts w:ascii="Cambria Math" w:eastAsiaTheme="minorEastAsia" w:hAnsi="Cambria Math"/>
                  <w:color w:val="000000" w:themeColor="text1"/>
                  <w:sz w:val="21"/>
                  <w:szCs w:val="21"/>
                </w:rPr>
                <m:t>10</m:t>
              </m:r>
            </m:sub>
          </m:sSub>
          <m:r>
            <m:rPr>
              <m:sty m:val="p"/>
            </m:rPr>
            <w:rPr>
              <w:rFonts w:ascii="Cambria Math" w:eastAsiaTheme="minorEastAsia" w:hAnsi="Cambria Math"/>
              <w:color w:val="000000" w:themeColor="text1"/>
              <w:sz w:val="21"/>
              <w:szCs w:val="21"/>
            </w:rPr>
            <m:t xml:space="preserve"> </m:t>
          </m:r>
          <m:d>
            <m:dPr>
              <m:ctrlPr>
                <w:rPr>
                  <w:rFonts w:ascii="Cambria Math" w:eastAsiaTheme="minorEastAsia" w:hAnsi="Cambria Math"/>
                  <w:color w:val="000000" w:themeColor="text1"/>
                  <w:sz w:val="21"/>
                  <w:szCs w:val="21"/>
                </w:rPr>
              </m:ctrlPr>
            </m:dPr>
            <m:e>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r>
                    <m:rPr>
                      <m:sty m:val="p"/>
                    </m:rPr>
                    <w:rPr>
                      <w:rFonts w:ascii="Cambria Math" w:eastAsiaTheme="minorEastAsia" w:hAnsi="Cambria Math"/>
                      <w:color w:val="000000" w:themeColor="text1"/>
                      <w:sz w:val="21"/>
                      <w:szCs w:val="21"/>
                    </w:rPr>
                    <m:t>|</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w:rPr>
                          <w:rFonts w:ascii="Cambria Math" w:eastAsiaTheme="minorEastAsia" w:hAnsi="Cambria Math"/>
                          <w:color w:val="000000" w:themeColor="text1"/>
                          <w:sz w:val="21"/>
                          <w:szCs w:val="21"/>
                        </w:rPr>
                        <m:t>c</m:t>
                      </m:r>
                    </m:sub>
                  </m:sSub>
                </m:den>
              </m:f>
            </m:e>
          </m:d>
        </m:oMath>
      </m:oMathPara>
    </w:p>
    <w:p w14:paraId="30C85CC1" w14:textId="77777777" w:rsidR="0007249D" w:rsidRPr="00650534" w:rsidRDefault="0007249D" w:rsidP="0007249D">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が求まり，減算性能（共通モード抑圧）が数値で評価できる。</w:t>
      </w:r>
    </w:p>
    <w:p w14:paraId="35C0CF8D"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40E7151C" w14:textId="0496870D" w:rsidR="00CF16B7" w:rsidRPr="00B60FA5" w:rsidRDefault="00BE3D34" w:rsidP="00CF16B7">
      <w:pPr>
        <w:rPr>
          <w:rFonts w:asciiTheme="minorEastAsia" w:eastAsiaTheme="minorEastAsia" w:hAnsiTheme="minorEastAsia" w:cstheme="majorBidi"/>
          <w:color w:val="000000" w:themeColor="text1"/>
          <w:sz w:val="30"/>
          <w:szCs w:val="30"/>
        </w:rPr>
      </w:pPr>
      <w:r w:rsidRPr="00B60FA5">
        <w:rPr>
          <w:rFonts w:asciiTheme="minorEastAsia" w:eastAsiaTheme="minorEastAsia" w:hAnsiTheme="minorEastAsia" w:cstheme="majorBidi"/>
          <w:color w:val="000000" w:themeColor="text1"/>
          <w:sz w:val="30"/>
          <w:szCs w:val="30"/>
        </w:rPr>
        <w:t>2</w:t>
      </w:r>
      <w:r w:rsidR="00CF16B7" w:rsidRPr="00B60FA5">
        <w:rPr>
          <w:rFonts w:asciiTheme="minorEastAsia" w:eastAsiaTheme="minorEastAsia" w:hAnsiTheme="minorEastAsia" w:cstheme="majorBidi" w:hint="eastAsia"/>
          <w:color w:val="000000" w:themeColor="text1"/>
          <w:sz w:val="30"/>
          <w:szCs w:val="30"/>
        </w:rPr>
        <w:t>. 考察</w:t>
      </w:r>
    </w:p>
    <w:p w14:paraId="7C21B88C"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2469DD0F" w14:textId="53E898A8" w:rsidR="00C041D9" w:rsidRPr="00650534" w:rsidRDefault="00CF16B7"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theme="majorBidi" w:hint="eastAsia"/>
          <w:color w:val="000000" w:themeColor="text1"/>
          <w:sz w:val="21"/>
          <w:szCs w:val="21"/>
        </w:rPr>
        <w:t>（1）オペアンプの利用用途について具体的かつ簡潔に説明する。</w:t>
      </w:r>
      <w:r w:rsidR="00FD12F4" w:rsidRPr="00650534">
        <w:rPr>
          <w:rFonts w:asciiTheme="minorEastAsia" w:eastAsiaTheme="minorEastAsia" w:hAnsiTheme="minorEastAsia" w:cstheme="majorBidi"/>
          <w:color w:val="000000" w:themeColor="text1"/>
          <w:sz w:val="21"/>
          <w:szCs w:val="21"/>
        </w:rPr>
        <w:br/>
      </w:r>
      <w:r w:rsidR="00FD12F4" w:rsidRPr="00650534">
        <w:rPr>
          <w:rFonts w:asciiTheme="minorEastAsia" w:eastAsiaTheme="minorEastAsia" w:hAnsiTheme="minorEastAsia" w:cstheme="majorBidi"/>
          <w:color w:val="000000" w:themeColor="text1"/>
          <w:sz w:val="21"/>
          <w:szCs w:val="21"/>
        </w:rPr>
        <w:br/>
      </w:r>
      <w:r w:rsidR="00C041D9" w:rsidRPr="00650534">
        <w:rPr>
          <w:rFonts w:asciiTheme="minorEastAsia" w:eastAsiaTheme="minorEastAsia" w:hAnsiTheme="minorEastAsia" w:cs="ＭＳ 明朝" w:hint="eastAsia"/>
          <w:color w:val="000000" w:themeColor="text1"/>
          <w:sz w:val="21"/>
          <w:szCs w:val="21"/>
        </w:rPr>
        <w:t xml:space="preserve"> オペアンプは「差を増幅する素子」であり，負帰還と組み合わせることで多くのアナログ機能を作れる。基本は高利得・高入力抵抗・低出力抵抗という性質を生かす。</w:t>
      </w:r>
    </w:p>
    <w:p w14:paraId="0C525FD2" w14:textId="567EBFFA"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反転・非反転の電圧増幅に使う。反転増幅では入力抵抗を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oMath>
      <w:r w:rsidRPr="00650534">
        <w:rPr>
          <w:rFonts w:asciiTheme="minorEastAsia" w:eastAsiaTheme="minorEastAsia" w:hAnsiTheme="minorEastAsia" w:cs="ＭＳ 明朝" w:hint="eastAsia"/>
          <w:color w:val="000000" w:themeColor="text1"/>
          <w:sz w:val="21"/>
          <w:szCs w:val="21"/>
        </w:rPr>
        <w:t>，帰還抵抗を</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w:t>
      </w:r>
    </w:p>
    <w:p w14:paraId="4F32A6D2" w14:textId="4CA135A1"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oMath>
      </m:oMathPara>
    </w:p>
    <w:p w14:paraId="6536B495"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となり利得と極性が抵抗比で決まる。非反転では</w:t>
      </w:r>
    </w:p>
    <w:p w14:paraId="7EBAA05A" w14:textId="63AC4A10"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d>
            <m:dPr>
              <m:ctrlPr>
                <w:rPr>
                  <w:rFonts w:ascii="Cambria Math" w:eastAsiaTheme="minorEastAsia" w:hAnsi="Cambria Math"/>
                  <w:color w:val="000000" w:themeColor="text1"/>
                  <w:sz w:val="21"/>
                  <w:szCs w:val="21"/>
                </w:rPr>
              </m:ctrlPr>
            </m:dPr>
            <m:e>
              <m:r>
                <m:rPr>
                  <m:sty m:val="p"/>
                </m:rPr>
                <w:rPr>
                  <w:rFonts w:ascii="Cambria Math" w:eastAsiaTheme="minorEastAsia" w:hAnsi="Cambria Math"/>
                  <w:color w:val="000000" w:themeColor="text1"/>
                  <w:sz w:val="21"/>
                  <w:szCs w:val="21"/>
                </w:rPr>
                <m:t>1+</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g</m:t>
                      </m:r>
                    </m:sub>
                  </m:sSub>
                </m:den>
              </m:f>
            </m:e>
          </m:d>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oMath>
      </m:oMathPara>
    </w:p>
    <w:p w14:paraId="58A68FEF"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となり入力インピーダンスが非常に高い。</w:t>
      </w:r>
    </w:p>
    <w:p w14:paraId="08ECAB9B"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バッファ（電圧フォロワ）として信号源を保護し負荷を駆動する。帰還を直結すると</w:t>
      </w:r>
    </w:p>
    <w:p w14:paraId="7A7FFC5F" w14:textId="27C8503D"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oMath>
      </m:oMathPara>
    </w:p>
    <w:p w14:paraId="1B01C904"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となり，電圧はそのままで電流を取り出せる。</w:t>
      </w:r>
    </w:p>
    <w:p w14:paraId="2E8965B6" w14:textId="4102CD1C"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加算・減算に使う。反転加算では各入力</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k</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と抵抗</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に対し</w:t>
      </w:r>
    </w:p>
    <w:p w14:paraId="680FC6FD" w14:textId="404FC9B3"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ary>
            <m:naryPr>
              <m:chr m:val="∑"/>
              <m:limLoc m:val="undOvr"/>
              <m:grow m:val="1"/>
              <m:supHide m:val="1"/>
              <m:ctrlPr>
                <w:rPr>
                  <w:rFonts w:ascii="Cambria Math" w:eastAsiaTheme="minorEastAsia" w:hAnsi="Cambria Math"/>
                  <w:color w:val="000000" w:themeColor="text1"/>
                  <w:sz w:val="21"/>
                  <w:szCs w:val="21"/>
                </w:rPr>
              </m:ctrlPr>
            </m:naryPr>
            <m:sub>
              <m:r>
                <w:rPr>
                  <w:rFonts w:ascii="Cambria Math" w:eastAsiaTheme="minorEastAsia" w:hAnsi="Cambria Math"/>
                  <w:color w:val="000000" w:themeColor="text1"/>
                  <w:sz w:val="21"/>
                  <w:szCs w:val="21"/>
                </w:rPr>
                <m:t>k</m:t>
              </m:r>
            </m:sub>
            <m:sup/>
            <m:e>
              <m:r>
                <m:rPr>
                  <m:sty m:val="p"/>
                </m:rPr>
                <w:rPr>
                  <w:rFonts w:ascii="Cambria Math" w:eastAsiaTheme="minorEastAsia" w:hAnsi="Cambria Math"/>
                  <w:color w:val="000000" w:themeColor="text1"/>
                  <w:sz w:val="21"/>
                  <w:szCs w:val="21"/>
                </w:rPr>
                <m:t> </m:t>
              </m:r>
            </m:e>
          </m:nary>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k</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k</m:t>
                  </m:r>
                </m:sub>
              </m:sSub>
            </m:den>
          </m:f>
        </m:oMath>
      </m:oMathPara>
    </w:p>
    <w:p w14:paraId="4051C9E0"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となる。四抵抗の比を合わせる減算回路では</w:t>
      </w:r>
    </w:p>
    <w:p w14:paraId="1CBA7AC8" w14:textId="0B8AEEC2"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den>
          </m:f>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2</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1</m:t>
              </m:r>
            </m:sub>
          </m:sSub>
          <m:r>
            <m:rPr>
              <m:sty m:val="p"/>
            </m:rPr>
            <w:rPr>
              <w:rFonts w:ascii="Cambria Math" w:eastAsiaTheme="minorEastAsia" w:hAnsi="Cambria Math"/>
              <w:color w:val="000000" w:themeColor="text1"/>
              <w:sz w:val="21"/>
              <w:szCs w:val="21"/>
            </w:rPr>
            <m:t>)</m:t>
          </m:r>
        </m:oMath>
      </m:oMathPara>
    </w:p>
    <w:p w14:paraId="39050D6B"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となり差だけを取り出せる（ブリッジセンサの読み取りなど）。</w:t>
      </w:r>
    </w:p>
    <w:p w14:paraId="11E095A5" w14:textId="614CC6F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積分・微分ができる。帰還をコンデンサ</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にすると高域で理想積分になり</w:t>
      </w:r>
    </w:p>
    <w:p w14:paraId="6FD99143" w14:textId="285E2AF8" w:rsidR="00C041D9" w:rsidRPr="00650534" w:rsidRDefault="00FF226B" w:rsidP="00C041D9">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o</m:t>
                  </m:r>
                </m:sub>
              </m:sSub>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w:rPr>
                      <w:rFonts w:ascii="Cambria Math" w:eastAsiaTheme="minorEastAsia" w:hAnsi="Cambria Math"/>
                      <w:color w:val="000000" w:themeColor="text1"/>
                      <w:sz w:val="21"/>
                      <w:szCs w:val="21"/>
                    </w:rPr>
                    <m:t>i</m:t>
                  </m:r>
                </m:sub>
              </m:sSub>
            </m:den>
          </m:f>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in</m:t>
                  </m:r>
                </m:sub>
              </m:sSub>
              <m:r>
                <w:rPr>
                  <w:rFonts w:ascii="Cambria Math" w:eastAsiaTheme="minorEastAsia" w:hAnsi="Cambria Math"/>
                  <w:color w:val="000000" w:themeColor="text1"/>
                  <w:sz w:val="21"/>
                  <w:szCs w:val="21"/>
                </w:rPr>
                <m:t>Cs</m:t>
              </m:r>
            </m:den>
          </m:f>
        </m:oMath>
      </m:oMathPara>
    </w:p>
    <w:p w14:paraId="08A6ABA2" w14:textId="71830440"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入力側に</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C</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を置くと高域で理想微分になり</w:t>
      </w:r>
    </w:p>
    <w:p w14:paraId="7D1315BA" w14:textId="1ECC7D97" w:rsidR="00C041D9" w:rsidRPr="00650534" w:rsidRDefault="00FF226B" w:rsidP="00C041D9">
      <w:pPr>
        <w:spacing w:after="220"/>
        <w:rPr>
          <w:rFonts w:asciiTheme="minorEastAsia" w:eastAsiaTheme="minorEastAsia" w:hAnsiTheme="minorEastAsia"/>
          <w:color w:val="000000" w:themeColor="text1"/>
          <w:sz w:val="21"/>
          <w:szCs w:val="21"/>
        </w:rPr>
      </w:pPr>
      <m:oMathPara>
        <m:oMath>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s</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r>
            <w:rPr>
              <w:rFonts w:ascii="Cambria Math" w:eastAsiaTheme="minorEastAsia" w:hAnsi="Cambria Math"/>
              <w:color w:val="000000" w:themeColor="text1"/>
              <w:sz w:val="21"/>
              <w:szCs w:val="21"/>
            </w:rPr>
            <m:t>Cs</m:t>
          </m:r>
        </m:oMath>
      </m:oMathPara>
    </w:p>
    <w:p w14:paraId="60358365" w14:textId="19EC3E89"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となる（実回路では直流ドリフトやノイズを抑えるために</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や</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w:rPr>
                <w:rFonts w:ascii="Cambria Math" w:eastAsiaTheme="minorEastAsia" w:hAnsi="Cambria Math"/>
                <w:color w:val="000000" w:themeColor="text1"/>
                <w:sz w:val="21"/>
                <w:szCs w:val="21"/>
              </w:rPr>
              <m:t>f</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を並列に入れて帯域を制限する）。</w:t>
      </w:r>
    </w:p>
    <w:p w14:paraId="7FFE9912"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アクティブフィルタが作れる。たとえば一次の低域通過は</w:t>
      </w:r>
    </w:p>
    <w:p w14:paraId="65435082" w14:textId="568E9439" w:rsidR="00C041D9" w:rsidRPr="00650534" w:rsidRDefault="00FF226B" w:rsidP="00C041D9">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jω</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0</m:t>
                  </m:r>
                </m:sub>
              </m:sSub>
            </m:num>
            <m:den>
              <m:rad>
                <m:radPr>
                  <m:degHide m:val="1"/>
                  <m:ctrlPr>
                    <w:rPr>
                      <w:rFonts w:ascii="Cambria Math" w:eastAsiaTheme="minorEastAsia" w:hAnsi="Cambria Math"/>
                      <w:color w:val="000000" w:themeColor="text1"/>
                      <w:sz w:val="21"/>
                      <w:szCs w:val="21"/>
                    </w:rPr>
                  </m:ctrlPr>
                </m:radPr>
                <m:deg/>
                <m:e>
                  <m:r>
                    <m:rPr>
                      <m:sty m:val="p"/>
                    </m:rPr>
                    <w:rPr>
                      <w:rFonts w:ascii="Cambria Math" w:eastAsiaTheme="minorEastAsia" w:hAnsi="Cambria Math"/>
                      <w:color w:val="000000" w:themeColor="text1"/>
                      <w:sz w:val="21"/>
                      <w:szCs w:val="21"/>
                    </w:rPr>
                    <m:t>1+(</m:t>
                  </m:r>
                  <m:r>
                    <w:rPr>
                      <w:rFonts w:ascii="Cambria Math" w:eastAsiaTheme="minorEastAsia" w:hAnsi="Cambria Math"/>
                      <w:color w:val="000000" w:themeColor="text1"/>
                      <w:sz w:val="21"/>
                      <w:szCs w:val="21"/>
                    </w:rPr>
                    <m:t>ω</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ω</m:t>
                      </m:r>
                    </m:e>
                    <m:sub>
                      <m:r>
                        <w:rPr>
                          <w:rFonts w:ascii="Cambria Math" w:eastAsiaTheme="minorEastAsia" w:hAnsi="Cambria Math"/>
                          <w:color w:val="000000" w:themeColor="text1"/>
                          <w:sz w:val="21"/>
                          <w:szCs w:val="21"/>
                        </w:rPr>
                        <m:t>c</m:t>
                      </m:r>
                    </m:sub>
                  </m:sSub>
                  <m:sSup>
                    <m:sSupPr>
                      <m:ctrlPr>
                        <w:rPr>
                          <w:rFonts w:ascii="Cambria Math" w:eastAsiaTheme="minorEastAsia" w:hAnsi="Cambria Math"/>
                          <w:color w:val="000000" w:themeColor="text1"/>
                          <w:sz w:val="21"/>
                          <w:szCs w:val="21"/>
                        </w:rPr>
                      </m:ctrlPr>
                    </m:sSupPr>
                    <m:e>
                      <m:r>
                        <m:rPr>
                          <m:sty m:val="p"/>
                        </m:rPr>
                        <w:rPr>
                          <w:rFonts w:ascii="Cambria Math" w:eastAsiaTheme="minorEastAsia" w:hAnsi="Cambria Math"/>
                          <w:color w:val="000000" w:themeColor="text1"/>
                          <w:sz w:val="21"/>
                          <w:szCs w:val="21"/>
                        </w:rPr>
                        <m:t>)</m:t>
                      </m:r>
                    </m:e>
                    <m:sup>
                      <m:r>
                        <m:rPr>
                          <m:sty m:val="p"/>
                        </m:rPr>
                        <w:rPr>
                          <w:rFonts w:ascii="Cambria Math" w:eastAsiaTheme="minorEastAsia" w:hAnsi="Cambria Math"/>
                          <w:color w:val="000000" w:themeColor="text1"/>
                          <w:sz w:val="21"/>
                          <w:szCs w:val="21"/>
                        </w:rPr>
                        <m:t>2</m:t>
                      </m:r>
                    </m:sup>
                  </m:sSup>
                </m:e>
              </m:rad>
            </m:den>
          </m:f>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πRC</m:t>
              </m:r>
            </m:den>
          </m:f>
        </m:oMath>
      </m:oMathPara>
    </w:p>
    <w:p w14:paraId="62746690"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となり，受動</w:t>
      </w:r>
      <w:r w:rsidRPr="00650534">
        <w:rPr>
          <w:rFonts w:asciiTheme="minorEastAsia" w:eastAsiaTheme="minorEastAsia" w:hAnsiTheme="minorEastAsia" w:cs="Georgia"/>
          <w:color w:val="000000" w:themeColor="text1"/>
          <w:sz w:val="21"/>
          <w:szCs w:val="21"/>
        </w:rPr>
        <w:t>RC</w:t>
      </w:r>
      <w:r w:rsidRPr="00650534">
        <w:rPr>
          <w:rFonts w:asciiTheme="minorEastAsia" w:eastAsiaTheme="minorEastAsia" w:hAnsiTheme="minorEastAsia" w:cs="ＭＳ 明朝" w:hint="eastAsia"/>
          <w:color w:val="000000" w:themeColor="text1"/>
          <w:sz w:val="21"/>
          <w:szCs w:val="21"/>
        </w:rPr>
        <w:t>に対して利得やシャープさを追加できる（オーディオのトーン制御やアンチエイリアス用）。</w:t>
      </w:r>
    </w:p>
    <w:p w14:paraId="268F8C43"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精密整流・検波・ピークホールドに使う。ダイオードの順方向電圧をオペアンプの利得で打ち消すため，数</w:t>
      </w:r>
      <w:r w:rsidRPr="00650534">
        <w:rPr>
          <w:rFonts w:asciiTheme="minorEastAsia" w:eastAsiaTheme="minorEastAsia" w:hAnsiTheme="minorEastAsia" w:cs="Georgia"/>
          <w:color w:val="000000" w:themeColor="text1"/>
          <w:sz w:val="21"/>
          <w:szCs w:val="21"/>
        </w:rPr>
        <w:t xml:space="preserve"> mV </w:t>
      </w:r>
      <w:r w:rsidRPr="00650534">
        <w:rPr>
          <w:rFonts w:asciiTheme="minorEastAsia" w:eastAsiaTheme="minorEastAsia" w:hAnsiTheme="minorEastAsia" w:cs="ＭＳ 明朝" w:hint="eastAsia"/>
          <w:color w:val="000000" w:themeColor="text1"/>
          <w:sz w:val="21"/>
          <w:szCs w:val="21"/>
        </w:rPr>
        <w:t>レベルの小信号でも正確に整流できる（</w:t>
      </w:r>
      <w:r w:rsidRPr="00650534">
        <w:rPr>
          <w:rFonts w:asciiTheme="minorEastAsia" w:eastAsiaTheme="minorEastAsia" w:hAnsiTheme="minorEastAsia" w:cs="Georgia"/>
          <w:color w:val="000000" w:themeColor="text1"/>
          <w:sz w:val="21"/>
          <w:szCs w:val="21"/>
        </w:rPr>
        <w:t>AC</w:t>
      </w:r>
      <w:r w:rsidRPr="00650534">
        <w:rPr>
          <w:rFonts w:asciiTheme="minorEastAsia" w:eastAsiaTheme="minorEastAsia" w:hAnsiTheme="minorEastAsia" w:cs="ＭＳ 明朝" w:hint="eastAsia"/>
          <w:color w:val="000000" w:themeColor="text1"/>
          <w:sz w:val="21"/>
          <w:szCs w:val="21"/>
        </w:rPr>
        <w:t>計測や包絡線検出）。</w:t>
      </w:r>
    </w:p>
    <w:p w14:paraId="6C04BA08"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計測フロントエンドとして使う。複数段を組んだ計装アンプは共通モードを強く抑え（</w:t>
      </w:r>
      <w:r w:rsidRPr="00650534">
        <w:rPr>
          <w:rFonts w:asciiTheme="minorEastAsia" w:eastAsiaTheme="minorEastAsia" w:hAnsiTheme="minorEastAsia" w:cs="Georgia"/>
          <w:color w:val="000000" w:themeColor="text1"/>
          <w:sz w:val="21"/>
          <w:szCs w:val="21"/>
        </w:rPr>
        <w:t>CMRR</w:t>
      </w:r>
      <w:r w:rsidRPr="00650534">
        <w:rPr>
          <w:rFonts w:asciiTheme="minorEastAsia" w:eastAsiaTheme="minorEastAsia" w:hAnsiTheme="minorEastAsia" w:cs="ＭＳ 明朝" w:hint="eastAsia"/>
          <w:color w:val="000000" w:themeColor="text1"/>
          <w:sz w:val="21"/>
          <w:szCs w:val="21"/>
        </w:rPr>
        <w:t>が高い），微小差電圧を正確に取り出せる（ひずみゲージ・生体信号など）。</w:t>
      </w:r>
    </w:p>
    <w:p w14:paraId="0C61C0FE"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注意点として，周波数が高くなると</w:t>
      </w:r>
    </w:p>
    <w:p w14:paraId="1D357BF6" w14:textId="2303F6CE"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A</m:t>
              </m:r>
            </m:e>
            <m:sub>
              <m:r>
                <m:rPr>
                  <m:sty m:val="p"/>
                </m:rPr>
                <w:rPr>
                  <w:rFonts w:ascii="Cambria Math" w:eastAsiaTheme="minorEastAsia" w:hAnsi="Cambria Math"/>
                  <w:color w:val="000000" w:themeColor="text1"/>
                  <w:sz w:val="21"/>
                  <w:szCs w:val="21"/>
                </w:rPr>
                <m:t>ol</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≃GBW ⇒ |</m:t>
          </m:r>
          <m:r>
            <w:rPr>
              <w:rFonts w:ascii="Cambria Math" w:eastAsiaTheme="minorEastAsia" w:hAnsi="Cambria Math"/>
              <w:color w:val="000000" w:themeColor="text1"/>
              <w:sz w:val="21"/>
              <w:szCs w:val="21"/>
            </w:rPr>
            <m:t>H</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w:rPr>
                  <w:rFonts w:ascii="Cambria Math" w:eastAsiaTheme="minorEastAsia" w:hAnsi="Cambria Math"/>
                  <w:color w:val="000000" w:themeColor="text1"/>
                  <w:sz w:val="21"/>
                  <w:szCs w:val="21"/>
                </w:rPr>
                <m:t>f</m:t>
              </m:r>
            </m:den>
          </m:f>
        </m:oMath>
      </m:oMathPara>
    </w:p>
    <w:p w14:paraId="27E13BE0"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となり利得と位相が劣化する。また大振幅・高周波ではスルーレート制限</w:t>
      </w:r>
    </w:p>
    <w:p w14:paraId="06C2BA00" w14:textId="118AE289" w:rsidR="00C041D9" w:rsidRPr="00650534" w:rsidRDefault="00000000" w:rsidP="00C041D9">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m:rPr>
                  <m:sty m:val="p"/>
                </m:rPr>
                <w:rPr>
                  <w:rFonts w:ascii="Cambria Math" w:eastAsiaTheme="minorEastAsia" w:hAnsi="Cambria Math"/>
                  <w:color w:val="000000" w:themeColor="text1"/>
                  <w:sz w:val="21"/>
                  <w:szCs w:val="21"/>
                </w:rPr>
                <m:t>SR</m:t>
              </m:r>
            </m:e>
            <m:sub>
              <m:r>
                <m:rPr>
                  <m:sty m:val="p"/>
                </m:rPr>
                <w:rPr>
                  <w:rFonts w:ascii="Cambria Math" w:eastAsiaTheme="minorEastAsia" w:hAnsi="Cambria Math"/>
                  <w:color w:val="000000" w:themeColor="text1"/>
                  <w:sz w:val="21"/>
                  <w:szCs w:val="21"/>
                </w:rPr>
                <m:t>req</m:t>
              </m:r>
            </m:sub>
          </m:sSub>
          <m:r>
            <m:rPr>
              <m:sty m:val="p"/>
            </m:rPr>
            <w:rPr>
              <w:rFonts w:ascii="Cambria Math" w:eastAsiaTheme="minorEastAsia" w:hAnsi="Cambria Math"/>
              <w:color w:val="000000" w:themeColor="text1"/>
              <w:sz w:val="21"/>
              <w:szCs w:val="21"/>
            </w:rPr>
            <m:t>=</m:t>
          </m:r>
          <m:r>
            <w:rPr>
              <w:rFonts w:ascii="Cambria Math" w:eastAsiaTheme="minorEastAsia" w:hAnsi="Cambria Math"/>
              <w:color w:val="000000" w:themeColor="text1"/>
              <w:sz w:val="21"/>
              <w:szCs w:val="21"/>
            </w:rPr>
            <m:t>πf</m:t>
          </m:r>
          <m:r>
            <m:rPr>
              <m:sty m:val="p"/>
            </m:rPr>
            <w:rPr>
              <w:rFonts w:ascii="Cambria Math" w:eastAsiaTheme="minorEastAsia" w:hAnsi="Cambria Math"/>
              <w:color w:val="000000" w:themeColor="text1"/>
              <w:sz w:val="21"/>
              <w:szCs w:val="21"/>
            </w:rPr>
            <m:t xml:space="preserve"> </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V</m:t>
              </m:r>
            </m:e>
            <m:sub>
              <m:r>
                <m:rPr>
                  <m:sty m:val="p"/>
                </m:rPr>
                <w:rPr>
                  <w:rFonts w:ascii="Cambria Math" w:eastAsiaTheme="minorEastAsia" w:hAnsi="Cambria Math"/>
                  <w:color w:val="000000" w:themeColor="text1"/>
                  <w:sz w:val="21"/>
                  <w:szCs w:val="21"/>
                </w:rPr>
                <m:t>pp</m:t>
              </m:r>
            </m:sub>
          </m:sSub>
        </m:oMath>
      </m:oMathPara>
    </w:p>
    <w:p w14:paraId="77663942" w14:textId="77777777" w:rsidR="00C041D9" w:rsidRPr="00650534" w:rsidRDefault="00C041D9" w:rsidP="00C041D9">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を超えると波形が三角化して歪む。入力バイアス電流・オフセット電圧・ノイズや，プローブ容量などの寄生成分も結果に影響するため，所望の用途に応じて素子選定（</w:t>
      </w:r>
      <w:r w:rsidRPr="00650534">
        <w:rPr>
          <w:rFonts w:asciiTheme="minorEastAsia" w:eastAsiaTheme="minorEastAsia" w:hAnsiTheme="minorEastAsia" w:cs="Georgia"/>
          <w:color w:val="000000" w:themeColor="text1"/>
          <w:sz w:val="21"/>
          <w:szCs w:val="21"/>
        </w:rPr>
        <w:t>GBW</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SR</w:t>
      </w:r>
      <w:r w:rsidRPr="00650534">
        <w:rPr>
          <w:rFonts w:asciiTheme="minorEastAsia" w:eastAsiaTheme="minorEastAsia" w:hAnsiTheme="minorEastAsia" w:cs="ＭＳ 明朝" w:hint="eastAsia"/>
          <w:color w:val="000000" w:themeColor="text1"/>
          <w:sz w:val="21"/>
          <w:szCs w:val="21"/>
        </w:rPr>
        <w:t>，低オフセット，低ノイズ等）と部品定数を決める。</w:t>
      </w:r>
    </w:p>
    <w:p w14:paraId="23994E65" w14:textId="27AFA013" w:rsidR="00CF16B7" w:rsidRPr="00650534" w:rsidRDefault="00CF16B7" w:rsidP="00C041D9">
      <w:pPr>
        <w:spacing w:after="220"/>
        <w:rPr>
          <w:rFonts w:asciiTheme="minorEastAsia" w:eastAsiaTheme="minorEastAsia" w:hAnsiTheme="minorEastAsia" w:cstheme="majorBidi"/>
          <w:color w:val="000000" w:themeColor="text1"/>
          <w:sz w:val="21"/>
          <w:szCs w:val="21"/>
        </w:rPr>
      </w:pPr>
    </w:p>
    <w:p w14:paraId="4B6133E2"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1B41E5FE" w14:textId="77777777" w:rsidR="005E498E" w:rsidRPr="00650534" w:rsidRDefault="00CF16B7"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theme="majorBidi" w:hint="eastAsia"/>
          <w:color w:val="000000" w:themeColor="text1"/>
          <w:sz w:val="21"/>
          <w:szCs w:val="21"/>
        </w:rPr>
        <w:t>（2）製作した回路において、電解コンデンサおよび表面実装のセラミックコンデンサを配置した理由について述べる。</w:t>
      </w:r>
      <w:r w:rsidR="00FD12F4" w:rsidRPr="00650534">
        <w:rPr>
          <w:rFonts w:asciiTheme="minorEastAsia" w:eastAsiaTheme="minorEastAsia" w:hAnsiTheme="minorEastAsia" w:cstheme="majorBidi"/>
          <w:color w:val="000000" w:themeColor="text1"/>
          <w:sz w:val="21"/>
          <w:szCs w:val="21"/>
        </w:rPr>
        <w:br/>
      </w:r>
      <w:r w:rsidR="00FD12F4" w:rsidRPr="00650534">
        <w:rPr>
          <w:rFonts w:asciiTheme="minorEastAsia" w:eastAsiaTheme="minorEastAsia" w:hAnsiTheme="minorEastAsia" w:cstheme="majorBidi"/>
          <w:color w:val="000000" w:themeColor="text1"/>
          <w:sz w:val="21"/>
          <w:szCs w:val="21"/>
        </w:rPr>
        <w:br/>
      </w:r>
      <w:r w:rsidR="005E498E" w:rsidRPr="00650534">
        <w:rPr>
          <w:rFonts w:asciiTheme="minorEastAsia" w:eastAsiaTheme="minorEastAsia" w:hAnsiTheme="minorEastAsia" w:cs="ＭＳ 明朝" w:hint="eastAsia"/>
          <w:color w:val="000000" w:themeColor="text1"/>
          <w:sz w:val="21"/>
          <w:szCs w:val="21"/>
        </w:rPr>
        <w:t>回路に電解コンデンサと表面実装（</w:t>
      </w:r>
      <w:r w:rsidR="005E498E" w:rsidRPr="00650534">
        <w:rPr>
          <w:rFonts w:asciiTheme="minorEastAsia" w:eastAsiaTheme="minorEastAsia" w:hAnsiTheme="minorEastAsia" w:cs="Georgia"/>
          <w:color w:val="000000" w:themeColor="text1"/>
          <w:sz w:val="21"/>
          <w:szCs w:val="21"/>
        </w:rPr>
        <w:t>SMD</w:t>
      </w:r>
      <w:r w:rsidR="005E498E" w:rsidRPr="00650534">
        <w:rPr>
          <w:rFonts w:asciiTheme="minorEastAsia" w:eastAsiaTheme="minorEastAsia" w:hAnsiTheme="minorEastAsia" w:cs="ＭＳ 明朝" w:hint="eastAsia"/>
          <w:color w:val="000000" w:themeColor="text1"/>
          <w:sz w:val="21"/>
          <w:szCs w:val="21"/>
        </w:rPr>
        <w:t>）のセラミックコンデンサを併用した理由は，電源と信号の二つの観点で低インピーダンス化と所望帯域の形成を同時に満たすためである。</w:t>
      </w:r>
    </w:p>
    <w:p w14:paraId="4A20F7BF"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電源デカップリングとしては，電解を「大容量の低周波・直流変動の吸収」，</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セラミックを「高周波リップル・スパイクの短絡経路」に割り当てた。コンデンサのインピーダンスは周波数に反比例するため</w:t>
      </w:r>
    </w:p>
    <w:p w14:paraId="6DCD363F" w14:textId="04D4F4D5" w:rsidR="005E498E" w:rsidRPr="00650534" w:rsidRDefault="00FF226B" w:rsidP="005E498E">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πfC</m:t>
              </m:r>
            </m:den>
          </m:f>
        </m:oMath>
      </m:oMathPara>
    </w:p>
    <w:p w14:paraId="74A7033F" w14:textId="20592988"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となり，例えば</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の電解は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=100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|≈159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の領域を受け持つ。一方</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セラミックは</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f</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Z</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|≈1.6</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Ω</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まで下がり，高周波の電源スパイクを抑える。負荷変動</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I</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が</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t</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続いたときの電源ドロップは</w:t>
      </w:r>
    </w:p>
    <w:p w14:paraId="46348B89" w14:textId="48841681" w:rsidR="005E498E" w:rsidRPr="00650534" w:rsidRDefault="00FF226B" w:rsidP="005E498E">
      <w:pPr>
        <w:spacing w:after="220"/>
        <w:rPr>
          <w:rFonts w:asciiTheme="minorEastAsia" w:eastAsiaTheme="minorEastAsia" w:hAnsiTheme="minorEastAsia"/>
          <w:color w:val="000000" w:themeColor="text1"/>
          <w:sz w:val="21"/>
          <w:szCs w:val="21"/>
        </w:rPr>
      </w:pPr>
      <m:oMathPara>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 xml:space="preserve"> Δ</m:t>
              </m:r>
              <m:r>
                <w:rPr>
                  <w:rFonts w:ascii="Cambria Math" w:eastAsiaTheme="minorEastAsia" w:hAnsi="Cambria Math"/>
                  <w:color w:val="000000" w:themeColor="text1"/>
                  <w:sz w:val="21"/>
                  <w:szCs w:val="21"/>
                </w:rPr>
                <m:t>t</m:t>
              </m:r>
            </m:num>
            <m:den>
              <m:r>
                <w:rPr>
                  <w:rFonts w:ascii="Cambria Math" w:eastAsiaTheme="minorEastAsia" w:hAnsi="Cambria Math"/>
                  <w:color w:val="000000" w:themeColor="text1"/>
                  <w:sz w:val="21"/>
                  <w:szCs w:val="21"/>
                </w:rPr>
                <m:t>C</m:t>
              </m:r>
            </m:den>
          </m:f>
        </m:oMath>
      </m:oMathPara>
    </w:p>
    <w:p w14:paraId="68D9E627" w14:textId="0FD807A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で与えられるため，例えば</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I</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mA</m:t>
        </m:r>
      </m:oMath>
      <w:r w:rsidRPr="00650534">
        <w:rPr>
          <w:rFonts w:asciiTheme="minorEastAsia" w:eastAsiaTheme="minorEastAsia" w:hAnsiTheme="minorEastAsia" w:cs="ＭＳ 明朝" w:hint="eastAsia"/>
          <w:color w:val="000000" w:themeColor="text1"/>
          <w:sz w:val="21"/>
          <w:szCs w:val="21"/>
        </w:rPr>
        <w:t>，</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t</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s</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なら</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=10</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で</w:t>
      </w:r>
      <w:r w:rsidRPr="00650534">
        <w:rPr>
          <w:rFonts w:asciiTheme="minorEastAsia" w:eastAsiaTheme="minorEastAsia" w:hAnsiTheme="minorEastAsia" w:cs="Georgia"/>
          <w:color w:val="000000" w:themeColor="text1"/>
          <w:sz w:val="21"/>
          <w:szCs w:val="21"/>
        </w:rPr>
        <w:t xml:space="preserve"> </w:t>
      </w:r>
      <m:oMath>
        <m:r>
          <m:rPr>
            <m:sty m:val="p"/>
          </m:rPr>
          <w:rPr>
            <w:rFonts w:ascii="Cambria Math" w:eastAsiaTheme="minorEastAsia" w:hAnsi="Cambria Math"/>
            <w:color w:val="000000" w:themeColor="text1"/>
            <w:sz w:val="21"/>
            <w:szCs w:val="21"/>
          </w:rPr>
          <m:t>Δ</m:t>
        </m:r>
        <m:r>
          <w:rPr>
            <w:rFonts w:ascii="Cambria Math" w:eastAsiaTheme="minorEastAsia" w:hAnsi="Cambria Math"/>
            <w:color w:val="000000" w:themeColor="text1"/>
            <w:sz w:val="21"/>
            <w:szCs w:val="21"/>
          </w:rPr>
          <m:t>V</m:t>
        </m:r>
        <m:r>
          <m:rPr>
            <m:sty m:val="p"/>
          </m:rPr>
          <w:rPr>
            <w:rFonts w:ascii="Cambria Math" w:eastAsiaTheme="minorEastAsia" w:hAnsi="Cambria Math"/>
            <w:color w:val="000000" w:themeColor="text1"/>
            <w:sz w:val="21"/>
            <w:szCs w:val="21"/>
          </w:rPr>
          <m:t>≃20</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mV</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程度に抑えられる。これで</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アンプの電源電圧の揺れを小さくできる。</w:t>
      </w:r>
    </w:p>
    <w:p w14:paraId="0A5F48C7" w14:textId="34354BF6"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lastRenderedPageBreak/>
        <w:t>配置を</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にした理由は，リードや配線のインダクタンス</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L</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を小さくして自己共振周波数を上げるためである。配線インダクタンスを</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nH/mm</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とすると，</w:t>
      </w:r>
      <m:oMath>
        <m:r>
          <w:rPr>
            <w:rFonts w:ascii="Cambria Math" w:eastAsiaTheme="minorEastAsia" w:hAnsi="Cambria Math"/>
            <w:color w:val="000000" w:themeColor="text1"/>
            <w:sz w:val="21"/>
            <w:szCs w:val="21"/>
          </w:rPr>
          <m:t>C</m:t>
        </m:r>
        <m:r>
          <m:rPr>
            <m:sty m:val="p"/>
          </m:rPr>
          <w:rPr>
            <w:rFonts w:ascii="Cambria Math" w:eastAsiaTheme="minorEastAsia" w:hAnsi="Cambria Math"/>
            <w:color w:val="000000" w:themeColor="text1"/>
            <w:sz w:val="21"/>
            <w:szCs w:val="21"/>
          </w:rPr>
          <m:t>=0.1</m:t>
        </m:r>
        <m:r>
          <m:rPr>
            <m:nor/>
          </m:rPr>
          <w:rPr>
            <w:rFonts w:asciiTheme="minorEastAsia" w:eastAsiaTheme="minorEastAsia" w:hAnsiTheme="minorEastAsia"/>
            <w:color w:val="000000" w:themeColor="text1"/>
            <w:sz w:val="21"/>
            <w:szCs w:val="21"/>
          </w:rPr>
          <m:t xml:space="preserve"> </m:t>
        </m:r>
        <m:r>
          <w:rPr>
            <w:rFonts w:ascii="Cambria Math" w:eastAsiaTheme="minorEastAsia" w:hAnsi="Cambria Math"/>
            <w:color w:val="000000" w:themeColor="text1"/>
            <w:sz w:val="21"/>
            <w:szCs w:val="21"/>
          </w:rPr>
          <m:t>μ</m:t>
        </m:r>
        <m:r>
          <m:rPr>
            <m:sty m:val="p"/>
          </m:rPr>
          <w:rPr>
            <w:rFonts w:ascii="Cambria Math" w:eastAsiaTheme="minorEastAsia" w:hAnsi="Cambria Math"/>
            <w:color w:val="000000" w:themeColor="text1"/>
            <w:sz w:val="21"/>
            <w:szCs w:val="21"/>
          </w:rPr>
          <m:t>F</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と</w:t>
      </w:r>
      <w:r w:rsidRPr="00650534">
        <w:rPr>
          <w:rFonts w:asciiTheme="minorEastAsia" w:eastAsiaTheme="minorEastAsia" w:hAnsiTheme="minorEastAsia" w:cs="Georgia"/>
          <w:color w:val="000000" w:themeColor="text1"/>
          <w:sz w:val="21"/>
          <w:szCs w:val="21"/>
        </w:rPr>
        <w:t xml:space="preserve"> </w:t>
      </w:r>
      <m:oMath>
        <m:r>
          <w:rPr>
            <w:rFonts w:ascii="Cambria Math" w:eastAsiaTheme="minorEastAsia" w:hAnsi="Cambria Math"/>
            <w:color w:val="000000" w:themeColor="text1"/>
            <w:sz w:val="21"/>
            <w:szCs w:val="21"/>
          </w:rPr>
          <m:t>L</m:t>
        </m:r>
        <m:r>
          <m:rPr>
            <m:sty m:val="p"/>
          </m:rPr>
          <w:rPr>
            <w:rFonts w:ascii="Cambria Math" w:eastAsiaTheme="minorEastAsia" w:hAnsi="Cambria Math"/>
            <w:color w:val="000000" w:themeColor="text1"/>
            <w:sz w:val="21"/>
            <w:szCs w:val="21"/>
          </w:rPr>
          <m:t>=1</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nH</m:t>
        </m:r>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の自己共振は</w:t>
      </w:r>
    </w:p>
    <w:p w14:paraId="0477AF45" w14:textId="2C4FBA3A" w:rsidR="005E498E" w:rsidRPr="00650534" w:rsidRDefault="00000000" w:rsidP="005E49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res</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rad>
                <m:radPr>
                  <m:degHide m:val="1"/>
                  <m:ctrlPr>
                    <w:rPr>
                      <w:rFonts w:ascii="Cambria Math" w:eastAsiaTheme="minorEastAsia" w:hAnsi="Cambria Math"/>
                      <w:color w:val="000000" w:themeColor="text1"/>
                      <w:sz w:val="21"/>
                      <w:szCs w:val="21"/>
                    </w:rPr>
                  </m:ctrlPr>
                </m:radPr>
                <m:deg/>
                <m:e>
                  <m:r>
                    <w:rPr>
                      <w:rFonts w:ascii="Cambria Math" w:eastAsiaTheme="minorEastAsia" w:hAnsi="Cambria Math"/>
                      <w:color w:val="000000" w:themeColor="text1"/>
                      <w:sz w:val="21"/>
                      <w:szCs w:val="21"/>
                    </w:rPr>
                    <m:t>LC</m:t>
                  </m:r>
                </m:e>
              </m:rad>
            </m:den>
          </m:f>
          <m:r>
            <m:rPr>
              <m:sty m:val="p"/>
            </m:rPr>
            <w:rPr>
              <w:rFonts w:ascii="Cambria Math" w:eastAsiaTheme="minorEastAsia" w:hAnsi="Cambria Math"/>
              <w:color w:val="000000" w:themeColor="text1"/>
              <w:sz w:val="21"/>
              <w:szCs w:val="21"/>
            </w:rPr>
            <m:t>≈15.9</m:t>
          </m:r>
          <m:r>
            <m:rPr>
              <m:nor/>
            </m:rPr>
            <w:rPr>
              <w:rFonts w:asciiTheme="minorEastAsia" w:eastAsiaTheme="minorEastAsia" w:hAnsiTheme="minorEastAsia"/>
              <w:color w:val="000000" w:themeColor="text1"/>
              <w:sz w:val="21"/>
              <w:szCs w:val="21"/>
            </w:rPr>
            <m:t xml:space="preserve"> </m:t>
          </m:r>
          <m:r>
            <m:rPr>
              <m:sty m:val="p"/>
            </m:rPr>
            <w:rPr>
              <w:rFonts w:ascii="Cambria Math" w:eastAsiaTheme="minorEastAsia" w:hAnsi="Cambria Math"/>
              <w:color w:val="000000" w:themeColor="text1"/>
              <w:sz w:val="21"/>
              <w:szCs w:val="21"/>
            </w:rPr>
            <m:t>MHz</m:t>
          </m:r>
        </m:oMath>
      </m:oMathPara>
    </w:p>
    <w:p w14:paraId="7E8BADA6"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となり，電源ピン直近に置くことで数十</w:t>
      </w:r>
      <w:r w:rsidRPr="00650534">
        <w:rPr>
          <w:rFonts w:asciiTheme="minorEastAsia" w:eastAsiaTheme="minorEastAsia" w:hAnsiTheme="minorEastAsia" w:cs="Georgia"/>
          <w:color w:val="000000" w:themeColor="text1"/>
          <w:sz w:val="21"/>
          <w:szCs w:val="21"/>
        </w:rPr>
        <w:t>MHz</w:t>
      </w:r>
      <w:r w:rsidRPr="00650534">
        <w:rPr>
          <w:rFonts w:asciiTheme="minorEastAsia" w:eastAsiaTheme="minorEastAsia" w:hAnsiTheme="minorEastAsia" w:cs="ＭＳ 明朝" w:hint="eastAsia"/>
          <w:color w:val="000000" w:themeColor="text1"/>
          <w:sz w:val="21"/>
          <w:szCs w:val="21"/>
        </w:rPr>
        <w:t>帯まで電源インピーダンスを下げられる。</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を電源ピンの至近に，電解を少し離れてもよい位置に置いたのはこのためである。</w:t>
      </w:r>
    </w:p>
    <w:p w14:paraId="4F91B35D"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信号系では，直流を遮断して基準点をそろえる目的や，所望の高域／低域を決める目的でコンデンサを入れた。入力カップリングやオフセット除去ではハイパスの遮断周波数が</w:t>
      </w:r>
    </w:p>
    <w:p w14:paraId="239ACC95" w14:textId="0A01B74F" w:rsidR="005E498E" w:rsidRPr="00650534" w:rsidRDefault="00000000" w:rsidP="005E49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HP</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R</m:t>
                  </m:r>
                </m:e>
                <m:sub>
                  <m:r>
                    <m:rPr>
                      <m:sty m:val="p"/>
                    </m:rPr>
                    <w:rPr>
                      <w:rFonts w:ascii="Cambria Math" w:eastAsiaTheme="minorEastAsia" w:hAnsi="Cambria Math"/>
                      <w:color w:val="000000" w:themeColor="text1"/>
                      <w:sz w:val="21"/>
                      <w:szCs w:val="21"/>
                    </w:rPr>
                    <m:t>in</m:t>
                  </m:r>
                </m:sub>
              </m:sSub>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couple</m:t>
                  </m:r>
                </m:sub>
              </m:sSub>
            </m:den>
          </m:f>
        </m:oMath>
      </m:oMathPara>
    </w:p>
    <w:p w14:paraId="04A722C9" w14:textId="7B5F5E54"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で決まり，低い</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m:rPr>
                <m:sty m:val="p"/>
              </m:rPr>
              <w:rPr>
                <w:rFonts w:ascii="Cambria Math" w:eastAsiaTheme="minorEastAsia" w:hAnsi="Cambria Math"/>
                <w:color w:val="000000" w:themeColor="text1"/>
                <w:sz w:val="21"/>
                <w:szCs w:val="21"/>
              </w:rPr>
              <m:t>HP</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を得るために</w:t>
      </w:r>
      <w:r w:rsidRPr="00650534">
        <w:rPr>
          <w:rFonts w:asciiTheme="minorEastAsia" w:eastAsiaTheme="minorEastAsia" w:hAnsiTheme="minorEastAsia" w:cs="Georgia"/>
          <w:color w:val="000000" w:themeColor="text1"/>
          <w:sz w:val="21"/>
          <w:szCs w:val="21"/>
        </w:rPr>
        <w:t xml:space="preserve"> </w:t>
      </w:r>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couple</m:t>
            </m:r>
          </m:sub>
        </m:sSub>
      </m:oMath>
      <w:r w:rsidRPr="00650534">
        <w:rPr>
          <w:rFonts w:asciiTheme="minorEastAsia" w:eastAsiaTheme="minorEastAsia" w:hAnsiTheme="minorEastAsia" w:cs="Georgia"/>
          <w:color w:val="000000" w:themeColor="text1"/>
          <w:sz w:val="21"/>
          <w:szCs w:val="21"/>
        </w:rPr>
        <w:t xml:space="preserve"> </w:t>
      </w:r>
      <w:r w:rsidRPr="00650534">
        <w:rPr>
          <w:rFonts w:asciiTheme="minorEastAsia" w:eastAsiaTheme="minorEastAsia" w:hAnsiTheme="minorEastAsia" w:cs="ＭＳ 明朝" w:hint="eastAsia"/>
          <w:color w:val="000000" w:themeColor="text1"/>
          <w:sz w:val="21"/>
          <w:szCs w:val="21"/>
        </w:rPr>
        <w:t>を大きくできる電解を使う。一方で帰還のゼロや積分定数を作る小容量部（数</w:t>
      </w:r>
      <w:r w:rsidRPr="00650534">
        <w:rPr>
          <w:rFonts w:asciiTheme="minorEastAsia" w:eastAsiaTheme="minorEastAsia" w:hAnsiTheme="minorEastAsia" w:cs="Georgia"/>
          <w:color w:val="000000" w:themeColor="text1"/>
          <w:sz w:val="21"/>
          <w:szCs w:val="21"/>
        </w:rPr>
        <w:t>nF</w:t>
      </w:r>
      <w:r w:rsidRPr="00650534">
        <w:rPr>
          <w:rFonts w:asciiTheme="minorEastAsia" w:eastAsiaTheme="minorEastAsia" w:hAnsiTheme="minorEastAsia" w:cs="ＭＳ 明朝" w:hint="eastAsia"/>
          <w:color w:val="000000" w:themeColor="text1"/>
          <w:sz w:val="21"/>
          <w:szCs w:val="21"/>
        </w:rPr>
        <w:t>〜数百</w:t>
      </w:r>
      <w:r w:rsidRPr="00650534">
        <w:rPr>
          <w:rFonts w:asciiTheme="minorEastAsia" w:eastAsiaTheme="minorEastAsia" w:hAnsiTheme="minorEastAsia" w:cs="Georgia"/>
          <w:color w:val="000000" w:themeColor="text1"/>
          <w:sz w:val="21"/>
          <w:szCs w:val="21"/>
        </w:rPr>
        <w:t>nF</w:t>
      </w:r>
      <w:r w:rsidRPr="00650534">
        <w:rPr>
          <w:rFonts w:asciiTheme="minorEastAsia" w:eastAsiaTheme="minorEastAsia" w:hAnsiTheme="minorEastAsia" w:cs="ＭＳ 明朝" w:hint="eastAsia"/>
          <w:color w:val="000000" w:themeColor="text1"/>
          <w:sz w:val="21"/>
          <w:szCs w:val="21"/>
        </w:rPr>
        <w:t>）は温度特性・</w:t>
      </w:r>
      <w:r w:rsidRPr="00650534">
        <w:rPr>
          <w:rFonts w:asciiTheme="minorEastAsia" w:eastAsiaTheme="minorEastAsia" w:hAnsiTheme="minorEastAsia" w:cs="Georgia"/>
          <w:color w:val="000000" w:themeColor="text1"/>
          <w:sz w:val="21"/>
          <w:szCs w:val="21"/>
        </w:rPr>
        <w:t>ESR</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ESL</w:t>
      </w:r>
      <w:r w:rsidRPr="00650534">
        <w:rPr>
          <w:rFonts w:asciiTheme="minorEastAsia" w:eastAsiaTheme="minorEastAsia" w:hAnsiTheme="minorEastAsia" w:cs="ＭＳ 明朝" w:hint="eastAsia"/>
          <w:color w:val="000000" w:themeColor="text1"/>
          <w:sz w:val="21"/>
          <w:szCs w:val="21"/>
        </w:rPr>
        <w:t>の小さい</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セラミックを使うと，位相余裕とノイズの面で有利になる。</w:t>
      </w:r>
    </w:p>
    <w:p w14:paraId="1AEE2468"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電解は大容量だが</w:t>
      </w:r>
      <w:r w:rsidRPr="00650534">
        <w:rPr>
          <w:rFonts w:asciiTheme="minorEastAsia" w:eastAsiaTheme="minorEastAsia" w:hAnsiTheme="minorEastAsia" w:cs="Georgia"/>
          <w:color w:val="000000" w:themeColor="text1"/>
          <w:sz w:val="21"/>
          <w:szCs w:val="21"/>
        </w:rPr>
        <w:t>ESR</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ESL</w:t>
      </w:r>
      <w:r w:rsidRPr="00650534">
        <w:rPr>
          <w:rFonts w:asciiTheme="minorEastAsia" w:eastAsiaTheme="minorEastAsia" w:hAnsiTheme="minorEastAsia" w:cs="ＭＳ 明朝" w:hint="eastAsia"/>
          <w:color w:val="000000" w:themeColor="text1"/>
          <w:sz w:val="21"/>
          <w:szCs w:val="21"/>
        </w:rPr>
        <w:t>が大きく高周波が苦手であり，セラミックは容量は小さいが高周波で低</w:t>
      </w:r>
      <w:r w:rsidRPr="00650534">
        <w:rPr>
          <w:rFonts w:asciiTheme="minorEastAsia" w:eastAsiaTheme="minorEastAsia" w:hAnsiTheme="minorEastAsia" w:cs="Georgia"/>
          <w:color w:val="000000" w:themeColor="text1"/>
          <w:sz w:val="21"/>
          <w:szCs w:val="21"/>
        </w:rPr>
        <w:t>ESR</w:t>
      </w:r>
      <w:r w:rsidRPr="00650534">
        <w:rPr>
          <w:rFonts w:asciiTheme="minorEastAsia" w:eastAsiaTheme="minorEastAsia" w:hAnsiTheme="minorEastAsia" w:cs="ＭＳ 明朝" w:hint="eastAsia"/>
          <w:color w:val="000000" w:themeColor="text1"/>
          <w:sz w:val="21"/>
          <w:szCs w:val="21"/>
        </w:rPr>
        <w:t>・低</w:t>
      </w:r>
      <w:r w:rsidRPr="00650534">
        <w:rPr>
          <w:rFonts w:asciiTheme="minorEastAsia" w:eastAsiaTheme="minorEastAsia" w:hAnsiTheme="minorEastAsia" w:cs="Georgia"/>
          <w:color w:val="000000" w:themeColor="text1"/>
          <w:sz w:val="21"/>
          <w:szCs w:val="21"/>
        </w:rPr>
        <w:t>ESL</w:t>
      </w:r>
      <w:r w:rsidRPr="00650534">
        <w:rPr>
          <w:rFonts w:asciiTheme="minorEastAsia" w:eastAsiaTheme="minorEastAsia" w:hAnsiTheme="minorEastAsia" w:cs="ＭＳ 明朝" w:hint="eastAsia"/>
          <w:color w:val="000000" w:themeColor="text1"/>
          <w:sz w:val="21"/>
          <w:szCs w:val="21"/>
        </w:rPr>
        <w:t>となる。したがって両者を並列にして電源インピーダンスの谷を広帯域に作る構成とした。</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アンプの安定度は電源や帰還ネットワークの高周波インピーダンスに敏感であり，この並列配置は発振やリンギングの抑制に効く。</w:t>
      </w:r>
    </w:p>
    <w:p w14:paraId="3CF763C7"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誤差と注意点として，セラミック（</w:t>
      </w:r>
      <w:r w:rsidRPr="00650534">
        <w:rPr>
          <w:rFonts w:asciiTheme="minorEastAsia" w:eastAsiaTheme="minorEastAsia" w:hAnsiTheme="minorEastAsia" w:cs="Georgia"/>
          <w:color w:val="000000" w:themeColor="text1"/>
          <w:sz w:val="21"/>
          <w:szCs w:val="21"/>
        </w:rPr>
        <w:t>X5R/X7R</w:t>
      </w:r>
      <w:r w:rsidRPr="00650534">
        <w:rPr>
          <w:rFonts w:asciiTheme="minorEastAsia" w:eastAsiaTheme="minorEastAsia" w:hAnsiTheme="minorEastAsia" w:cs="ＭＳ 明朝" w:hint="eastAsia"/>
          <w:color w:val="000000" w:themeColor="text1"/>
          <w:sz w:val="21"/>
          <w:szCs w:val="21"/>
        </w:rPr>
        <w:t>）は直流バイアスで有効容量が低下するため，電源電圧や出力オフセットが大きい条件では定格の</w:t>
      </w:r>
      <w:r w:rsidRPr="00650534">
        <w:rPr>
          <w:rFonts w:asciiTheme="minorEastAsia" w:eastAsiaTheme="minorEastAsia" w:hAnsiTheme="minorEastAsia" w:cs="Georgia"/>
          <w:color w:val="000000" w:themeColor="text1"/>
          <w:sz w:val="21"/>
          <w:szCs w:val="21"/>
        </w:rPr>
        <w:t>2</w:t>
      </w:r>
      <w:r w:rsidRPr="00650534">
        <w:rPr>
          <w:rFonts w:asciiTheme="minorEastAsia" w:eastAsiaTheme="minorEastAsia" w:hAnsiTheme="minorEastAsia" w:cs="ＭＳ 明朝" w:hint="eastAsia"/>
          <w:color w:val="000000" w:themeColor="text1"/>
          <w:sz w:val="21"/>
          <w:szCs w:val="21"/>
        </w:rPr>
        <w:t>〜</w:t>
      </w:r>
      <w:r w:rsidRPr="00650534">
        <w:rPr>
          <w:rFonts w:asciiTheme="minorEastAsia" w:eastAsiaTheme="minorEastAsia" w:hAnsiTheme="minorEastAsia" w:cs="Georgia"/>
          <w:color w:val="000000" w:themeColor="text1"/>
          <w:sz w:val="21"/>
          <w:szCs w:val="21"/>
        </w:rPr>
        <w:t>3</w:t>
      </w:r>
      <w:r w:rsidRPr="00650534">
        <w:rPr>
          <w:rFonts w:asciiTheme="minorEastAsia" w:eastAsiaTheme="minorEastAsia" w:hAnsiTheme="minorEastAsia" w:cs="ＭＳ 明朝" w:hint="eastAsia"/>
          <w:color w:val="000000" w:themeColor="text1"/>
          <w:sz w:val="21"/>
          <w:szCs w:val="21"/>
        </w:rPr>
        <w:t>倍の容量を見込んで選ぶ必要がある。電解は温度で</w:t>
      </w:r>
      <w:r w:rsidRPr="00650534">
        <w:rPr>
          <w:rFonts w:asciiTheme="minorEastAsia" w:eastAsiaTheme="minorEastAsia" w:hAnsiTheme="minorEastAsia" w:cs="Georgia"/>
          <w:color w:val="000000" w:themeColor="text1"/>
          <w:sz w:val="21"/>
          <w:szCs w:val="21"/>
        </w:rPr>
        <w:t>ESR</w:t>
      </w:r>
      <w:r w:rsidRPr="00650534">
        <w:rPr>
          <w:rFonts w:asciiTheme="minorEastAsia" w:eastAsiaTheme="minorEastAsia" w:hAnsiTheme="minorEastAsia" w:cs="ＭＳ 明朝" w:hint="eastAsia"/>
          <w:color w:val="000000" w:themeColor="text1"/>
          <w:sz w:val="21"/>
          <w:szCs w:val="21"/>
        </w:rPr>
        <w:t>が変化し，低温で立ち上がりが遅くなる。配置では電源ピンと</w:t>
      </w:r>
      <w:r w:rsidRPr="00650534">
        <w:rPr>
          <w:rFonts w:asciiTheme="minorEastAsia" w:eastAsiaTheme="minorEastAsia" w:hAnsiTheme="minorEastAsia" w:cs="Georgia"/>
          <w:color w:val="000000" w:themeColor="text1"/>
          <w:sz w:val="21"/>
          <w:szCs w:val="21"/>
        </w:rPr>
        <w:t>GND</w:t>
      </w:r>
      <w:r w:rsidRPr="00650534">
        <w:rPr>
          <w:rFonts w:asciiTheme="minorEastAsia" w:eastAsiaTheme="minorEastAsia" w:hAnsiTheme="minorEastAsia" w:cs="ＭＳ 明朝" w:hint="eastAsia"/>
          <w:color w:val="000000" w:themeColor="text1"/>
          <w:sz w:val="21"/>
          <w:szCs w:val="21"/>
        </w:rPr>
        <w:t>の間を最短配線とし，</w:t>
      </w:r>
      <w:r w:rsidRPr="00650534">
        <w:rPr>
          <w:rFonts w:asciiTheme="minorEastAsia" w:eastAsiaTheme="minorEastAsia" w:hAnsiTheme="minorEastAsia" w:cs="Georgia"/>
          <w:color w:val="000000" w:themeColor="text1"/>
          <w:sz w:val="21"/>
          <w:szCs w:val="21"/>
        </w:rPr>
        <w:t>GND</w:t>
      </w:r>
      <w:r w:rsidRPr="00650534">
        <w:rPr>
          <w:rFonts w:asciiTheme="minorEastAsia" w:eastAsiaTheme="minorEastAsia" w:hAnsiTheme="minorEastAsia" w:cs="ＭＳ 明朝" w:hint="eastAsia"/>
          <w:color w:val="000000" w:themeColor="text1"/>
          <w:sz w:val="21"/>
          <w:szCs w:val="21"/>
        </w:rPr>
        <w:t>はスター接続で電流の帰路を分離する。測定系のプローブ容量が加わると実効のカットオフが</w:t>
      </w:r>
    </w:p>
    <w:p w14:paraId="79BB9365" w14:textId="6C3D4B9D" w:rsidR="005E498E" w:rsidRPr="00650534" w:rsidRDefault="00000000" w:rsidP="005E498E">
      <w:pPr>
        <w:spacing w:after="220"/>
        <w:rPr>
          <w:rFonts w:asciiTheme="minorEastAsia" w:eastAsiaTheme="minorEastAsia" w:hAnsiTheme="minorEastAsia"/>
          <w:color w:val="000000" w:themeColor="text1"/>
          <w:sz w:val="21"/>
          <w:szCs w:val="21"/>
        </w:rPr>
      </w:pPr>
      <m:oMathPara>
        <m:oMath>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f</m:t>
              </m:r>
            </m:e>
            <m:sub>
              <m:r>
                <w:rPr>
                  <w:rFonts w:ascii="Cambria Math" w:eastAsiaTheme="minorEastAsia" w:hAnsi="Cambria Math"/>
                  <w:color w:val="000000" w:themeColor="text1"/>
                  <w:sz w:val="21"/>
                  <w:szCs w:val="21"/>
                </w:rPr>
                <m:t>c</m:t>
              </m:r>
            </m:sub>
          </m:sSub>
          <m:r>
            <m:rPr>
              <m:sty m:val="p"/>
            </m:rPr>
            <w:rPr>
              <w:rFonts w:ascii="Cambria Math" w:eastAsiaTheme="minorEastAsia" w:hAnsi="Cambria Math"/>
              <w:color w:val="000000" w:themeColor="text1"/>
              <w:sz w:val="21"/>
              <w:szCs w:val="21"/>
            </w:rPr>
            <m:t>=</m:t>
          </m:r>
          <m:f>
            <m:fPr>
              <m:ctrlPr>
                <w:rPr>
                  <w:rFonts w:ascii="Cambria Math" w:eastAsiaTheme="minorEastAsia" w:hAnsi="Cambria Math"/>
                  <w:color w:val="000000" w:themeColor="text1"/>
                  <w:sz w:val="21"/>
                  <w:szCs w:val="21"/>
                </w:rPr>
              </m:ctrlPr>
            </m:fPr>
            <m:num>
              <m:r>
                <m:rPr>
                  <m:sty m:val="p"/>
                </m:rPr>
                <w:rPr>
                  <w:rFonts w:ascii="Cambria Math" w:eastAsiaTheme="minorEastAsia" w:hAnsi="Cambria Math"/>
                  <w:color w:val="000000" w:themeColor="text1"/>
                  <w:sz w:val="21"/>
                  <w:szCs w:val="21"/>
                </w:rPr>
                <m:t>1</m:t>
              </m:r>
            </m:num>
            <m:den>
              <m:r>
                <m:rPr>
                  <m:sty m:val="p"/>
                </m:rPr>
                <w:rPr>
                  <w:rFonts w:ascii="Cambria Math" w:eastAsiaTheme="minorEastAsia" w:hAnsi="Cambria Math"/>
                  <w:color w:val="000000" w:themeColor="text1"/>
                  <w:sz w:val="21"/>
                  <w:szCs w:val="21"/>
                </w:rPr>
                <m:t>2</m:t>
              </m:r>
              <m:r>
                <w:rPr>
                  <w:rFonts w:ascii="Cambria Math" w:eastAsiaTheme="minorEastAsia" w:hAnsi="Cambria Math"/>
                  <w:color w:val="000000" w:themeColor="text1"/>
                  <w:sz w:val="21"/>
                  <w:szCs w:val="21"/>
                </w:rPr>
                <m:t>πR</m:t>
              </m:r>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設計</m:t>
                  </m:r>
                </m:sub>
              </m:sSub>
              <m:r>
                <m:rPr>
                  <m:sty m:val="p"/>
                </m:rPr>
                <w:rPr>
                  <w:rFonts w:ascii="Cambria Math" w:eastAsiaTheme="minorEastAsia" w:hAnsi="Cambria Math"/>
                  <w:color w:val="000000" w:themeColor="text1"/>
                  <w:sz w:val="21"/>
                  <w:szCs w:val="21"/>
                </w:rPr>
                <m:t>+</m:t>
              </m:r>
              <m:sSub>
                <m:sSubPr>
                  <m:ctrlPr>
                    <w:rPr>
                      <w:rFonts w:ascii="Cambria Math" w:eastAsiaTheme="minorEastAsia" w:hAnsi="Cambria Math"/>
                      <w:color w:val="000000" w:themeColor="text1"/>
                      <w:sz w:val="21"/>
                      <w:szCs w:val="21"/>
                    </w:rPr>
                  </m:ctrlPr>
                </m:sSubPr>
                <m:e>
                  <m:r>
                    <w:rPr>
                      <w:rFonts w:ascii="Cambria Math" w:eastAsiaTheme="minorEastAsia" w:hAnsi="Cambria Math"/>
                      <w:color w:val="000000" w:themeColor="text1"/>
                      <w:sz w:val="21"/>
                      <w:szCs w:val="21"/>
                    </w:rPr>
                    <m:t>C</m:t>
                  </m:r>
                </m:e>
                <m:sub>
                  <m:r>
                    <m:rPr>
                      <m:sty m:val="p"/>
                    </m:rPr>
                    <w:rPr>
                      <w:rFonts w:ascii="Cambria Math" w:eastAsiaTheme="minorEastAsia" w:hAnsi="Cambria Math"/>
                      <w:color w:val="000000" w:themeColor="text1"/>
                      <w:sz w:val="21"/>
                      <w:szCs w:val="21"/>
                    </w:rPr>
                    <m:t>probe</m:t>
                  </m:r>
                </m:sub>
              </m:sSub>
              <m:r>
                <m:rPr>
                  <m:sty m:val="p"/>
                </m:rPr>
                <w:rPr>
                  <w:rFonts w:ascii="Cambria Math" w:eastAsiaTheme="minorEastAsia" w:hAnsi="Cambria Math"/>
                  <w:color w:val="000000" w:themeColor="text1"/>
                  <w:sz w:val="21"/>
                  <w:szCs w:val="21"/>
                </w:rPr>
                <m:t>)</m:t>
              </m:r>
            </m:den>
          </m:f>
        </m:oMath>
      </m:oMathPara>
    </w:p>
    <w:p w14:paraId="2C127C2F"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にずれるため，高域評価時は</w:t>
      </w:r>
      <w:r w:rsidRPr="00650534">
        <w:rPr>
          <w:rFonts w:asciiTheme="minorEastAsia" w:eastAsiaTheme="minorEastAsia" w:hAnsiTheme="minorEastAsia" w:cs="Georgia"/>
          <w:color w:val="000000" w:themeColor="text1"/>
          <w:sz w:val="21"/>
          <w:szCs w:val="21"/>
        </w:rPr>
        <w:t>10×</w:t>
      </w:r>
      <w:r w:rsidRPr="00650534">
        <w:rPr>
          <w:rFonts w:asciiTheme="minorEastAsia" w:eastAsiaTheme="minorEastAsia" w:hAnsiTheme="minorEastAsia" w:cs="ＭＳ 明朝" w:hint="eastAsia"/>
          <w:color w:val="000000" w:themeColor="text1"/>
          <w:sz w:val="21"/>
          <w:szCs w:val="21"/>
        </w:rPr>
        <w:t>プローブを使い測定点の寄生容量を小さく保つことが重要である。</w:t>
      </w:r>
    </w:p>
    <w:p w14:paraId="5C32DF87" w14:textId="77777777" w:rsidR="005E498E" w:rsidRPr="00650534" w:rsidRDefault="005E498E" w:rsidP="005E498E">
      <w:pPr>
        <w:spacing w:after="220"/>
        <w:rPr>
          <w:rFonts w:asciiTheme="minorEastAsia" w:eastAsiaTheme="minorEastAsia" w:hAnsiTheme="minorEastAsia"/>
          <w:color w:val="000000" w:themeColor="text1"/>
          <w:sz w:val="21"/>
          <w:szCs w:val="21"/>
        </w:rPr>
      </w:pPr>
      <w:r w:rsidRPr="00650534">
        <w:rPr>
          <w:rFonts w:asciiTheme="minorEastAsia" w:eastAsiaTheme="minorEastAsia" w:hAnsiTheme="minorEastAsia" w:cs="ＭＳ 明朝" w:hint="eastAsia"/>
          <w:color w:val="000000" w:themeColor="text1"/>
          <w:sz w:val="21"/>
          <w:szCs w:val="21"/>
        </w:rPr>
        <w:t>以上の理由から，大容量で低周波の電源安定化と</w:t>
      </w:r>
      <w:r w:rsidRPr="00650534">
        <w:rPr>
          <w:rFonts w:asciiTheme="minorEastAsia" w:eastAsiaTheme="minorEastAsia" w:hAnsiTheme="minorEastAsia" w:cs="Georgia"/>
          <w:color w:val="000000" w:themeColor="text1"/>
          <w:sz w:val="21"/>
          <w:szCs w:val="21"/>
        </w:rPr>
        <w:t>DC</w:t>
      </w:r>
      <w:r w:rsidRPr="00650534">
        <w:rPr>
          <w:rFonts w:asciiTheme="minorEastAsia" w:eastAsiaTheme="minorEastAsia" w:hAnsiTheme="minorEastAsia" w:cs="ＭＳ 明朝" w:hint="eastAsia"/>
          <w:color w:val="000000" w:themeColor="text1"/>
          <w:sz w:val="21"/>
          <w:szCs w:val="21"/>
        </w:rPr>
        <w:t>ブロックに電解，小容量で高周波のデカップリングと帰還定数精度に</w:t>
      </w:r>
      <w:r w:rsidRPr="00650534">
        <w:rPr>
          <w:rFonts w:asciiTheme="minorEastAsia" w:eastAsiaTheme="minorEastAsia" w:hAnsiTheme="minorEastAsia" w:cs="Georgia"/>
          <w:color w:val="000000" w:themeColor="text1"/>
          <w:sz w:val="21"/>
          <w:szCs w:val="21"/>
        </w:rPr>
        <w:t>SMD</w:t>
      </w:r>
      <w:r w:rsidRPr="00650534">
        <w:rPr>
          <w:rFonts w:asciiTheme="minorEastAsia" w:eastAsiaTheme="minorEastAsia" w:hAnsiTheme="minorEastAsia" w:cs="ＭＳ 明朝" w:hint="eastAsia"/>
          <w:color w:val="000000" w:themeColor="text1"/>
          <w:sz w:val="21"/>
          <w:szCs w:val="21"/>
        </w:rPr>
        <w:t>セラミックを用い，それぞれを最短経路で配置して</w:t>
      </w:r>
      <w:r w:rsidRPr="00650534">
        <w:rPr>
          <w:rFonts w:asciiTheme="minorEastAsia" w:eastAsiaTheme="minorEastAsia" w:hAnsiTheme="minorEastAsia" w:cs="Georgia"/>
          <w:color w:val="000000" w:themeColor="text1"/>
          <w:sz w:val="21"/>
          <w:szCs w:val="21"/>
        </w:rPr>
        <w:t>OP</w:t>
      </w:r>
      <w:r w:rsidRPr="00650534">
        <w:rPr>
          <w:rFonts w:asciiTheme="minorEastAsia" w:eastAsiaTheme="minorEastAsia" w:hAnsiTheme="minorEastAsia" w:cs="ＭＳ 明朝" w:hint="eastAsia"/>
          <w:color w:val="000000" w:themeColor="text1"/>
          <w:sz w:val="21"/>
          <w:szCs w:val="21"/>
        </w:rPr>
        <w:t>アンプ回路の安定と低雑音化を実現した。</w:t>
      </w:r>
    </w:p>
    <w:p w14:paraId="6B1051F8" w14:textId="26B630AF" w:rsidR="00FD12F4" w:rsidRPr="00650534" w:rsidRDefault="00FD12F4" w:rsidP="00FD12F4">
      <w:pPr>
        <w:pStyle w:val="p1"/>
        <w:rPr>
          <w:rFonts w:asciiTheme="minorEastAsia" w:eastAsiaTheme="minorEastAsia" w:hAnsiTheme="minorEastAsia"/>
          <w:color w:val="000000" w:themeColor="text1"/>
          <w:sz w:val="21"/>
          <w:szCs w:val="21"/>
        </w:rPr>
      </w:pPr>
    </w:p>
    <w:p w14:paraId="6C25945F"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78B9F552"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110551E3" w14:textId="10394AF6" w:rsidR="00CF16B7" w:rsidRPr="00B60FA5" w:rsidRDefault="00BE3D34" w:rsidP="00CF16B7">
      <w:pPr>
        <w:rPr>
          <w:rFonts w:asciiTheme="minorEastAsia" w:eastAsiaTheme="minorEastAsia" w:hAnsiTheme="minorEastAsia" w:cstheme="majorBidi"/>
          <w:color w:val="000000" w:themeColor="text1"/>
          <w:sz w:val="30"/>
          <w:szCs w:val="30"/>
        </w:rPr>
      </w:pPr>
      <w:r w:rsidRPr="00B60FA5">
        <w:rPr>
          <w:rFonts w:asciiTheme="minorEastAsia" w:eastAsiaTheme="minorEastAsia" w:hAnsiTheme="minorEastAsia" w:cstheme="majorBidi"/>
          <w:color w:val="000000" w:themeColor="text1"/>
          <w:sz w:val="30"/>
          <w:szCs w:val="30"/>
        </w:rPr>
        <w:t>3</w:t>
      </w:r>
      <w:r w:rsidR="00CF16B7" w:rsidRPr="00B60FA5">
        <w:rPr>
          <w:rFonts w:asciiTheme="minorEastAsia" w:eastAsiaTheme="minorEastAsia" w:hAnsiTheme="minorEastAsia" w:cstheme="majorBidi" w:hint="eastAsia"/>
          <w:color w:val="000000" w:themeColor="text1"/>
          <w:sz w:val="30"/>
          <w:szCs w:val="30"/>
        </w:rPr>
        <w:t>. まとめ</w:t>
      </w:r>
    </w:p>
    <w:p w14:paraId="14233820" w14:textId="77777777" w:rsidR="00CF16B7" w:rsidRPr="00650534" w:rsidRDefault="00CF16B7" w:rsidP="00CF16B7">
      <w:pPr>
        <w:rPr>
          <w:rFonts w:asciiTheme="minorEastAsia" w:eastAsiaTheme="minorEastAsia" w:hAnsiTheme="minorEastAsia" w:cstheme="majorBidi"/>
          <w:color w:val="000000" w:themeColor="text1"/>
          <w:sz w:val="21"/>
          <w:szCs w:val="21"/>
        </w:rPr>
      </w:pPr>
      <w:r w:rsidRPr="00650534">
        <w:rPr>
          <w:rFonts w:asciiTheme="minorEastAsia" w:eastAsiaTheme="minorEastAsia" w:hAnsiTheme="minorEastAsia" w:cstheme="majorBidi"/>
          <w:color w:val="000000" w:themeColor="text1"/>
          <w:sz w:val="21"/>
          <w:szCs w:val="21"/>
        </w:rPr>
        <w:t>本実験の目的は、OPアンプを広帯域のアナログ信号増幅器として扱い、理想特性と実測値を比較して動作原理を確認することだった。理論面では、理想条件としてG＝∞、入力インピーダンス高、出力インピーダンス低を前提に、仮想短絡・仮想接地の概念を用いて反転・非反転・積分・加算・減算の原理を整理した。装置・手順の要点は、図に沿ってPCBを組み、背の低い部品から実装し、接地を一点に集中させ、電解コンデンサの極性に注意して半田付けを行い、やけどに気をつけた点であった。</w:t>
      </w:r>
    </w:p>
    <w:p w14:paraId="262CE21E" w14:textId="77777777" w:rsidR="00CF16B7" w:rsidRPr="007442B3" w:rsidRDefault="00CF16B7" w:rsidP="00CF16B7">
      <w:pPr>
        <w:rPr>
          <w:rFonts w:asciiTheme="minorEastAsia" w:eastAsiaTheme="minorEastAsia" w:hAnsiTheme="minorEastAsia" w:cstheme="majorBidi"/>
          <w:color w:val="000000" w:themeColor="text1"/>
          <w:sz w:val="21"/>
          <w:szCs w:val="21"/>
        </w:rPr>
      </w:pPr>
      <w:r w:rsidRPr="007442B3">
        <w:rPr>
          <w:rFonts w:asciiTheme="minorEastAsia" w:eastAsiaTheme="minorEastAsia" w:hAnsiTheme="minorEastAsia" w:cstheme="majorBidi" w:hint="eastAsia"/>
          <w:color w:val="000000" w:themeColor="text1"/>
          <w:sz w:val="21"/>
          <w:szCs w:val="21"/>
        </w:rPr>
        <w:lastRenderedPageBreak/>
        <w:t>・参考文献</w:t>
      </w:r>
    </w:p>
    <w:p w14:paraId="3AAC7037" w14:textId="77777777" w:rsidR="00CF16B7" w:rsidRPr="007442B3" w:rsidRDefault="00CF16B7" w:rsidP="00CF16B7">
      <w:pPr>
        <w:rPr>
          <w:rFonts w:asciiTheme="minorEastAsia" w:eastAsiaTheme="minorEastAsia" w:hAnsiTheme="minorEastAsia" w:cstheme="majorBidi"/>
          <w:color w:val="000000" w:themeColor="text1"/>
          <w:sz w:val="21"/>
          <w:szCs w:val="21"/>
        </w:rPr>
      </w:pPr>
    </w:p>
    <w:p w14:paraId="04170C2C" w14:textId="5026D60B" w:rsidR="00CF16B7" w:rsidRPr="007442B3" w:rsidRDefault="00CF16B7" w:rsidP="00CF16B7">
      <w:pPr>
        <w:rPr>
          <w:rFonts w:asciiTheme="minorEastAsia" w:eastAsiaTheme="minorEastAsia" w:hAnsiTheme="minorEastAsia"/>
          <w:sz w:val="21"/>
          <w:szCs w:val="21"/>
        </w:rPr>
      </w:pPr>
      <w:r w:rsidRPr="007442B3">
        <w:rPr>
          <w:rFonts w:asciiTheme="minorEastAsia" w:eastAsiaTheme="minorEastAsia" w:hAnsiTheme="minorEastAsia" w:cstheme="majorBidi"/>
          <w:color w:val="000000" w:themeColor="text1"/>
          <w:sz w:val="21"/>
          <w:szCs w:val="21"/>
        </w:rPr>
        <w:t>[1]</w:t>
      </w:r>
      <w:r w:rsidR="00F635E5" w:rsidRPr="007442B3">
        <w:rPr>
          <w:rFonts w:asciiTheme="minorEastAsia" w:eastAsiaTheme="minorEastAsia" w:hAnsiTheme="minorEastAsia" w:cstheme="majorBidi" w:hint="eastAsia"/>
          <w:color w:val="000000" w:themeColor="text1"/>
          <w:sz w:val="21"/>
          <w:szCs w:val="21"/>
        </w:rPr>
        <w:t>電工実験</w:t>
      </w:r>
      <w:r w:rsidR="00F635E5" w:rsidRPr="007442B3">
        <w:rPr>
          <w:rFonts w:asciiTheme="minorEastAsia" w:eastAsiaTheme="minorEastAsia" w:hAnsiTheme="minorEastAsia" w:cstheme="majorBidi"/>
          <w:color w:val="000000" w:themeColor="text1"/>
          <w:sz w:val="21"/>
          <w:szCs w:val="21"/>
        </w:rPr>
        <w:t>O P</w:t>
      </w:r>
      <w:r w:rsidR="00F635E5" w:rsidRPr="007442B3">
        <w:rPr>
          <w:rFonts w:asciiTheme="minorEastAsia" w:eastAsiaTheme="minorEastAsia" w:hAnsiTheme="minorEastAsia" w:cstheme="majorBidi" w:hint="eastAsia"/>
          <w:color w:val="000000" w:themeColor="text1"/>
          <w:sz w:val="21"/>
          <w:szCs w:val="21"/>
        </w:rPr>
        <w:t>アンプ実験書</w:t>
      </w:r>
      <w:r w:rsidR="00F635E5" w:rsidRPr="007442B3">
        <w:rPr>
          <w:rFonts w:asciiTheme="minorEastAsia" w:eastAsiaTheme="minorEastAsia" w:hAnsiTheme="minorEastAsia" w:cstheme="majorBidi"/>
          <w:color w:val="000000" w:themeColor="text1"/>
          <w:sz w:val="21"/>
          <w:szCs w:val="21"/>
        </w:rPr>
        <w:t xml:space="preserve"> 2025</w:t>
      </w:r>
      <w:r w:rsidR="00F635E5" w:rsidRPr="007442B3">
        <w:rPr>
          <w:rFonts w:asciiTheme="minorEastAsia" w:eastAsiaTheme="minorEastAsia" w:hAnsiTheme="minorEastAsia" w:cstheme="majorBidi" w:hint="eastAsia"/>
          <w:color w:val="000000" w:themeColor="text1"/>
          <w:sz w:val="21"/>
          <w:szCs w:val="21"/>
        </w:rPr>
        <w:t>年</w:t>
      </w:r>
    </w:p>
    <w:p w14:paraId="7A65807D" w14:textId="354E749E" w:rsidR="00CF16B7" w:rsidRPr="007442B3" w:rsidRDefault="00CF16B7" w:rsidP="00CF16B7">
      <w:pPr>
        <w:rPr>
          <w:rFonts w:asciiTheme="minorEastAsia" w:eastAsiaTheme="minorEastAsia" w:hAnsiTheme="minorEastAsia" w:cstheme="majorBidi"/>
          <w:color w:val="000000" w:themeColor="text1"/>
          <w:sz w:val="21"/>
          <w:szCs w:val="21"/>
        </w:rPr>
      </w:pPr>
      <w:r w:rsidRPr="007442B3">
        <w:rPr>
          <w:rFonts w:asciiTheme="minorEastAsia" w:eastAsiaTheme="minorEastAsia" w:hAnsiTheme="minorEastAsia" w:cstheme="majorBidi"/>
          <w:color w:val="000000" w:themeColor="text1"/>
          <w:sz w:val="21"/>
          <w:szCs w:val="21"/>
        </w:rPr>
        <w:t>[2]</w:t>
      </w:r>
      <w:r w:rsidR="002D3374" w:rsidRPr="007442B3">
        <w:rPr>
          <w:rFonts w:asciiTheme="minorEastAsia" w:eastAsiaTheme="minorEastAsia" w:hAnsiTheme="minorEastAsia"/>
          <w:color w:val="000000"/>
          <w:sz w:val="21"/>
          <w:szCs w:val="21"/>
        </w:rPr>
        <w:t xml:space="preserve"> オペアンプからはじめる電子回路入門（第2版）、森北出版、別府俊幸・福井康裕、2016/02</w:t>
      </w:r>
    </w:p>
    <w:p w14:paraId="22FF243D" w14:textId="1FFE413E" w:rsidR="00CF16B7" w:rsidRPr="007442B3" w:rsidRDefault="00CF16B7" w:rsidP="00CF16B7">
      <w:pPr>
        <w:rPr>
          <w:rFonts w:asciiTheme="minorEastAsia" w:eastAsiaTheme="minorEastAsia" w:hAnsiTheme="minorEastAsia" w:cstheme="majorBidi"/>
          <w:color w:val="000000" w:themeColor="text1"/>
          <w:sz w:val="21"/>
          <w:szCs w:val="21"/>
        </w:rPr>
      </w:pPr>
      <w:r w:rsidRPr="007442B3">
        <w:rPr>
          <w:rFonts w:asciiTheme="minorEastAsia" w:eastAsiaTheme="minorEastAsia" w:hAnsiTheme="minorEastAsia" w:cstheme="majorBidi"/>
          <w:color w:val="000000" w:themeColor="text1"/>
          <w:sz w:val="21"/>
          <w:szCs w:val="21"/>
        </w:rPr>
        <w:t>[3]</w:t>
      </w:r>
      <w:r w:rsidR="007442B3" w:rsidRPr="007442B3">
        <w:rPr>
          <w:rFonts w:asciiTheme="minorEastAsia" w:eastAsiaTheme="minorEastAsia" w:hAnsiTheme="minorEastAsia"/>
          <w:color w:val="000000"/>
          <w:sz w:val="21"/>
          <w:szCs w:val="21"/>
        </w:rPr>
        <w:t xml:space="preserve"> 実用オペアンプ回路、東京電機大学出版局、角田秀夫、1983/07/01</w:t>
      </w:r>
    </w:p>
    <w:p w14:paraId="311E0710" w14:textId="77777777" w:rsidR="00CF16B7" w:rsidRPr="007442B3" w:rsidRDefault="00CF16B7" w:rsidP="00CF16B7">
      <w:pPr>
        <w:rPr>
          <w:rFonts w:asciiTheme="minorEastAsia" w:eastAsiaTheme="minorEastAsia" w:hAnsiTheme="minorEastAsia" w:cstheme="majorBidi"/>
          <w:color w:val="000000" w:themeColor="text1"/>
          <w:sz w:val="21"/>
          <w:szCs w:val="21"/>
        </w:rPr>
      </w:pPr>
    </w:p>
    <w:p w14:paraId="6801AE8D" w14:textId="77777777" w:rsidR="00CF16B7" w:rsidRPr="00650534" w:rsidRDefault="00CF16B7" w:rsidP="00CF16B7">
      <w:pPr>
        <w:rPr>
          <w:rFonts w:asciiTheme="minorEastAsia" w:eastAsiaTheme="minorEastAsia" w:hAnsiTheme="minorEastAsia" w:cstheme="majorBidi"/>
          <w:color w:val="000000" w:themeColor="text1"/>
          <w:sz w:val="21"/>
          <w:szCs w:val="21"/>
        </w:rPr>
      </w:pPr>
    </w:p>
    <w:p w14:paraId="5D1876AA" w14:textId="043E5CFD" w:rsidR="00C60BC8" w:rsidRPr="00650534" w:rsidRDefault="00C60BC8">
      <w:pPr>
        <w:rPr>
          <w:rFonts w:asciiTheme="minorEastAsia" w:eastAsiaTheme="minorEastAsia" w:hAnsiTheme="minorEastAsia"/>
          <w:color w:val="000000" w:themeColor="text1"/>
          <w:sz w:val="21"/>
          <w:szCs w:val="21"/>
        </w:rPr>
      </w:pPr>
    </w:p>
    <w:sectPr w:rsidR="00C60BC8" w:rsidRPr="00650534" w:rsidSect="00B50D06">
      <w:footerReference w:type="even" r:id="rId55"/>
      <w:footerReference w:type="default" r:id="rId56"/>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063C" w14:textId="77777777" w:rsidR="005A2B16" w:rsidRDefault="005A2B16" w:rsidP="00B50D06">
      <w:r>
        <w:separator/>
      </w:r>
    </w:p>
  </w:endnote>
  <w:endnote w:type="continuationSeparator" w:id="0">
    <w:p w14:paraId="30B8C660" w14:textId="77777777" w:rsidR="005A2B16" w:rsidRDefault="005A2B16" w:rsidP="00B50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游明朝 Regular">
    <w:altName w:val="游明朝"/>
    <w:panose1 w:val="020B0604020202020204"/>
    <w:charset w:val="80"/>
    <w:family w:val="roman"/>
    <w:pitch w:val="default"/>
    <w:sig w:usb0="00002A87" w:usb1="08070000" w:usb2="00000010" w:usb3="00000000" w:csb0="0002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0"/>
      </w:rPr>
      <w:id w:val="941958698"/>
      <w:docPartObj>
        <w:docPartGallery w:val="Page Numbers (Bottom of Page)"/>
        <w:docPartUnique/>
      </w:docPartObj>
    </w:sdtPr>
    <w:sdtContent>
      <w:p w14:paraId="71AD3550" w14:textId="5337BB20" w:rsidR="00B50D06" w:rsidRDefault="00B50D06" w:rsidP="00067B52">
        <w:pPr>
          <w:pStyle w:val="a7"/>
          <w:framePr w:wrap="none" w:vAnchor="text" w:hAnchor="margin" w:xAlign="center" w:y="1"/>
          <w:rPr>
            <w:rStyle w:val="aff0"/>
          </w:rPr>
        </w:pPr>
        <w:r>
          <w:rPr>
            <w:rStyle w:val="aff0"/>
          </w:rPr>
          <w:fldChar w:fldCharType="begin"/>
        </w:r>
        <w:r>
          <w:rPr>
            <w:rStyle w:val="aff0"/>
          </w:rPr>
          <w:instrText xml:space="preserve"> PAGE </w:instrText>
        </w:r>
        <w:r>
          <w:rPr>
            <w:rStyle w:val="aff0"/>
          </w:rPr>
          <w:fldChar w:fldCharType="end"/>
        </w:r>
      </w:p>
    </w:sdtContent>
  </w:sdt>
  <w:p w14:paraId="127BBF6D" w14:textId="77777777" w:rsidR="00B50D06" w:rsidRDefault="00B50D0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0"/>
      </w:rPr>
      <w:id w:val="-1244408569"/>
      <w:docPartObj>
        <w:docPartGallery w:val="Page Numbers (Bottom of Page)"/>
        <w:docPartUnique/>
      </w:docPartObj>
    </w:sdtPr>
    <w:sdtContent>
      <w:p w14:paraId="2D4D83B6" w14:textId="388360BA" w:rsidR="00B50D06" w:rsidRDefault="00B50D06" w:rsidP="00067B52">
        <w:pPr>
          <w:pStyle w:val="a7"/>
          <w:framePr w:wrap="none" w:vAnchor="text" w:hAnchor="margin" w:xAlign="center" w:y="1"/>
          <w:rPr>
            <w:rStyle w:val="aff0"/>
          </w:rPr>
        </w:pPr>
        <w:r>
          <w:rPr>
            <w:rStyle w:val="aff0"/>
          </w:rPr>
          <w:fldChar w:fldCharType="begin"/>
        </w:r>
        <w:r>
          <w:rPr>
            <w:rStyle w:val="aff0"/>
          </w:rPr>
          <w:instrText xml:space="preserve"> PAGE </w:instrText>
        </w:r>
        <w:r>
          <w:rPr>
            <w:rStyle w:val="aff0"/>
          </w:rPr>
          <w:fldChar w:fldCharType="separate"/>
        </w:r>
        <w:r>
          <w:rPr>
            <w:rStyle w:val="aff0"/>
            <w:noProof/>
          </w:rPr>
          <w:t>0</w:t>
        </w:r>
        <w:r>
          <w:rPr>
            <w:rStyle w:val="aff0"/>
          </w:rPr>
          <w:fldChar w:fldCharType="end"/>
        </w:r>
      </w:p>
    </w:sdtContent>
  </w:sdt>
  <w:p w14:paraId="25D5B2CA" w14:textId="77777777" w:rsidR="00B50D06" w:rsidRDefault="00B50D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C177" w14:textId="77777777" w:rsidR="005A2B16" w:rsidRDefault="005A2B16" w:rsidP="00B50D06">
      <w:r>
        <w:separator/>
      </w:r>
    </w:p>
  </w:footnote>
  <w:footnote w:type="continuationSeparator" w:id="0">
    <w:p w14:paraId="2EFD3455" w14:textId="77777777" w:rsidR="005A2B16" w:rsidRDefault="005A2B16" w:rsidP="00B50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5938E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4A730FA"/>
    <w:multiLevelType w:val="multilevel"/>
    <w:tmpl w:val="6136CEFA"/>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F357E3"/>
    <w:multiLevelType w:val="multilevel"/>
    <w:tmpl w:val="C3401A90"/>
    <w:lvl w:ilvl="0">
      <w:start w:val="1"/>
      <w:numFmt w:val="decimal"/>
      <w:lvlText w:val="(%1-"/>
      <w:lvlJc w:val="left"/>
      <w:pPr>
        <w:ind w:left="640" w:hanging="64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12" w15:restartNumberingAfterBreak="0">
    <w:nsid w:val="2CF627E8"/>
    <w:multiLevelType w:val="multilevel"/>
    <w:tmpl w:val="6EECD5A4"/>
    <w:lvl w:ilvl="0">
      <w:start w:val="1"/>
      <w:numFmt w:val="decimal"/>
      <w:lvlText w:val="(%1-"/>
      <w:lvlJc w:val="left"/>
      <w:pPr>
        <w:ind w:left="580" w:hanging="580"/>
      </w:pPr>
      <w:rPr>
        <w:rFonts w:hint="default"/>
      </w:rPr>
    </w:lvl>
    <w:lvl w:ilvl="1">
      <w:start w:val="1"/>
      <w:numFmt w:val="decimal"/>
      <w:lvlText w:val="(%1-%2)"/>
      <w:lvlJc w:val="left"/>
      <w:pPr>
        <w:ind w:left="800" w:hanging="72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1320" w:hanging="108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840" w:hanging="144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2360" w:hanging="1800"/>
      </w:pPr>
      <w:rPr>
        <w:rFonts w:hint="default"/>
      </w:rPr>
    </w:lvl>
    <w:lvl w:ilvl="8">
      <w:start w:val="1"/>
      <w:numFmt w:val="decimal"/>
      <w:lvlText w:val="(%1-%2)%3.%4.%5.%6.%7.%8.%9."/>
      <w:lvlJc w:val="left"/>
      <w:pPr>
        <w:ind w:left="2440" w:hanging="1800"/>
      </w:pPr>
      <w:rPr>
        <w:rFonts w:hint="default"/>
      </w:rPr>
    </w:lvl>
  </w:abstractNum>
  <w:abstractNum w:abstractNumId="13" w15:restartNumberingAfterBreak="0">
    <w:nsid w:val="342357B4"/>
    <w:multiLevelType w:val="multilevel"/>
    <w:tmpl w:val="A9F49A38"/>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B47CFD"/>
    <w:multiLevelType w:val="multilevel"/>
    <w:tmpl w:val="A5648282"/>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BD0E6D"/>
    <w:multiLevelType w:val="multilevel"/>
    <w:tmpl w:val="59C0B172"/>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3054F32"/>
    <w:multiLevelType w:val="hybridMultilevel"/>
    <w:tmpl w:val="15DAA76C"/>
    <w:lvl w:ilvl="0" w:tplc="0E7ADF18">
      <w:start w:val="1"/>
      <w:numFmt w:val="decimal"/>
      <w:lvlText w:val="%1."/>
      <w:lvlJc w:val="left"/>
      <w:pPr>
        <w:ind w:left="400" w:hanging="40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74B4D74"/>
    <w:multiLevelType w:val="multilevel"/>
    <w:tmpl w:val="481CB15E"/>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A2E1745"/>
    <w:multiLevelType w:val="multilevel"/>
    <w:tmpl w:val="B0A40646"/>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93111774">
    <w:abstractNumId w:val="9"/>
  </w:num>
  <w:num w:numId="2" w16cid:durableId="1163206622">
    <w:abstractNumId w:val="7"/>
  </w:num>
  <w:num w:numId="3" w16cid:durableId="1881671999">
    <w:abstractNumId w:val="6"/>
  </w:num>
  <w:num w:numId="4" w16cid:durableId="61492022">
    <w:abstractNumId w:val="5"/>
  </w:num>
  <w:num w:numId="5" w16cid:durableId="1802842098">
    <w:abstractNumId w:val="8"/>
  </w:num>
  <w:num w:numId="6" w16cid:durableId="392393172">
    <w:abstractNumId w:val="4"/>
  </w:num>
  <w:num w:numId="7" w16cid:durableId="1207840519">
    <w:abstractNumId w:val="3"/>
  </w:num>
  <w:num w:numId="8" w16cid:durableId="773937815">
    <w:abstractNumId w:val="2"/>
  </w:num>
  <w:num w:numId="9" w16cid:durableId="1827238421">
    <w:abstractNumId w:val="1"/>
  </w:num>
  <w:num w:numId="10" w16cid:durableId="114492228">
    <w:abstractNumId w:val="16"/>
  </w:num>
  <w:num w:numId="11" w16cid:durableId="692459652">
    <w:abstractNumId w:val="11"/>
  </w:num>
  <w:num w:numId="12" w16cid:durableId="562645313">
    <w:abstractNumId w:val="0"/>
  </w:num>
  <w:num w:numId="13" w16cid:durableId="2007391064">
    <w:abstractNumId w:val="13"/>
  </w:num>
  <w:num w:numId="14" w16cid:durableId="261037061">
    <w:abstractNumId w:val="14"/>
  </w:num>
  <w:num w:numId="15" w16cid:durableId="89398275">
    <w:abstractNumId w:val="10"/>
  </w:num>
  <w:num w:numId="16" w16cid:durableId="910583881">
    <w:abstractNumId w:val="12"/>
  </w:num>
  <w:num w:numId="17" w16cid:durableId="1901594808">
    <w:abstractNumId w:val="17"/>
  </w:num>
  <w:num w:numId="18" w16cid:durableId="56708652">
    <w:abstractNumId w:val="18"/>
  </w:num>
  <w:num w:numId="19" w16cid:durableId="198708193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谷口　天眞">
    <w15:presenceInfo w15:providerId="AD" w15:userId="S::4324090@ed.tus.ac.jp::9c376959-64e3-4e19-a009-2311fde6a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5A"/>
    <w:rsid w:val="000202AB"/>
    <w:rsid w:val="0003323D"/>
    <w:rsid w:val="00034616"/>
    <w:rsid w:val="00040D5F"/>
    <w:rsid w:val="00055DAA"/>
    <w:rsid w:val="0006063C"/>
    <w:rsid w:val="00065B09"/>
    <w:rsid w:val="0007249D"/>
    <w:rsid w:val="0008348F"/>
    <w:rsid w:val="000A5023"/>
    <w:rsid w:val="000A7BE5"/>
    <w:rsid w:val="000C3D2A"/>
    <w:rsid w:val="000F7A7C"/>
    <w:rsid w:val="001140BA"/>
    <w:rsid w:val="00136952"/>
    <w:rsid w:val="0014662B"/>
    <w:rsid w:val="0015074B"/>
    <w:rsid w:val="001564DF"/>
    <w:rsid w:val="00163F94"/>
    <w:rsid w:val="001676BC"/>
    <w:rsid w:val="001767F9"/>
    <w:rsid w:val="00180BFA"/>
    <w:rsid w:val="0018422B"/>
    <w:rsid w:val="001C4035"/>
    <w:rsid w:val="001E1BBF"/>
    <w:rsid w:val="001E5FFB"/>
    <w:rsid w:val="001F1108"/>
    <w:rsid w:val="00201B81"/>
    <w:rsid w:val="00206D3D"/>
    <w:rsid w:val="00207E1F"/>
    <w:rsid w:val="002171A2"/>
    <w:rsid w:val="00220E4D"/>
    <w:rsid w:val="00221B54"/>
    <w:rsid w:val="00240BB3"/>
    <w:rsid w:val="00263276"/>
    <w:rsid w:val="00267F8A"/>
    <w:rsid w:val="002825D1"/>
    <w:rsid w:val="002939F2"/>
    <w:rsid w:val="0029639D"/>
    <w:rsid w:val="00296EEF"/>
    <w:rsid w:val="002A398A"/>
    <w:rsid w:val="002B4F12"/>
    <w:rsid w:val="002B6B0B"/>
    <w:rsid w:val="002C26F7"/>
    <w:rsid w:val="002D3374"/>
    <w:rsid w:val="002E2103"/>
    <w:rsid w:val="002F2E10"/>
    <w:rsid w:val="00301649"/>
    <w:rsid w:val="00303462"/>
    <w:rsid w:val="00303998"/>
    <w:rsid w:val="00321D87"/>
    <w:rsid w:val="00326F90"/>
    <w:rsid w:val="00353496"/>
    <w:rsid w:val="0035376D"/>
    <w:rsid w:val="0035532B"/>
    <w:rsid w:val="00370704"/>
    <w:rsid w:val="00371EDD"/>
    <w:rsid w:val="003939E2"/>
    <w:rsid w:val="003C0BB2"/>
    <w:rsid w:val="003C137D"/>
    <w:rsid w:val="003D1646"/>
    <w:rsid w:val="003D542D"/>
    <w:rsid w:val="003D7D76"/>
    <w:rsid w:val="003E0C51"/>
    <w:rsid w:val="003F6FEE"/>
    <w:rsid w:val="00401455"/>
    <w:rsid w:val="004035BA"/>
    <w:rsid w:val="00441B5C"/>
    <w:rsid w:val="00447112"/>
    <w:rsid w:val="00466A82"/>
    <w:rsid w:val="00472351"/>
    <w:rsid w:val="004751D3"/>
    <w:rsid w:val="00482FD9"/>
    <w:rsid w:val="0049278D"/>
    <w:rsid w:val="00495CB3"/>
    <w:rsid w:val="004A570D"/>
    <w:rsid w:val="004A6CF1"/>
    <w:rsid w:val="004C0821"/>
    <w:rsid w:val="004C3267"/>
    <w:rsid w:val="004D49B3"/>
    <w:rsid w:val="004D5288"/>
    <w:rsid w:val="004E729C"/>
    <w:rsid w:val="00511786"/>
    <w:rsid w:val="005222CC"/>
    <w:rsid w:val="00525BD3"/>
    <w:rsid w:val="0054208A"/>
    <w:rsid w:val="00550D5D"/>
    <w:rsid w:val="00560C24"/>
    <w:rsid w:val="00575B45"/>
    <w:rsid w:val="00590173"/>
    <w:rsid w:val="005928D9"/>
    <w:rsid w:val="00595A7C"/>
    <w:rsid w:val="005A2B16"/>
    <w:rsid w:val="005A78D2"/>
    <w:rsid w:val="005B0695"/>
    <w:rsid w:val="005B7CEA"/>
    <w:rsid w:val="005C5FC9"/>
    <w:rsid w:val="005D093E"/>
    <w:rsid w:val="005D2103"/>
    <w:rsid w:val="005D78DD"/>
    <w:rsid w:val="005E498E"/>
    <w:rsid w:val="005F64B5"/>
    <w:rsid w:val="005F737D"/>
    <w:rsid w:val="00601D66"/>
    <w:rsid w:val="00617324"/>
    <w:rsid w:val="006219B5"/>
    <w:rsid w:val="00622767"/>
    <w:rsid w:val="00631E60"/>
    <w:rsid w:val="00634668"/>
    <w:rsid w:val="00650534"/>
    <w:rsid w:val="0065549C"/>
    <w:rsid w:val="006620F9"/>
    <w:rsid w:val="0066769E"/>
    <w:rsid w:val="00690FAE"/>
    <w:rsid w:val="00693522"/>
    <w:rsid w:val="006A575C"/>
    <w:rsid w:val="006B00E1"/>
    <w:rsid w:val="006D6E40"/>
    <w:rsid w:val="00702DBC"/>
    <w:rsid w:val="0071460A"/>
    <w:rsid w:val="00714AFB"/>
    <w:rsid w:val="007174CB"/>
    <w:rsid w:val="00731CFE"/>
    <w:rsid w:val="00743BF8"/>
    <w:rsid w:val="007442B3"/>
    <w:rsid w:val="00757573"/>
    <w:rsid w:val="00760A42"/>
    <w:rsid w:val="00761D39"/>
    <w:rsid w:val="00765A88"/>
    <w:rsid w:val="0078240A"/>
    <w:rsid w:val="00787254"/>
    <w:rsid w:val="007937B7"/>
    <w:rsid w:val="00796EBE"/>
    <w:rsid w:val="007A02AD"/>
    <w:rsid w:val="007A403F"/>
    <w:rsid w:val="007D39D8"/>
    <w:rsid w:val="0081275E"/>
    <w:rsid w:val="00831D94"/>
    <w:rsid w:val="0085504E"/>
    <w:rsid w:val="00864E7B"/>
    <w:rsid w:val="00873D23"/>
    <w:rsid w:val="00873DFC"/>
    <w:rsid w:val="008752AE"/>
    <w:rsid w:val="00882D30"/>
    <w:rsid w:val="00887AAB"/>
    <w:rsid w:val="00895A1E"/>
    <w:rsid w:val="008A4311"/>
    <w:rsid w:val="008C6056"/>
    <w:rsid w:val="008D56A8"/>
    <w:rsid w:val="008F3688"/>
    <w:rsid w:val="009020F4"/>
    <w:rsid w:val="00915023"/>
    <w:rsid w:val="00917FC0"/>
    <w:rsid w:val="0096635F"/>
    <w:rsid w:val="00986375"/>
    <w:rsid w:val="009A0BB6"/>
    <w:rsid w:val="009A1DCF"/>
    <w:rsid w:val="009D6C8D"/>
    <w:rsid w:val="00A2781D"/>
    <w:rsid w:val="00A3623B"/>
    <w:rsid w:val="00A43446"/>
    <w:rsid w:val="00A46167"/>
    <w:rsid w:val="00A56815"/>
    <w:rsid w:val="00A65CB7"/>
    <w:rsid w:val="00A728CD"/>
    <w:rsid w:val="00A7337A"/>
    <w:rsid w:val="00AA1D8D"/>
    <w:rsid w:val="00AA3EEF"/>
    <w:rsid w:val="00AC0363"/>
    <w:rsid w:val="00AC6E68"/>
    <w:rsid w:val="00AC7D1D"/>
    <w:rsid w:val="00AD7BAD"/>
    <w:rsid w:val="00AE019B"/>
    <w:rsid w:val="00B31BDF"/>
    <w:rsid w:val="00B47730"/>
    <w:rsid w:val="00B50D06"/>
    <w:rsid w:val="00B559BF"/>
    <w:rsid w:val="00B60FA5"/>
    <w:rsid w:val="00B61E5C"/>
    <w:rsid w:val="00B7042B"/>
    <w:rsid w:val="00B7300C"/>
    <w:rsid w:val="00B75A92"/>
    <w:rsid w:val="00BC3C49"/>
    <w:rsid w:val="00BD2CD9"/>
    <w:rsid w:val="00BE3D34"/>
    <w:rsid w:val="00BE3EA7"/>
    <w:rsid w:val="00C041D9"/>
    <w:rsid w:val="00C057FE"/>
    <w:rsid w:val="00C11B89"/>
    <w:rsid w:val="00C12C2E"/>
    <w:rsid w:val="00C2110C"/>
    <w:rsid w:val="00C21605"/>
    <w:rsid w:val="00C357D1"/>
    <w:rsid w:val="00C3596C"/>
    <w:rsid w:val="00C60BC8"/>
    <w:rsid w:val="00C60C82"/>
    <w:rsid w:val="00C6493B"/>
    <w:rsid w:val="00C85B42"/>
    <w:rsid w:val="00C91763"/>
    <w:rsid w:val="00CB0664"/>
    <w:rsid w:val="00CD238E"/>
    <w:rsid w:val="00CE7AA1"/>
    <w:rsid w:val="00CF16B7"/>
    <w:rsid w:val="00CF3DEC"/>
    <w:rsid w:val="00D00384"/>
    <w:rsid w:val="00D2197F"/>
    <w:rsid w:val="00D53404"/>
    <w:rsid w:val="00D53474"/>
    <w:rsid w:val="00D626F5"/>
    <w:rsid w:val="00D72686"/>
    <w:rsid w:val="00D80518"/>
    <w:rsid w:val="00D829FC"/>
    <w:rsid w:val="00D9291E"/>
    <w:rsid w:val="00D967E6"/>
    <w:rsid w:val="00DA55F4"/>
    <w:rsid w:val="00DC5633"/>
    <w:rsid w:val="00DC595A"/>
    <w:rsid w:val="00DD666B"/>
    <w:rsid w:val="00E41486"/>
    <w:rsid w:val="00E825FD"/>
    <w:rsid w:val="00E85896"/>
    <w:rsid w:val="00EA3D21"/>
    <w:rsid w:val="00EC057B"/>
    <w:rsid w:val="00EC5455"/>
    <w:rsid w:val="00ED5F49"/>
    <w:rsid w:val="00ED7BA8"/>
    <w:rsid w:val="00EE4320"/>
    <w:rsid w:val="00F2473A"/>
    <w:rsid w:val="00F312FC"/>
    <w:rsid w:val="00F50425"/>
    <w:rsid w:val="00F61395"/>
    <w:rsid w:val="00F635E5"/>
    <w:rsid w:val="00FA346B"/>
    <w:rsid w:val="00FA4ED9"/>
    <w:rsid w:val="00FA68D5"/>
    <w:rsid w:val="00FB20CA"/>
    <w:rsid w:val="00FB4CE2"/>
    <w:rsid w:val="00FC67D3"/>
    <w:rsid w:val="00FC693F"/>
    <w:rsid w:val="00FD12F4"/>
    <w:rsid w:val="00FE584D"/>
    <w:rsid w:val="00FF2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7228144"/>
  <w14:defaultImageDpi w14:val="300"/>
  <w15:docId w15:val="{61997321-DCAF-F142-8B4A-3765886E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5E5"/>
    <w:pPr>
      <w:spacing w:after="0" w:line="240" w:lineRule="auto"/>
    </w:pPr>
    <w:rPr>
      <w:rFonts w:ascii="ＭＳ Ｐゴシック" w:eastAsia="ＭＳ Ｐゴシック" w:hAnsi="ＭＳ Ｐゴシック" w:cs="ＭＳ Ｐゴシック"/>
      <w:sz w:val="24"/>
      <w:szCs w:val="24"/>
      <w:lang w:eastAsia="ja-JP"/>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ussionItem">
    <w:name w:val="DiscussionItem"/>
    <w:basedOn w:val="a1"/>
    <w:pPr>
      <w:spacing w:after="120"/>
    </w:pPr>
  </w:style>
  <w:style w:type="paragraph" w:customStyle="1" w:styleId="SummaryBody">
    <w:name w:val="SummaryBody"/>
    <w:basedOn w:val="a1"/>
    <w:pPr>
      <w:spacing w:after="120"/>
    </w:pPr>
  </w:style>
  <w:style w:type="paragraph" w:customStyle="1" w:styleId="ReferenceEntry">
    <w:name w:val="ReferenceEntry"/>
    <w:basedOn w:val="a1"/>
    <w:pPr>
      <w:spacing w:after="60"/>
      <w:ind w:left="567" w:hanging="567"/>
    </w:pPr>
    <w:rPr>
      <w:sz w:val="21"/>
    </w:rPr>
  </w:style>
  <w:style w:type="paragraph" w:customStyle="1" w:styleId="CaptionCentered">
    <w:name w:val="CaptionCentered"/>
    <w:rsid w:val="00163F94"/>
    <w:pPr>
      <w:jc w:val="center"/>
    </w:pPr>
  </w:style>
  <w:style w:type="paragraph" w:customStyle="1" w:styleId="p1">
    <w:name w:val="p1"/>
    <w:basedOn w:val="a1"/>
    <w:rsid w:val="00FD12F4"/>
    <w:pPr>
      <w:spacing w:before="100" w:beforeAutospacing="1" w:after="100" w:afterAutospacing="1"/>
    </w:pPr>
  </w:style>
  <w:style w:type="paragraph" w:styleId="aff">
    <w:name w:val="Revision"/>
    <w:hidden/>
    <w:uiPriority w:val="99"/>
    <w:semiHidden/>
    <w:rsid w:val="00EE4320"/>
    <w:pPr>
      <w:spacing w:after="0" w:line="240" w:lineRule="auto"/>
    </w:pPr>
    <w:rPr>
      <w:rFonts w:ascii="ＭＳ Ｐゴシック" w:eastAsia="ＭＳ Ｐゴシック" w:hAnsi="ＭＳ Ｐゴシック" w:cs="ＭＳ Ｐゴシック"/>
      <w:sz w:val="24"/>
      <w:szCs w:val="24"/>
      <w:lang w:eastAsia="ja-JP"/>
    </w:rPr>
  </w:style>
  <w:style w:type="paragraph" w:customStyle="1" w:styleId="Default">
    <w:name w:val="Default"/>
    <w:rsid w:val="00AE019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Web">
    <w:name w:val="Normal (Web)"/>
    <w:basedOn w:val="a1"/>
    <w:uiPriority w:val="99"/>
    <w:unhideWhenUsed/>
    <w:rsid w:val="008C6056"/>
    <w:pPr>
      <w:spacing w:before="100" w:beforeAutospacing="1" w:after="100" w:afterAutospacing="1"/>
    </w:pPr>
  </w:style>
  <w:style w:type="character" w:customStyle="1" w:styleId="max-w-40">
    <w:name w:val="max-w-40"/>
    <w:basedOn w:val="a2"/>
    <w:rsid w:val="00590173"/>
  </w:style>
  <w:style w:type="table" w:customStyle="1" w:styleId="NormalGrid">
    <w:name w:val="Normal Grid"/>
    <w:basedOn w:val="a3"/>
    <w:uiPriority w:val="39"/>
    <w:rsid w:val="00FA346B"/>
    <w:pPr>
      <w:spacing w:after="0" w:line="240" w:lineRule="auto"/>
    </w:pPr>
    <w:rPr>
      <w:rFonts w:ascii="Georgia"/>
      <w:lang w:val="ja-JP" w:eastAsia="ja-JP"/>
    </w:rPr>
    <w:tblPr>
      <w:tblCellMar>
        <w:top w:w="80" w:type="dxa"/>
        <w:left w:w="160" w:type="dxa"/>
        <w:bottom w:w="80" w:type="dxa"/>
        <w:right w:w="160" w:type="dxa"/>
      </w:tblCellMar>
    </w:tblPr>
  </w:style>
  <w:style w:type="character" w:customStyle="1" w:styleId="instancename">
    <w:name w:val="instancename"/>
    <w:basedOn w:val="a2"/>
    <w:rsid w:val="00F635E5"/>
  </w:style>
  <w:style w:type="character" w:customStyle="1" w:styleId="apple-converted-space">
    <w:name w:val="apple-converted-space"/>
    <w:basedOn w:val="a2"/>
    <w:rsid w:val="00F635E5"/>
  </w:style>
  <w:style w:type="character" w:customStyle="1" w:styleId="accesshide">
    <w:name w:val="accesshide"/>
    <w:basedOn w:val="a2"/>
    <w:rsid w:val="00F635E5"/>
  </w:style>
  <w:style w:type="character" w:styleId="aff0">
    <w:name w:val="page number"/>
    <w:basedOn w:val="a2"/>
    <w:uiPriority w:val="99"/>
    <w:semiHidden/>
    <w:unhideWhenUsed/>
    <w:rsid w:val="00B50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7.xml"/><Relationship Id="rId26" Type="http://schemas.openxmlformats.org/officeDocument/2006/relationships/chart" Target="charts/chart14.xml"/><Relationship Id="rId39" Type="http://schemas.openxmlformats.org/officeDocument/2006/relationships/image" Target="media/image9.JPG"/><Relationship Id="rId21" Type="http://schemas.openxmlformats.org/officeDocument/2006/relationships/chart" Target="charts/chart10.xml"/><Relationship Id="rId34" Type="http://schemas.openxmlformats.org/officeDocument/2006/relationships/image" Target="media/image7.png"/><Relationship Id="rId42" Type="http://schemas.openxmlformats.org/officeDocument/2006/relationships/image" Target="media/image10.JPG"/><Relationship Id="rId47" Type="http://schemas.openxmlformats.org/officeDocument/2006/relationships/image" Target="media/image13.jpg"/><Relationship Id="rId50" Type="http://schemas.openxmlformats.org/officeDocument/2006/relationships/image" Target="media/image16.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6.xml"/><Relationship Id="rId29" Type="http://schemas.openxmlformats.org/officeDocument/2006/relationships/chart" Target="charts/chart17.xml"/><Relationship Id="rId11" Type="http://schemas.openxmlformats.org/officeDocument/2006/relationships/chart" Target="charts/chart1.xml"/><Relationship Id="rId24" Type="http://schemas.openxmlformats.org/officeDocument/2006/relationships/chart" Target="charts/chart12.xml"/><Relationship Id="rId32" Type="http://schemas.openxmlformats.org/officeDocument/2006/relationships/chart" Target="charts/chart19.xml"/><Relationship Id="rId37" Type="http://schemas.openxmlformats.org/officeDocument/2006/relationships/chart" Target="charts/chart23.xml"/><Relationship Id="rId40" Type="http://schemas.openxmlformats.org/officeDocument/2006/relationships/chart" Target="charts/chart24.xml"/><Relationship Id="rId45" Type="http://schemas.openxmlformats.org/officeDocument/2006/relationships/chart" Target="charts/chart26.xml"/><Relationship Id="rId53" Type="http://schemas.openxmlformats.org/officeDocument/2006/relationships/image" Target="media/image19.JP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chart" Target="charts/chart15.xml"/><Relationship Id="rId30" Type="http://schemas.openxmlformats.org/officeDocument/2006/relationships/image" Target="media/image6.png"/><Relationship Id="rId35" Type="http://schemas.openxmlformats.org/officeDocument/2006/relationships/chart" Target="charts/chart21.xml"/><Relationship Id="rId43" Type="http://schemas.openxmlformats.org/officeDocument/2006/relationships/image" Target="media/image11.JPG"/><Relationship Id="rId48" Type="http://schemas.openxmlformats.org/officeDocument/2006/relationships/image" Target="media/image14.jp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17.JP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4.png"/><Relationship Id="rId25" Type="http://schemas.openxmlformats.org/officeDocument/2006/relationships/chart" Target="charts/chart13.xml"/><Relationship Id="rId33" Type="http://schemas.openxmlformats.org/officeDocument/2006/relationships/chart" Target="charts/chart20.xml"/><Relationship Id="rId38" Type="http://schemas.openxmlformats.org/officeDocument/2006/relationships/image" Target="media/image8.png"/><Relationship Id="rId46" Type="http://schemas.openxmlformats.org/officeDocument/2006/relationships/chart" Target="charts/chart27.xml"/><Relationship Id="rId59" Type="http://schemas.openxmlformats.org/officeDocument/2006/relationships/theme" Target="theme/theme1.xml"/><Relationship Id="rId20" Type="http://schemas.openxmlformats.org/officeDocument/2006/relationships/chart" Target="charts/chart9.xml"/><Relationship Id="rId41" Type="http://schemas.openxmlformats.org/officeDocument/2006/relationships/chart" Target="charts/chart25.xml"/><Relationship Id="rId54"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image" Target="media/image5.png"/><Relationship Id="rId28" Type="http://schemas.openxmlformats.org/officeDocument/2006/relationships/chart" Target="charts/chart16.xml"/><Relationship Id="rId36" Type="http://schemas.openxmlformats.org/officeDocument/2006/relationships/chart" Target="charts/chart22.xml"/><Relationship Id="rId49" Type="http://schemas.openxmlformats.org/officeDocument/2006/relationships/image" Target="media/image15.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chart" Target="charts/chart18.xml"/><Relationship Id="rId44" Type="http://schemas.openxmlformats.org/officeDocument/2006/relationships/image" Target="media/image12.JPG"/><Relationship Id="rId52" Type="http://schemas.openxmlformats.org/officeDocument/2006/relationships/image" Target="media/image18.JPG"/></Relationships>
</file>

<file path=word/charts/_rels/chart1.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8.xml"/><Relationship Id="rId1" Type="http://schemas.microsoft.com/office/2011/relationships/chartStyle" Target="style8.xml"/></Relationships>
</file>

<file path=word/charts/_rels/chart11.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9.xml"/><Relationship Id="rId1" Type="http://schemas.microsoft.com/office/2011/relationships/chartStyle" Target="style9.xml"/></Relationships>
</file>

<file path=word/charts/_rels/chart13.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0.xml"/><Relationship Id="rId1" Type="http://schemas.microsoft.com/office/2011/relationships/chartStyle" Target="style10.xml"/></Relationships>
</file>

<file path=word/charts/_rels/chart14.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1.xml"/><Relationship Id="rId1" Type="http://schemas.microsoft.com/office/2011/relationships/chartStyle" Target="style11.xml"/></Relationships>
</file>

<file path=word/charts/_rels/chart16.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2.xml"/><Relationship Id="rId1" Type="http://schemas.microsoft.com/office/2011/relationships/chartStyle" Target="style12.xml"/></Relationships>
</file>

<file path=word/charts/_rels/chart17.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18.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3.xml"/><Relationship Id="rId1" Type="http://schemas.microsoft.com/office/2011/relationships/chartStyle" Target="style13.xml"/></Relationships>
</file>

<file path=word/charts/_rels/chart19.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4.xml"/><Relationship Id="rId1" Type="http://schemas.microsoft.com/office/2011/relationships/chartStyle" Target="style14.xml"/></Relationships>
</file>

<file path=word/charts/_rels/chart20.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21.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5.xml"/><Relationship Id="rId1" Type="http://schemas.microsoft.com/office/2011/relationships/chartStyle" Target="style15.xml"/></Relationships>
</file>

<file path=word/charts/_rels/chart22.xml.rels><?xml version="1.0" encoding="UTF-8" standalone="yes"?>
<Relationships xmlns="http://schemas.openxmlformats.org/package/2006/relationships"><Relationship Id="rId3" Type="http://schemas.openxmlformats.org/officeDocument/2006/relationships/oleObject" Target="https://tusedu-my.sharepoint.com/personal/4324077_ed_tus_ac_jp/Documents/OP&#12450;&#12531;&#12503;%20DC&#29305;&#24615;.xlsx" TargetMode="External"/><Relationship Id="rId2" Type="http://schemas.microsoft.com/office/2011/relationships/chartColorStyle" Target="colors16.xml"/><Relationship Id="rId1" Type="http://schemas.microsoft.com/office/2011/relationships/chartStyle" Target="style16.xml"/></Relationships>
</file>

<file path=word/charts/_rels/chart23.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DC&#29305;&#24615;.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AC&#29305;&#24615;.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AC&#29305;&#24615;.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AC&#29305;&#24615;.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https://tusedu-my.sharepoint.com/personal/4324077_ed_tus_ac_jp/Documents/OP&#12450;&#12531;&#12503;%20AC&#29305;&#2461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'いない班(反転増幅回路)'!$B$2:$B$50</c:f>
              <c:numCache>
                <c:formatCode>0.0</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'いない班(反転増幅回路)'!$C$2:$C$50</c:f>
              <c:numCache>
                <c:formatCode>0.000</c:formatCode>
                <c:ptCount val="49"/>
                <c:pt idx="0">
                  <c:v>9.9710000000000001</c:v>
                </c:pt>
                <c:pt idx="1">
                  <c:v>7.9779999999999998</c:v>
                </c:pt>
                <c:pt idx="2">
                  <c:v>5.9850000000000003</c:v>
                </c:pt>
                <c:pt idx="3">
                  <c:v>3.992</c:v>
                </c:pt>
                <c:pt idx="4">
                  <c:v>1.9990000000000001</c:v>
                </c:pt>
                <c:pt idx="5">
                  <c:v>6.0000000000000001E-3</c:v>
                </c:pt>
                <c:pt idx="6">
                  <c:v>-1.9870000000000001</c:v>
                </c:pt>
                <c:pt idx="7">
                  <c:v>-3.98</c:v>
                </c:pt>
                <c:pt idx="8">
                  <c:v>-5.9729999999999999</c:v>
                </c:pt>
                <c:pt idx="9">
                  <c:v>-7.9660000000000002</c:v>
                </c:pt>
                <c:pt idx="10">
                  <c:v>-9.9589999999999996</c:v>
                </c:pt>
              </c:numCache>
            </c:numRef>
          </c:yVal>
          <c:smooth val="0"/>
          <c:extLst>
            <c:ext xmlns:c16="http://schemas.microsoft.com/office/drawing/2014/chart" uri="{C3380CC4-5D6E-409C-BE32-E72D297353CC}">
              <c16:uniqueId val="{00000001-EA6D-8847-B903-63B42B4FBCFE}"/>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b="0"/>
                  <a:t>出力電圧</a:t>
                </a:r>
                <a:r>
                  <a:rPr lang="en-US" altLang="ja-JP" b="0"/>
                  <a:t>[V]</a:t>
                </a:r>
                <a:endParaRPr lang="ja-JP" alt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13433687697281E-2"/>
          <c:y val="5.6151499989315005E-2"/>
          <c:w val="0.87948182924333818"/>
          <c:h val="0.80473315878715712"/>
        </c:manualLayout>
      </c:layout>
      <c:scatterChart>
        <c:scatterStyle val="lineMarker"/>
        <c:varyColors val="0"/>
        <c:ser>
          <c:idx val="0"/>
          <c:order val="0"/>
          <c:tx>
            <c:v>3kΩ負荷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'いない班(反転増幅回路)'!$N$2:$N$50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'いない班(反転増幅回路)'!$O$2:$O$50</c:f>
              <c:numCache>
                <c:formatCode>General</c:formatCode>
                <c:ptCount val="49"/>
                <c:pt idx="0">
                  <c:v>10.012</c:v>
                </c:pt>
                <c:pt idx="1">
                  <c:v>8.01</c:v>
                </c:pt>
                <c:pt idx="2">
                  <c:v>6.008</c:v>
                </c:pt>
                <c:pt idx="3">
                  <c:v>4.0060000000000002</c:v>
                </c:pt>
                <c:pt idx="4">
                  <c:v>2.004</c:v>
                </c:pt>
                <c:pt idx="5">
                  <c:v>1.8259999999999999E-3</c:v>
                </c:pt>
                <c:pt idx="6">
                  <c:v>-2.0009999999999999</c:v>
                </c:pt>
                <c:pt idx="7">
                  <c:v>-4.0030000000000001</c:v>
                </c:pt>
                <c:pt idx="8">
                  <c:v>-6.0049999999999999</c:v>
                </c:pt>
                <c:pt idx="9">
                  <c:v>-8.0069999999999997</c:v>
                </c:pt>
                <c:pt idx="10">
                  <c:v>-10.009</c:v>
                </c:pt>
              </c:numCache>
            </c:numRef>
          </c:yVal>
          <c:smooth val="0"/>
          <c:extLst>
            <c:ext xmlns:c16="http://schemas.microsoft.com/office/drawing/2014/chart" uri="{C3380CC4-5D6E-409C-BE32-E72D297353CC}">
              <c16:uniqueId val="{00000001-8DCA-6B49-8236-AA3EE7B01A70}"/>
            </c:ext>
          </c:extLst>
        </c:ser>
        <c:dLbls>
          <c:showLegendKey val="0"/>
          <c:showVal val="0"/>
          <c:showCatName val="0"/>
          <c:showSerName val="0"/>
          <c:showPercent val="0"/>
          <c:showBubbleSize val="0"/>
        </c:dLbls>
        <c:axId val="81669184"/>
        <c:axId val="81574480"/>
      </c:scatterChart>
      <c:valAx>
        <c:axId val="81669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4623098653017368"/>
              <c:y val="0.888960408771129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81574480"/>
        <c:crosses val="autoZero"/>
        <c:crossBetween val="midCat"/>
      </c:valAx>
      <c:valAx>
        <c:axId val="815744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1.6430561793682599E-2"/>
              <c:y val="0.3304924751831739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816691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1kΩ負荷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'いない班(反転増幅回路)'!$W$2:$W$50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'いない班(反転増幅回路)'!$X$2:$X$50</c:f>
              <c:numCache>
                <c:formatCode>0.00</c:formatCode>
                <c:ptCount val="49"/>
                <c:pt idx="0" formatCode="General">
                  <c:v>10.002000000000001</c:v>
                </c:pt>
                <c:pt idx="1">
                  <c:v>8.01</c:v>
                </c:pt>
                <c:pt idx="2" formatCode="General">
                  <c:v>6.008</c:v>
                </c:pt>
                <c:pt idx="3" formatCode="General">
                  <c:v>4.0060000000000002</c:v>
                </c:pt>
                <c:pt idx="4" formatCode="General">
                  <c:v>2.004</c:v>
                </c:pt>
                <c:pt idx="5" formatCode="General">
                  <c:v>1.856E-3</c:v>
                </c:pt>
                <c:pt idx="6" formatCode="General">
                  <c:v>-2.0009999999999999</c:v>
                </c:pt>
                <c:pt idx="7" formatCode="General">
                  <c:v>-4.0030000000000001</c:v>
                </c:pt>
                <c:pt idx="8" formatCode="General">
                  <c:v>-6.0049999999999999</c:v>
                </c:pt>
                <c:pt idx="9" formatCode="General">
                  <c:v>-8.0069999999999997</c:v>
                </c:pt>
                <c:pt idx="10" formatCode="General">
                  <c:v>-10.009</c:v>
                </c:pt>
              </c:numCache>
            </c:numRef>
          </c:yVal>
          <c:smooth val="0"/>
          <c:extLst>
            <c:ext xmlns:c16="http://schemas.microsoft.com/office/drawing/2014/chart" uri="{C3380CC4-5D6E-409C-BE32-E72D297353CC}">
              <c16:uniqueId val="{00000001-8BF5-D14A-829F-5F9678EB8F8E}"/>
            </c:ext>
          </c:extLst>
        </c:ser>
        <c:dLbls>
          <c:showLegendKey val="0"/>
          <c:showVal val="0"/>
          <c:showCatName val="0"/>
          <c:showSerName val="0"/>
          <c:showPercent val="0"/>
          <c:showBubbleSize val="0"/>
        </c:dLbls>
        <c:axId val="267727344"/>
        <c:axId val="112576944"/>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3775155537471805"/>
              <c:y val="0.8884066535881787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12576944"/>
        <c:crosses val="autoZero"/>
        <c:crossBetween val="midCat"/>
      </c:valAx>
      <c:valAx>
        <c:axId val="1125769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'いない班(反転増幅回路)'!$AG$2:$AG$50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'いない班(反転増幅回路)'!$AH$2:$AH$50</c:f>
              <c:numCache>
                <c:formatCode>General</c:formatCode>
                <c:ptCount val="49"/>
                <c:pt idx="0">
                  <c:v>10.013999999999999</c:v>
                </c:pt>
                <c:pt idx="1">
                  <c:v>8.0109999999999992</c:v>
                </c:pt>
                <c:pt idx="2">
                  <c:v>6.0090000000000003</c:v>
                </c:pt>
                <c:pt idx="3">
                  <c:v>4.0060000000000002</c:v>
                </c:pt>
                <c:pt idx="4">
                  <c:v>2.004</c:v>
                </c:pt>
                <c:pt idx="5">
                  <c:v>1.7690000000000001E-2</c:v>
                </c:pt>
                <c:pt idx="6">
                  <c:v>-2.0009999999999999</c:v>
                </c:pt>
                <c:pt idx="7">
                  <c:v>-4.0039999999999996</c:v>
                </c:pt>
                <c:pt idx="8">
                  <c:v>-6.0060000000000002</c:v>
                </c:pt>
                <c:pt idx="9">
                  <c:v>-8.0079999999999991</c:v>
                </c:pt>
                <c:pt idx="10">
                  <c:v>-10.01</c:v>
                </c:pt>
              </c:numCache>
            </c:numRef>
          </c:yVal>
          <c:smooth val="0"/>
          <c:extLst>
            <c:ext xmlns:c16="http://schemas.microsoft.com/office/drawing/2014/chart" uri="{C3380CC4-5D6E-409C-BE32-E72D297353CC}">
              <c16:uniqueId val="{00000001-740F-BB43-B3B1-26B9BA0E18D5}"/>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3522772563949685"/>
              <c:y val="0.8726477206308808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84024369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76159230096238"/>
          <c:y val="3.0643208386196507E-2"/>
          <c:w val="0.85076618547681537"/>
          <c:h val="0.80458294345796677"/>
        </c:manualLayout>
      </c:layout>
      <c:scatterChart>
        <c:scatterStyle val="lineMarker"/>
        <c:varyColors val="0"/>
        <c:ser>
          <c:idx val="1"/>
          <c:order val="0"/>
          <c:tx>
            <c:v>無負荷</c:v>
          </c:tx>
          <c:spPr>
            <a:ln w="38100">
              <a:noFill/>
            </a:ln>
          </c:spPr>
          <c:xVal>
            <c:numRef>
              <c:f>'いない班(反転増幅回路)'!$B$2:$B$50</c:f>
              <c:numCache>
                <c:formatCode>0.0</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'いない班(反転増幅回路)'!$C$2:$C$50</c:f>
              <c:numCache>
                <c:formatCode>0.000</c:formatCode>
                <c:ptCount val="49"/>
                <c:pt idx="0">
                  <c:v>9.9710000000000001</c:v>
                </c:pt>
                <c:pt idx="1">
                  <c:v>7.9779999999999998</c:v>
                </c:pt>
                <c:pt idx="2">
                  <c:v>5.9850000000000003</c:v>
                </c:pt>
                <c:pt idx="3">
                  <c:v>3.992</c:v>
                </c:pt>
                <c:pt idx="4">
                  <c:v>1.9990000000000001</c:v>
                </c:pt>
                <c:pt idx="5">
                  <c:v>6.0000000000000001E-3</c:v>
                </c:pt>
                <c:pt idx="6">
                  <c:v>-1.9870000000000001</c:v>
                </c:pt>
                <c:pt idx="7">
                  <c:v>-3.98</c:v>
                </c:pt>
                <c:pt idx="8">
                  <c:v>-5.9729999999999999</c:v>
                </c:pt>
                <c:pt idx="9">
                  <c:v>-7.9660000000000002</c:v>
                </c:pt>
                <c:pt idx="10">
                  <c:v>-9.9589999999999996</c:v>
                </c:pt>
              </c:numCache>
            </c:numRef>
          </c:yVal>
          <c:smooth val="0"/>
          <c:extLst>
            <c:ext xmlns:c16="http://schemas.microsoft.com/office/drawing/2014/chart" uri="{C3380CC4-5D6E-409C-BE32-E72D297353CC}">
              <c16:uniqueId val="{00000000-A63A-474D-995E-2B2FCCACFE4B}"/>
            </c:ext>
          </c:extLst>
        </c:ser>
        <c:ser>
          <c:idx val="2"/>
          <c:order val="1"/>
          <c:tx>
            <c:v>3kΩ負荷</c:v>
          </c:tx>
          <c:spPr>
            <a:ln w="38100" cap="rnd">
              <a:noFill/>
              <a:round/>
            </a:ln>
            <a:effectLst/>
          </c:spPr>
          <c:xVal>
            <c:numRef>
              <c:f>'いない班(反転増幅回路)'!$N$2:$N$50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'いない班(反転増幅回路)'!$O$2:$O$50</c:f>
              <c:numCache>
                <c:formatCode>General</c:formatCode>
                <c:ptCount val="49"/>
                <c:pt idx="0">
                  <c:v>10.012</c:v>
                </c:pt>
                <c:pt idx="1">
                  <c:v>8.01</c:v>
                </c:pt>
                <c:pt idx="2">
                  <c:v>6.008</c:v>
                </c:pt>
                <c:pt idx="3">
                  <c:v>4.0060000000000002</c:v>
                </c:pt>
                <c:pt idx="4">
                  <c:v>2.004</c:v>
                </c:pt>
                <c:pt idx="5">
                  <c:v>1.8259999999999999E-3</c:v>
                </c:pt>
                <c:pt idx="6">
                  <c:v>-2.0009999999999999</c:v>
                </c:pt>
                <c:pt idx="7">
                  <c:v>-4.0030000000000001</c:v>
                </c:pt>
                <c:pt idx="8">
                  <c:v>-6.0049999999999999</c:v>
                </c:pt>
                <c:pt idx="9">
                  <c:v>-8.0069999999999997</c:v>
                </c:pt>
                <c:pt idx="10">
                  <c:v>-10.009</c:v>
                </c:pt>
              </c:numCache>
            </c:numRef>
          </c:yVal>
          <c:smooth val="0"/>
          <c:extLst>
            <c:ext xmlns:c16="http://schemas.microsoft.com/office/drawing/2014/chart" uri="{C3380CC4-5D6E-409C-BE32-E72D297353CC}">
              <c16:uniqueId val="{00000001-A63A-474D-995E-2B2FCCACFE4B}"/>
            </c:ext>
          </c:extLst>
        </c:ser>
        <c:ser>
          <c:idx val="3"/>
          <c:order val="2"/>
          <c:tx>
            <c:v>1kΩ負荷</c:v>
          </c:tx>
          <c:spPr>
            <a:ln w="38100" cap="rnd">
              <a:noFill/>
              <a:round/>
            </a:ln>
            <a:effectLst/>
          </c:spPr>
          <c:xVal>
            <c:numRef>
              <c:f>'いない班(反転増幅回路)'!$W$2:$W$50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'いない班(反転増幅回路)'!$X$2:$X$50</c:f>
              <c:numCache>
                <c:formatCode>0.00</c:formatCode>
                <c:ptCount val="49"/>
                <c:pt idx="0" formatCode="General">
                  <c:v>10.002000000000001</c:v>
                </c:pt>
                <c:pt idx="1">
                  <c:v>8.01</c:v>
                </c:pt>
                <c:pt idx="2" formatCode="General">
                  <c:v>6.008</c:v>
                </c:pt>
                <c:pt idx="3" formatCode="General">
                  <c:v>4.0060000000000002</c:v>
                </c:pt>
                <c:pt idx="4" formatCode="General">
                  <c:v>2.004</c:v>
                </c:pt>
                <c:pt idx="5" formatCode="General">
                  <c:v>1.856E-3</c:v>
                </c:pt>
                <c:pt idx="6" formatCode="General">
                  <c:v>-2.0009999999999999</c:v>
                </c:pt>
                <c:pt idx="7" formatCode="General">
                  <c:v>-4.0030000000000001</c:v>
                </c:pt>
                <c:pt idx="8" formatCode="General">
                  <c:v>-6.0049999999999999</c:v>
                </c:pt>
                <c:pt idx="9" formatCode="General">
                  <c:v>-8.0069999999999997</c:v>
                </c:pt>
                <c:pt idx="10" formatCode="General">
                  <c:v>-10.009</c:v>
                </c:pt>
              </c:numCache>
            </c:numRef>
          </c:yVal>
          <c:smooth val="0"/>
          <c:extLst>
            <c:ext xmlns:c16="http://schemas.microsoft.com/office/drawing/2014/chart" uri="{C3380CC4-5D6E-409C-BE32-E72D297353CC}">
              <c16:uniqueId val="{00000002-A63A-474D-995E-2B2FCCACFE4B}"/>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xVal>
            <c:numRef>
              <c:f>'いない班(反転増幅回路)'!$AG$2:$AG$50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'いない班(反転増幅回路)'!$AH$2:$AH$50</c:f>
              <c:numCache>
                <c:formatCode>General</c:formatCode>
                <c:ptCount val="49"/>
                <c:pt idx="0">
                  <c:v>10.013999999999999</c:v>
                </c:pt>
                <c:pt idx="1">
                  <c:v>8.0109999999999992</c:v>
                </c:pt>
                <c:pt idx="2">
                  <c:v>6.0090000000000003</c:v>
                </c:pt>
                <c:pt idx="3">
                  <c:v>4.0060000000000002</c:v>
                </c:pt>
                <c:pt idx="4">
                  <c:v>2.004</c:v>
                </c:pt>
                <c:pt idx="5">
                  <c:v>1.7690000000000001E-2</c:v>
                </c:pt>
                <c:pt idx="6">
                  <c:v>-2.0009999999999999</c:v>
                </c:pt>
                <c:pt idx="7">
                  <c:v>-4.0039999999999996</c:v>
                </c:pt>
                <c:pt idx="8">
                  <c:v>-6.0060000000000002</c:v>
                </c:pt>
                <c:pt idx="9">
                  <c:v>-8.0079999999999991</c:v>
                </c:pt>
                <c:pt idx="10">
                  <c:v>-10.01</c:v>
                </c:pt>
              </c:numCache>
            </c:numRef>
          </c:yVal>
          <c:smooth val="0"/>
          <c:extLst>
            <c:ext xmlns:c16="http://schemas.microsoft.com/office/drawing/2014/chart" uri="{C3380CC4-5D6E-409C-BE32-E72D297353CC}">
              <c16:uniqueId val="{00000003-A63A-474D-995E-2B2FCCACFE4B}"/>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5040341380024868"/>
              <c:y val="0.85830298506323599"/>
            </c:manualLayout>
          </c:layout>
          <c:overlay val="0"/>
          <c:spPr>
            <a:noFill/>
            <a:ln>
              <a:noFill/>
            </a:ln>
            <a:effectLst/>
          </c:spPr>
        </c:title>
        <c:numFmt formatCode="0.0"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2.4006035018648987E-2"/>
              <c:y val="0.31127313006988128"/>
            </c:manualLayout>
          </c:layout>
          <c:overlay val="0"/>
          <c:spPr>
            <a:noFill/>
            <a:ln>
              <a:noFill/>
            </a:ln>
            <a:effectLst/>
          </c:spPr>
        </c:title>
        <c:numFmt formatCode="0.000"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76159230096238"/>
          <c:y val="3.0643208386196507E-2"/>
          <c:w val="0.85076618547681537"/>
          <c:h val="0.80458294345796677"/>
        </c:manualLayout>
      </c:layout>
      <c:scatterChart>
        <c:scatterStyle val="lineMarker"/>
        <c:varyColors val="0"/>
        <c:ser>
          <c:idx val="1"/>
          <c:order val="0"/>
          <c:tx>
            <c:v>無負荷</c:v>
          </c:tx>
          <c:spPr>
            <a:ln w="38100">
              <a:noFill/>
            </a:ln>
          </c:spPr>
          <c:xVal>
            <c:numRef>
              <c:f>'いない班(反転増幅回路)'!$B$2:$B$50</c:f>
              <c:numCache>
                <c:formatCode>0.0</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'いない班(反転増幅回路)'!$C$2:$C$50</c:f>
              <c:numCache>
                <c:formatCode>0.000</c:formatCode>
                <c:ptCount val="49"/>
                <c:pt idx="0">
                  <c:v>9.9710000000000001</c:v>
                </c:pt>
                <c:pt idx="1">
                  <c:v>7.9779999999999998</c:v>
                </c:pt>
                <c:pt idx="2">
                  <c:v>5.9850000000000003</c:v>
                </c:pt>
                <c:pt idx="3">
                  <c:v>3.992</c:v>
                </c:pt>
                <c:pt idx="4">
                  <c:v>1.9990000000000001</c:v>
                </c:pt>
                <c:pt idx="5">
                  <c:v>6.0000000000000001E-3</c:v>
                </c:pt>
                <c:pt idx="6">
                  <c:v>-1.9870000000000001</c:v>
                </c:pt>
                <c:pt idx="7">
                  <c:v>-3.98</c:v>
                </c:pt>
                <c:pt idx="8">
                  <c:v>-5.9729999999999999</c:v>
                </c:pt>
                <c:pt idx="9">
                  <c:v>-7.9660000000000002</c:v>
                </c:pt>
                <c:pt idx="10">
                  <c:v>-9.9589999999999996</c:v>
                </c:pt>
              </c:numCache>
            </c:numRef>
          </c:yVal>
          <c:smooth val="0"/>
          <c:extLst>
            <c:ext xmlns:c16="http://schemas.microsoft.com/office/drawing/2014/chart" uri="{C3380CC4-5D6E-409C-BE32-E72D297353CC}">
              <c16:uniqueId val="{00000000-06A6-014D-BD6C-1D6605FC3E49}"/>
            </c:ext>
          </c:extLst>
        </c:ser>
        <c:ser>
          <c:idx val="2"/>
          <c:order val="1"/>
          <c:tx>
            <c:v>3kΩ負荷</c:v>
          </c:tx>
          <c:spPr>
            <a:ln w="38100" cap="rnd">
              <a:noFill/>
              <a:round/>
            </a:ln>
            <a:effectLst/>
          </c:spPr>
          <c:xVal>
            <c:numRef>
              <c:f>'いない班(反転増幅回路)'!$N$2:$N$50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'いない班(反転増幅回路)'!$O$2:$O$50</c:f>
              <c:numCache>
                <c:formatCode>General</c:formatCode>
                <c:ptCount val="49"/>
                <c:pt idx="0">
                  <c:v>10.012</c:v>
                </c:pt>
                <c:pt idx="1">
                  <c:v>8.01</c:v>
                </c:pt>
                <c:pt idx="2">
                  <c:v>6.008</c:v>
                </c:pt>
                <c:pt idx="3">
                  <c:v>4.0060000000000002</c:v>
                </c:pt>
                <c:pt idx="4">
                  <c:v>2.004</c:v>
                </c:pt>
                <c:pt idx="5">
                  <c:v>1.8259999999999999E-3</c:v>
                </c:pt>
                <c:pt idx="6">
                  <c:v>-2.0009999999999999</c:v>
                </c:pt>
                <c:pt idx="7">
                  <c:v>-4.0030000000000001</c:v>
                </c:pt>
                <c:pt idx="8">
                  <c:v>-6.0049999999999999</c:v>
                </c:pt>
                <c:pt idx="9">
                  <c:v>-8.0069999999999997</c:v>
                </c:pt>
                <c:pt idx="10">
                  <c:v>-10.009</c:v>
                </c:pt>
              </c:numCache>
            </c:numRef>
          </c:yVal>
          <c:smooth val="0"/>
          <c:extLst>
            <c:ext xmlns:c16="http://schemas.microsoft.com/office/drawing/2014/chart" uri="{C3380CC4-5D6E-409C-BE32-E72D297353CC}">
              <c16:uniqueId val="{00000001-06A6-014D-BD6C-1D6605FC3E49}"/>
            </c:ext>
          </c:extLst>
        </c:ser>
        <c:ser>
          <c:idx val="3"/>
          <c:order val="2"/>
          <c:tx>
            <c:v>1kΩ負荷</c:v>
          </c:tx>
          <c:spPr>
            <a:ln w="38100" cap="rnd">
              <a:noFill/>
              <a:round/>
            </a:ln>
            <a:effectLst/>
          </c:spPr>
          <c:xVal>
            <c:numRef>
              <c:f>'いない班(反転増幅回路)'!$W$2:$W$50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'いない班(反転増幅回路)'!$X$2:$X$50</c:f>
              <c:numCache>
                <c:formatCode>0.00</c:formatCode>
                <c:ptCount val="49"/>
                <c:pt idx="0" formatCode="General">
                  <c:v>10.002000000000001</c:v>
                </c:pt>
                <c:pt idx="1">
                  <c:v>8.01</c:v>
                </c:pt>
                <c:pt idx="2" formatCode="General">
                  <c:v>6.008</c:v>
                </c:pt>
                <c:pt idx="3" formatCode="General">
                  <c:v>4.0060000000000002</c:v>
                </c:pt>
                <c:pt idx="4" formatCode="General">
                  <c:v>2.004</c:v>
                </c:pt>
                <c:pt idx="5" formatCode="General">
                  <c:v>1.856E-3</c:v>
                </c:pt>
                <c:pt idx="6" formatCode="General">
                  <c:v>-2.0009999999999999</c:v>
                </c:pt>
                <c:pt idx="7" formatCode="General">
                  <c:v>-4.0030000000000001</c:v>
                </c:pt>
                <c:pt idx="8" formatCode="General">
                  <c:v>-6.0049999999999999</c:v>
                </c:pt>
                <c:pt idx="9" formatCode="General">
                  <c:v>-8.0069999999999997</c:v>
                </c:pt>
                <c:pt idx="10" formatCode="General">
                  <c:v>-10.009</c:v>
                </c:pt>
              </c:numCache>
            </c:numRef>
          </c:yVal>
          <c:smooth val="0"/>
          <c:extLst>
            <c:ext xmlns:c16="http://schemas.microsoft.com/office/drawing/2014/chart" uri="{C3380CC4-5D6E-409C-BE32-E72D297353CC}">
              <c16:uniqueId val="{00000002-06A6-014D-BD6C-1D6605FC3E49}"/>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xVal>
            <c:numRef>
              <c:f>'いない班(反転増幅回路)'!$AG$2:$AG$50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'いない班(反転増幅回路)'!$AH$2:$AH$50</c:f>
              <c:numCache>
                <c:formatCode>General</c:formatCode>
                <c:ptCount val="49"/>
                <c:pt idx="0">
                  <c:v>10.013999999999999</c:v>
                </c:pt>
                <c:pt idx="1">
                  <c:v>8.0109999999999992</c:v>
                </c:pt>
                <c:pt idx="2">
                  <c:v>6.0090000000000003</c:v>
                </c:pt>
                <c:pt idx="3">
                  <c:v>4.0060000000000002</c:v>
                </c:pt>
                <c:pt idx="4">
                  <c:v>2.004</c:v>
                </c:pt>
                <c:pt idx="5">
                  <c:v>1.7690000000000001E-2</c:v>
                </c:pt>
                <c:pt idx="6">
                  <c:v>-2.0009999999999999</c:v>
                </c:pt>
                <c:pt idx="7">
                  <c:v>-4.0039999999999996</c:v>
                </c:pt>
                <c:pt idx="8">
                  <c:v>-6.0060000000000002</c:v>
                </c:pt>
                <c:pt idx="9">
                  <c:v>-8.0079999999999991</c:v>
                </c:pt>
                <c:pt idx="10">
                  <c:v>-10.01</c:v>
                </c:pt>
              </c:numCache>
            </c:numRef>
          </c:yVal>
          <c:smooth val="0"/>
          <c:extLst>
            <c:ext xmlns:c16="http://schemas.microsoft.com/office/drawing/2014/chart" uri="{C3380CC4-5D6E-409C-BE32-E72D297353CC}">
              <c16:uniqueId val="{00000003-06A6-014D-BD6C-1D6605FC3E49}"/>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5040341380024868"/>
              <c:y val="0.85830298506323599"/>
            </c:manualLayout>
          </c:layout>
          <c:overlay val="0"/>
          <c:spPr>
            <a:noFill/>
            <a:ln>
              <a:noFill/>
            </a:ln>
            <a:effectLst/>
          </c:spPr>
        </c:title>
        <c:numFmt formatCode="0.0"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2.4006035018648987E-2"/>
              <c:y val="0.31127313006988128"/>
            </c:manualLayout>
          </c:layout>
          <c:overlay val="0"/>
          <c:spPr>
            <a:noFill/>
            <a:ln>
              <a:noFill/>
            </a:ln>
            <a:effectLst/>
          </c:spPr>
        </c:title>
        <c:numFmt formatCode="0.000"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5.1651214022512867E-2"/>
                  <c:y val="-4.0290014038551767E-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trendlineLbl>
          </c:trendline>
          <c:xVal>
            <c:numRef>
              <c:f>'いない班(非反転増幅回路)'!$B$2:$B$50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'いない班(非反転増幅回路)'!$C$2:$C$50</c:f>
              <c:numCache>
                <c:formatCode>General</c:formatCode>
                <c:ptCount val="49"/>
                <c:pt idx="0">
                  <c:v>-14.196999999999999</c:v>
                </c:pt>
                <c:pt idx="1">
                  <c:v>-14.093999999999999</c:v>
                </c:pt>
                <c:pt idx="2">
                  <c:v>-13.805999999999999</c:v>
                </c:pt>
                <c:pt idx="3">
                  <c:v>-13.206</c:v>
                </c:pt>
                <c:pt idx="4">
                  <c:v>-12.606</c:v>
                </c:pt>
                <c:pt idx="5">
                  <c:v>-12.005000000000001</c:v>
                </c:pt>
                <c:pt idx="6">
                  <c:v>-11.404999999999999</c:v>
                </c:pt>
                <c:pt idx="7">
                  <c:v>-10.805</c:v>
                </c:pt>
                <c:pt idx="8">
                  <c:v>-10.204000000000001</c:v>
                </c:pt>
                <c:pt idx="9">
                  <c:v>-9.0039999999999996</c:v>
                </c:pt>
                <c:pt idx="10">
                  <c:v>-6.0019999999999998</c:v>
                </c:pt>
                <c:pt idx="11">
                  <c:v>-3.0019999999999998</c:v>
                </c:pt>
                <c:pt idx="12">
                  <c:v>1.7700000000000001E-3</c:v>
                </c:pt>
                <c:pt idx="13">
                  <c:v>3.0030000000000001</c:v>
                </c:pt>
                <c:pt idx="14">
                  <c:v>6.0049999999999999</c:v>
                </c:pt>
                <c:pt idx="15">
                  <c:v>9.0069999999999997</c:v>
                </c:pt>
                <c:pt idx="16">
                  <c:v>10.207000000000001</c:v>
                </c:pt>
                <c:pt idx="17">
                  <c:v>10.808</c:v>
                </c:pt>
                <c:pt idx="18">
                  <c:v>11.407999999999999</c:v>
                </c:pt>
                <c:pt idx="19">
                  <c:v>12.007999999999999</c:v>
                </c:pt>
                <c:pt idx="20">
                  <c:v>12.608000000000001</c:v>
                </c:pt>
                <c:pt idx="21">
                  <c:v>13.207000000000001</c:v>
                </c:pt>
                <c:pt idx="22">
                  <c:v>13.427</c:v>
                </c:pt>
                <c:pt idx="23">
                  <c:v>13.427</c:v>
                </c:pt>
                <c:pt idx="24">
                  <c:v>13.427</c:v>
                </c:pt>
              </c:numCache>
            </c:numRef>
          </c:yVal>
          <c:smooth val="0"/>
          <c:extLst>
            <c:ext xmlns:c16="http://schemas.microsoft.com/office/drawing/2014/chart" uri="{C3380CC4-5D6E-409C-BE32-E72D297353CC}">
              <c16:uniqueId val="{00000004-4E34-6545-948A-76CCAB287278}"/>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3781592061432917"/>
              <c:y val="0.890544280442804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b="0">
                    <a:solidFill>
                      <a:schemeClr val="tx1"/>
                    </a:solidFill>
                  </a:rPr>
                  <a:t>出力電圧</a:t>
                </a:r>
                <a:r>
                  <a:rPr lang="en-US" altLang="ja-JP" b="0">
                    <a:solidFill>
                      <a:schemeClr val="tx1"/>
                    </a:solidFill>
                  </a:rPr>
                  <a:t>[V]</a:t>
                </a:r>
                <a:endParaRPr lang="ja-JP" altLang="en-US" b="0">
                  <a:solidFill>
                    <a:schemeClr val="tx1"/>
                  </a:solidFill>
                </a:endParaRPr>
              </a:p>
            </c:rich>
          </c:tx>
          <c:layout>
            <c:manualLayout>
              <c:xMode val="edge"/>
              <c:yMode val="edge"/>
              <c:x val="1.9230773390753093E-2"/>
              <c:y val="0.342135427259784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742884377499606E-2"/>
          <c:y val="0.1391304347826087"/>
          <c:w val="0.8823207119455948"/>
          <c:h val="0.77973890220244213"/>
        </c:manualLayout>
      </c:layout>
      <c:scatterChart>
        <c:scatterStyle val="lineMarker"/>
        <c:varyColors val="0"/>
        <c:ser>
          <c:idx val="0"/>
          <c:order val="0"/>
          <c:tx>
            <c:v>3kΩ負荷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'いない班(非反転増幅回路)'!$N$2:$N$50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'いない班(非反転増幅回路)'!$O$2:$O$50</c:f>
              <c:numCache>
                <c:formatCode>General</c:formatCode>
                <c:ptCount val="49"/>
                <c:pt idx="0">
                  <c:v>-13.305999999999999</c:v>
                </c:pt>
                <c:pt idx="1">
                  <c:v>-13.268000000000001</c:v>
                </c:pt>
                <c:pt idx="2">
                  <c:v>-13.260999999999999</c:v>
                </c:pt>
                <c:pt idx="3">
                  <c:v>-13.206</c:v>
                </c:pt>
                <c:pt idx="4">
                  <c:v>-12.606</c:v>
                </c:pt>
                <c:pt idx="5">
                  <c:v>-12.006</c:v>
                </c:pt>
                <c:pt idx="6">
                  <c:v>-11.406000000000001</c:v>
                </c:pt>
                <c:pt idx="7">
                  <c:v>-10.805</c:v>
                </c:pt>
                <c:pt idx="8">
                  <c:v>-10.205</c:v>
                </c:pt>
                <c:pt idx="9">
                  <c:v>-9.0039999999999996</c:v>
                </c:pt>
                <c:pt idx="10">
                  <c:v>-6.0030000000000001</c:v>
                </c:pt>
                <c:pt idx="11">
                  <c:v>-3.0009999999999999</c:v>
                </c:pt>
                <c:pt idx="12">
                  <c:v>1.8259999999999999E-3</c:v>
                </c:pt>
                <c:pt idx="13">
                  <c:v>3.004</c:v>
                </c:pt>
                <c:pt idx="14">
                  <c:v>6.0049999999999999</c:v>
                </c:pt>
                <c:pt idx="15">
                  <c:v>9.0069999999999997</c:v>
                </c:pt>
                <c:pt idx="16">
                  <c:v>10.208</c:v>
                </c:pt>
                <c:pt idx="17">
                  <c:v>10.808</c:v>
                </c:pt>
                <c:pt idx="18">
                  <c:v>11.407999999999999</c:v>
                </c:pt>
                <c:pt idx="19">
                  <c:v>12.009</c:v>
                </c:pt>
                <c:pt idx="20">
                  <c:v>12.609</c:v>
                </c:pt>
                <c:pt idx="21">
                  <c:v>13.205</c:v>
                </c:pt>
                <c:pt idx="22">
                  <c:v>13.234999999999999</c:v>
                </c:pt>
                <c:pt idx="23">
                  <c:v>13.234</c:v>
                </c:pt>
                <c:pt idx="24">
                  <c:v>13.234</c:v>
                </c:pt>
              </c:numCache>
            </c:numRef>
          </c:yVal>
          <c:smooth val="0"/>
          <c:extLst>
            <c:ext xmlns:c16="http://schemas.microsoft.com/office/drawing/2014/chart" uri="{C3380CC4-5D6E-409C-BE32-E72D297353CC}">
              <c16:uniqueId val="{00000001-62F5-D249-8D91-1251E8E1FDB6}"/>
            </c:ext>
          </c:extLst>
        </c:ser>
        <c:dLbls>
          <c:showLegendKey val="0"/>
          <c:showVal val="0"/>
          <c:showCatName val="0"/>
          <c:showSerName val="0"/>
          <c:showPercent val="0"/>
          <c:showBubbleSize val="0"/>
        </c:dLbls>
        <c:axId val="81669184"/>
        <c:axId val="81574480"/>
      </c:scatterChart>
      <c:valAx>
        <c:axId val="81669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4362905951026571"/>
              <c:y val="0.887833322291755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81574480"/>
        <c:crosses val="autoZero"/>
        <c:crossBetween val="midCat"/>
      </c:valAx>
      <c:valAx>
        <c:axId val="815744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2.1854495949497184E-2"/>
              <c:y val="0.3334987088797364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816691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1kΩ負荷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'いない班(非反転増幅回路)'!$W$2:$W$50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'いない班(非反転増幅回路)'!$X$2:$X$50</c:f>
              <c:numCache>
                <c:formatCode>General</c:formatCode>
                <c:ptCount val="49"/>
                <c:pt idx="0">
                  <c:v>-11.919</c:v>
                </c:pt>
                <c:pt idx="1">
                  <c:v>-11.919</c:v>
                </c:pt>
                <c:pt idx="2">
                  <c:v>-11.917</c:v>
                </c:pt>
                <c:pt idx="3">
                  <c:v>-11.916</c:v>
                </c:pt>
                <c:pt idx="4">
                  <c:v>-11.914</c:v>
                </c:pt>
                <c:pt idx="5">
                  <c:v>-11.996</c:v>
                </c:pt>
                <c:pt idx="6">
                  <c:v>-11.404999999999999</c:v>
                </c:pt>
                <c:pt idx="7">
                  <c:v>-10.804</c:v>
                </c:pt>
                <c:pt idx="8">
                  <c:v>-10.204000000000001</c:v>
                </c:pt>
                <c:pt idx="9">
                  <c:v>-9.0039999999999996</c:v>
                </c:pt>
                <c:pt idx="10">
                  <c:v>-6.0030000000000001</c:v>
                </c:pt>
                <c:pt idx="11">
                  <c:v>-3.0009999999999999</c:v>
                </c:pt>
                <c:pt idx="12">
                  <c:v>1.787E-3</c:v>
                </c:pt>
                <c:pt idx="13">
                  <c:v>3.004</c:v>
                </c:pt>
                <c:pt idx="14">
                  <c:v>6.0060000000000002</c:v>
                </c:pt>
                <c:pt idx="15">
                  <c:v>9.0069999999999997</c:v>
                </c:pt>
                <c:pt idx="16">
                  <c:v>10.207000000000001</c:v>
                </c:pt>
                <c:pt idx="17">
                  <c:v>10.808</c:v>
                </c:pt>
                <c:pt idx="18">
                  <c:v>11.407999999999999</c:v>
                </c:pt>
                <c:pt idx="19">
                  <c:v>12.009</c:v>
                </c:pt>
                <c:pt idx="20">
                  <c:v>12.608000000000001</c:v>
                </c:pt>
                <c:pt idx="21">
                  <c:v>12.787000000000001</c:v>
                </c:pt>
                <c:pt idx="22">
                  <c:v>12.787000000000001</c:v>
                </c:pt>
                <c:pt idx="23">
                  <c:v>12.787000000000001</c:v>
                </c:pt>
                <c:pt idx="24">
                  <c:v>12.787000000000001</c:v>
                </c:pt>
              </c:numCache>
            </c:numRef>
          </c:yVal>
          <c:smooth val="0"/>
          <c:extLst>
            <c:ext xmlns:c16="http://schemas.microsoft.com/office/drawing/2014/chart" uri="{C3380CC4-5D6E-409C-BE32-E72D297353CC}">
              <c16:uniqueId val="{00000001-193B-344B-9C79-E2FAE8483C3A}"/>
            </c:ext>
          </c:extLst>
        </c:ser>
        <c:dLbls>
          <c:showLegendKey val="0"/>
          <c:showVal val="0"/>
          <c:showCatName val="0"/>
          <c:showSerName val="0"/>
          <c:showPercent val="0"/>
          <c:showBubbleSize val="0"/>
        </c:dLbls>
        <c:axId val="267727344"/>
        <c:axId val="112576944"/>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4064598815056172"/>
              <c:y val="0.8728829648247040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576944"/>
        <c:crosses val="autoZero"/>
        <c:crossBetween val="midCat"/>
      </c:valAx>
      <c:valAx>
        <c:axId val="1125769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'いない班(非反転増幅回路)'!$AG$2:$AG$51</c:f>
              <c:numCache>
                <c:formatCode>General</c:formatCode>
                <c:ptCount val="50"/>
                <c:pt idx="0">
                  <c:v>-5</c:v>
                </c:pt>
                <c:pt idx="1">
                  <c:v>-4</c:v>
                </c:pt>
                <c:pt idx="2">
                  <c:v>-3.8</c:v>
                </c:pt>
                <c:pt idx="3">
                  <c:v>-3.6</c:v>
                </c:pt>
                <c:pt idx="4">
                  <c:v>-3.4</c:v>
                </c:pt>
                <c:pt idx="5">
                  <c:v>-3.2</c:v>
                </c:pt>
                <c:pt idx="6">
                  <c:v>-3</c:v>
                </c:pt>
                <c:pt idx="7">
                  <c:v>-2</c:v>
                </c:pt>
                <c:pt idx="8">
                  <c:v>-1</c:v>
                </c:pt>
                <c:pt idx="9">
                  <c:v>0</c:v>
                </c:pt>
                <c:pt idx="10">
                  <c:v>1</c:v>
                </c:pt>
                <c:pt idx="11">
                  <c:v>2</c:v>
                </c:pt>
                <c:pt idx="12">
                  <c:v>3</c:v>
                </c:pt>
                <c:pt idx="13">
                  <c:v>3.2</c:v>
                </c:pt>
                <c:pt idx="14">
                  <c:v>3.4</c:v>
                </c:pt>
                <c:pt idx="15">
                  <c:v>3.6</c:v>
                </c:pt>
                <c:pt idx="16">
                  <c:v>3.8</c:v>
                </c:pt>
                <c:pt idx="17">
                  <c:v>4</c:v>
                </c:pt>
                <c:pt idx="18">
                  <c:v>4.2</c:v>
                </c:pt>
                <c:pt idx="19">
                  <c:v>4.4000000000000004</c:v>
                </c:pt>
                <c:pt idx="20">
                  <c:v>4.5999999999999996</c:v>
                </c:pt>
                <c:pt idx="21">
                  <c:v>5</c:v>
                </c:pt>
              </c:numCache>
            </c:numRef>
          </c:xVal>
          <c:yVal>
            <c:numRef>
              <c:f>'いない班(非反転増幅回路)'!$AH$2:$AH$51</c:f>
              <c:numCache>
                <c:formatCode>General</c:formatCode>
                <c:ptCount val="50"/>
                <c:pt idx="0">
                  <c:v>-10.878</c:v>
                </c:pt>
                <c:pt idx="1">
                  <c:v>-10.805999999999999</c:v>
                </c:pt>
                <c:pt idx="2">
                  <c:v>-10.706</c:v>
                </c:pt>
                <c:pt idx="3">
                  <c:v>-10.702</c:v>
                </c:pt>
                <c:pt idx="4">
                  <c:v>-10.201000000000001</c:v>
                </c:pt>
                <c:pt idx="5">
                  <c:v>-9.6010000000000009</c:v>
                </c:pt>
                <c:pt idx="6">
                  <c:v>-9.0039999999999996</c:v>
                </c:pt>
                <c:pt idx="7">
                  <c:v>-6.0019999999999998</c:v>
                </c:pt>
                <c:pt idx="8">
                  <c:v>-3</c:v>
                </c:pt>
                <c:pt idx="9">
                  <c:v>1.944E-3</c:v>
                </c:pt>
                <c:pt idx="10">
                  <c:v>3.0030000000000001</c:v>
                </c:pt>
                <c:pt idx="11">
                  <c:v>6.0049999999999999</c:v>
                </c:pt>
                <c:pt idx="12">
                  <c:v>9.0060000000000002</c:v>
                </c:pt>
                <c:pt idx="13">
                  <c:v>9.6059999999999999</c:v>
                </c:pt>
                <c:pt idx="14">
                  <c:v>10.206</c:v>
                </c:pt>
                <c:pt idx="15">
                  <c:v>10.805999999999999</c:v>
                </c:pt>
                <c:pt idx="16">
                  <c:v>11.406000000000001</c:v>
                </c:pt>
                <c:pt idx="17">
                  <c:v>12.007999999999999</c:v>
                </c:pt>
                <c:pt idx="18">
                  <c:v>12.414999999999999</c:v>
                </c:pt>
                <c:pt idx="19">
                  <c:v>12.416</c:v>
                </c:pt>
                <c:pt idx="20">
                  <c:v>12.417999999999999</c:v>
                </c:pt>
                <c:pt idx="21">
                  <c:v>12.414999999999999</c:v>
                </c:pt>
              </c:numCache>
            </c:numRef>
          </c:yVal>
          <c:smooth val="0"/>
          <c:extLst>
            <c:ext xmlns:c16="http://schemas.microsoft.com/office/drawing/2014/chart" uri="{C3380CC4-5D6E-409C-BE32-E72D297353CC}">
              <c16:uniqueId val="{00000001-F238-3549-8842-D4A2A194AE5F}"/>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2722648051240608"/>
              <c:y val="0.8761449460151746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2.1857979926801583E-2"/>
              <c:y val="0.3304392089856705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ja-JP" altLang="en-US"/>
            </a:p>
          </c:tx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84024369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alpha val="54000"/>
        </a:schemeClr>
      </a:solidFill>
      <a:round/>
    </a:ln>
    <a:effectLst/>
  </c:spPr>
  <c:txPr>
    <a:bodyPr/>
    <a:lstStyle/>
    <a:p>
      <a:pPr>
        <a:defRPr/>
      </a:pPr>
      <a:endParaRPr lang="ja-JP"/>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953210885078729E-2"/>
          <c:y val="2.4125134369637594E-2"/>
          <c:w val="0.85076618547681537"/>
          <c:h val="0.80458294345796677"/>
        </c:manualLayout>
      </c:layout>
      <c:scatterChart>
        <c:scatterStyle val="lineMarker"/>
        <c:varyColors val="0"/>
        <c:ser>
          <c:idx val="1"/>
          <c:order val="0"/>
          <c:tx>
            <c:v>無負荷</c:v>
          </c:tx>
          <c:spPr>
            <a:ln w="38100">
              <a:noFill/>
            </a:ln>
          </c:spPr>
          <c:marker>
            <c:symbol val="square"/>
            <c:size val="7"/>
          </c:marker>
          <c:xVal>
            <c:numRef>
              <c:f>'いない班(非反転増幅回路)'!$B$2:$B$50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'いない班(非反転増幅回路)'!$C$2:$C$50</c:f>
              <c:numCache>
                <c:formatCode>General</c:formatCode>
                <c:ptCount val="49"/>
                <c:pt idx="0">
                  <c:v>-14.196999999999999</c:v>
                </c:pt>
                <c:pt idx="1">
                  <c:v>-14.093999999999999</c:v>
                </c:pt>
                <c:pt idx="2">
                  <c:v>-13.805999999999999</c:v>
                </c:pt>
                <c:pt idx="3">
                  <c:v>-13.206</c:v>
                </c:pt>
                <c:pt idx="4">
                  <c:v>-12.606</c:v>
                </c:pt>
                <c:pt idx="5">
                  <c:v>-12.005000000000001</c:v>
                </c:pt>
                <c:pt idx="6">
                  <c:v>-11.404999999999999</c:v>
                </c:pt>
                <c:pt idx="7">
                  <c:v>-10.805</c:v>
                </c:pt>
                <c:pt idx="8">
                  <c:v>-10.204000000000001</c:v>
                </c:pt>
                <c:pt idx="9">
                  <c:v>-9.0039999999999996</c:v>
                </c:pt>
                <c:pt idx="10">
                  <c:v>-6.0019999999999998</c:v>
                </c:pt>
                <c:pt idx="11">
                  <c:v>-3.0019999999999998</c:v>
                </c:pt>
                <c:pt idx="12">
                  <c:v>1.7700000000000001E-3</c:v>
                </c:pt>
                <c:pt idx="13">
                  <c:v>3.0030000000000001</c:v>
                </c:pt>
                <c:pt idx="14">
                  <c:v>6.0049999999999999</c:v>
                </c:pt>
                <c:pt idx="15">
                  <c:v>9.0069999999999997</c:v>
                </c:pt>
                <c:pt idx="16">
                  <c:v>10.207000000000001</c:v>
                </c:pt>
                <c:pt idx="17">
                  <c:v>10.808</c:v>
                </c:pt>
                <c:pt idx="18">
                  <c:v>11.407999999999999</c:v>
                </c:pt>
                <c:pt idx="19">
                  <c:v>12.007999999999999</c:v>
                </c:pt>
                <c:pt idx="20">
                  <c:v>12.608000000000001</c:v>
                </c:pt>
                <c:pt idx="21">
                  <c:v>13.207000000000001</c:v>
                </c:pt>
                <c:pt idx="22">
                  <c:v>13.427</c:v>
                </c:pt>
                <c:pt idx="23">
                  <c:v>13.427</c:v>
                </c:pt>
                <c:pt idx="24">
                  <c:v>13.427</c:v>
                </c:pt>
              </c:numCache>
            </c:numRef>
          </c:yVal>
          <c:smooth val="0"/>
          <c:extLst>
            <c:ext xmlns:c16="http://schemas.microsoft.com/office/drawing/2014/chart" uri="{C3380CC4-5D6E-409C-BE32-E72D297353CC}">
              <c16:uniqueId val="{00000000-D5ED-3944-8A60-DCD34EE1FA70}"/>
            </c:ext>
          </c:extLst>
        </c:ser>
        <c:ser>
          <c:idx val="2"/>
          <c:order val="1"/>
          <c:tx>
            <c:v>3kΩ負荷</c:v>
          </c:tx>
          <c:spPr>
            <a:ln w="38100" cap="rnd">
              <a:noFill/>
              <a:round/>
            </a:ln>
            <a:effectLst/>
          </c:spPr>
          <c:marker>
            <c:symbol val="triangle"/>
            <c:size val="7"/>
          </c:marker>
          <c:xVal>
            <c:numRef>
              <c:f>'いない班(非反転増幅回路)'!$N$2:$N$50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'いない班(非反転増幅回路)'!$O$2:$O$50</c:f>
              <c:numCache>
                <c:formatCode>General</c:formatCode>
                <c:ptCount val="49"/>
                <c:pt idx="0">
                  <c:v>-13.305999999999999</c:v>
                </c:pt>
                <c:pt idx="1">
                  <c:v>-13.268000000000001</c:v>
                </c:pt>
                <c:pt idx="2">
                  <c:v>-13.260999999999999</c:v>
                </c:pt>
                <c:pt idx="3">
                  <c:v>-13.206</c:v>
                </c:pt>
                <c:pt idx="4">
                  <c:v>-12.606</c:v>
                </c:pt>
                <c:pt idx="5">
                  <c:v>-12.006</c:v>
                </c:pt>
                <c:pt idx="6">
                  <c:v>-11.406000000000001</c:v>
                </c:pt>
                <c:pt idx="7">
                  <c:v>-10.805</c:v>
                </c:pt>
                <c:pt idx="8">
                  <c:v>-10.205</c:v>
                </c:pt>
                <c:pt idx="9">
                  <c:v>-9.0039999999999996</c:v>
                </c:pt>
                <c:pt idx="10">
                  <c:v>-6.0030000000000001</c:v>
                </c:pt>
                <c:pt idx="11">
                  <c:v>-3.0009999999999999</c:v>
                </c:pt>
                <c:pt idx="12">
                  <c:v>1.8259999999999999E-3</c:v>
                </c:pt>
                <c:pt idx="13">
                  <c:v>3.004</c:v>
                </c:pt>
                <c:pt idx="14">
                  <c:v>6.0049999999999999</c:v>
                </c:pt>
                <c:pt idx="15">
                  <c:v>9.0069999999999997</c:v>
                </c:pt>
                <c:pt idx="16">
                  <c:v>10.208</c:v>
                </c:pt>
                <c:pt idx="17">
                  <c:v>10.808</c:v>
                </c:pt>
                <c:pt idx="18">
                  <c:v>11.407999999999999</c:v>
                </c:pt>
                <c:pt idx="19">
                  <c:v>12.009</c:v>
                </c:pt>
                <c:pt idx="20">
                  <c:v>12.609</c:v>
                </c:pt>
                <c:pt idx="21">
                  <c:v>13.205</c:v>
                </c:pt>
                <c:pt idx="22">
                  <c:v>13.234999999999999</c:v>
                </c:pt>
                <c:pt idx="23">
                  <c:v>13.234</c:v>
                </c:pt>
                <c:pt idx="24">
                  <c:v>13.234</c:v>
                </c:pt>
              </c:numCache>
            </c:numRef>
          </c:yVal>
          <c:smooth val="0"/>
          <c:extLst>
            <c:ext xmlns:c16="http://schemas.microsoft.com/office/drawing/2014/chart" uri="{C3380CC4-5D6E-409C-BE32-E72D297353CC}">
              <c16:uniqueId val="{00000001-D5ED-3944-8A60-DCD34EE1FA70}"/>
            </c:ext>
          </c:extLst>
        </c:ser>
        <c:ser>
          <c:idx val="3"/>
          <c:order val="2"/>
          <c:tx>
            <c:v>1kΩ負荷</c:v>
          </c:tx>
          <c:spPr>
            <a:ln w="38100" cap="rnd">
              <a:noFill/>
              <a:round/>
            </a:ln>
            <a:effectLst/>
          </c:spPr>
          <c:marker>
            <c:symbol val="x"/>
            <c:size val="7"/>
          </c:marker>
          <c:xVal>
            <c:numRef>
              <c:f>'いない班(非反転増幅回路)'!$W$2:$W$50</c:f>
              <c:numCache>
                <c:formatCode>General</c:formatCode>
                <c:ptCount val="49"/>
                <c:pt idx="0">
                  <c:v>-5</c:v>
                </c:pt>
                <c:pt idx="1">
                  <c:v>-4.8</c:v>
                </c:pt>
                <c:pt idx="2">
                  <c:v>-4.5999999999999996</c:v>
                </c:pt>
                <c:pt idx="3">
                  <c:v>-4.4000000000000004</c:v>
                </c:pt>
                <c:pt idx="4">
                  <c:v>-4.2</c:v>
                </c:pt>
                <c:pt idx="5">
                  <c:v>-4</c:v>
                </c:pt>
                <c:pt idx="6">
                  <c:v>-3.8</c:v>
                </c:pt>
                <c:pt idx="7">
                  <c:v>-3.6</c:v>
                </c:pt>
                <c:pt idx="8">
                  <c:v>-3.4</c:v>
                </c:pt>
                <c:pt idx="9">
                  <c:v>-3</c:v>
                </c:pt>
                <c:pt idx="10">
                  <c:v>-2</c:v>
                </c:pt>
                <c:pt idx="11">
                  <c:v>-1</c:v>
                </c:pt>
                <c:pt idx="12">
                  <c:v>0</c:v>
                </c:pt>
                <c:pt idx="13">
                  <c:v>1</c:v>
                </c:pt>
                <c:pt idx="14">
                  <c:v>2</c:v>
                </c:pt>
                <c:pt idx="15">
                  <c:v>3</c:v>
                </c:pt>
                <c:pt idx="16">
                  <c:v>3.4</c:v>
                </c:pt>
                <c:pt idx="17">
                  <c:v>3.6</c:v>
                </c:pt>
                <c:pt idx="18">
                  <c:v>3.8</c:v>
                </c:pt>
                <c:pt idx="19">
                  <c:v>4</c:v>
                </c:pt>
                <c:pt idx="20">
                  <c:v>4.2</c:v>
                </c:pt>
                <c:pt idx="21">
                  <c:v>4.4000000000000004</c:v>
                </c:pt>
                <c:pt idx="22">
                  <c:v>4.5999999999999996</c:v>
                </c:pt>
                <c:pt idx="23">
                  <c:v>4.8</c:v>
                </c:pt>
                <c:pt idx="24">
                  <c:v>5</c:v>
                </c:pt>
              </c:numCache>
            </c:numRef>
          </c:xVal>
          <c:yVal>
            <c:numRef>
              <c:f>'いない班(非反転増幅回路)'!$X$2:$X$50</c:f>
              <c:numCache>
                <c:formatCode>General</c:formatCode>
                <c:ptCount val="49"/>
                <c:pt idx="0">
                  <c:v>-11.919</c:v>
                </c:pt>
                <c:pt idx="1">
                  <c:v>-11.919</c:v>
                </c:pt>
                <c:pt idx="2">
                  <c:v>-11.917</c:v>
                </c:pt>
                <c:pt idx="3">
                  <c:v>-11.916</c:v>
                </c:pt>
                <c:pt idx="4">
                  <c:v>-11.914</c:v>
                </c:pt>
                <c:pt idx="5">
                  <c:v>-11.996</c:v>
                </c:pt>
                <c:pt idx="6">
                  <c:v>-11.404999999999999</c:v>
                </c:pt>
                <c:pt idx="7">
                  <c:v>-10.804</c:v>
                </c:pt>
                <c:pt idx="8">
                  <c:v>-10.204000000000001</c:v>
                </c:pt>
                <c:pt idx="9">
                  <c:v>-9.0039999999999996</c:v>
                </c:pt>
                <c:pt idx="10">
                  <c:v>-6.0030000000000001</c:v>
                </c:pt>
                <c:pt idx="11">
                  <c:v>-3.0009999999999999</c:v>
                </c:pt>
                <c:pt idx="12">
                  <c:v>1.787E-3</c:v>
                </c:pt>
                <c:pt idx="13">
                  <c:v>3.004</c:v>
                </c:pt>
                <c:pt idx="14">
                  <c:v>6.0060000000000002</c:v>
                </c:pt>
                <c:pt idx="15">
                  <c:v>9.0069999999999997</c:v>
                </c:pt>
                <c:pt idx="16">
                  <c:v>10.207000000000001</c:v>
                </c:pt>
                <c:pt idx="17">
                  <c:v>10.808</c:v>
                </c:pt>
                <c:pt idx="18">
                  <c:v>11.407999999999999</c:v>
                </c:pt>
                <c:pt idx="19">
                  <c:v>12.009</c:v>
                </c:pt>
                <c:pt idx="20">
                  <c:v>12.608000000000001</c:v>
                </c:pt>
                <c:pt idx="21">
                  <c:v>12.787000000000001</c:v>
                </c:pt>
                <c:pt idx="22">
                  <c:v>12.787000000000001</c:v>
                </c:pt>
                <c:pt idx="23">
                  <c:v>12.787000000000001</c:v>
                </c:pt>
                <c:pt idx="24">
                  <c:v>12.787000000000001</c:v>
                </c:pt>
              </c:numCache>
            </c:numRef>
          </c:yVal>
          <c:smooth val="0"/>
          <c:extLst>
            <c:ext xmlns:c16="http://schemas.microsoft.com/office/drawing/2014/chart" uri="{C3380CC4-5D6E-409C-BE32-E72D297353CC}">
              <c16:uniqueId val="{00000002-D5ED-3944-8A60-DCD34EE1FA70}"/>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xVal>
            <c:numRef>
              <c:f>'いない班(非反転増幅回路)'!$AG$2:$AG$51</c:f>
              <c:numCache>
                <c:formatCode>General</c:formatCode>
                <c:ptCount val="50"/>
                <c:pt idx="0">
                  <c:v>-5</c:v>
                </c:pt>
                <c:pt idx="1">
                  <c:v>-4</c:v>
                </c:pt>
                <c:pt idx="2">
                  <c:v>-3.8</c:v>
                </c:pt>
                <c:pt idx="3">
                  <c:v>-3.6</c:v>
                </c:pt>
                <c:pt idx="4">
                  <c:v>-3.4</c:v>
                </c:pt>
                <c:pt idx="5">
                  <c:v>-3.2</c:v>
                </c:pt>
                <c:pt idx="6">
                  <c:v>-3</c:v>
                </c:pt>
                <c:pt idx="7">
                  <c:v>-2</c:v>
                </c:pt>
                <c:pt idx="8">
                  <c:v>-1</c:v>
                </c:pt>
                <c:pt idx="9">
                  <c:v>0</c:v>
                </c:pt>
                <c:pt idx="10">
                  <c:v>1</c:v>
                </c:pt>
                <c:pt idx="11">
                  <c:v>2</c:v>
                </c:pt>
                <c:pt idx="12">
                  <c:v>3</c:v>
                </c:pt>
                <c:pt idx="13">
                  <c:v>3.2</c:v>
                </c:pt>
                <c:pt idx="14">
                  <c:v>3.4</c:v>
                </c:pt>
                <c:pt idx="15">
                  <c:v>3.6</c:v>
                </c:pt>
                <c:pt idx="16">
                  <c:v>3.8</c:v>
                </c:pt>
                <c:pt idx="17">
                  <c:v>4</c:v>
                </c:pt>
                <c:pt idx="18">
                  <c:v>4.2</c:v>
                </c:pt>
                <c:pt idx="19">
                  <c:v>4.4000000000000004</c:v>
                </c:pt>
                <c:pt idx="20">
                  <c:v>4.5999999999999996</c:v>
                </c:pt>
                <c:pt idx="21">
                  <c:v>5</c:v>
                </c:pt>
              </c:numCache>
            </c:numRef>
          </c:xVal>
          <c:yVal>
            <c:numRef>
              <c:f>'いない班(非反転増幅回路)'!$AH$2:$AH$51</c:f>
              <c:numCache>
                <c:formatCode>General</c:formatCode>
                <c:ptCount val="50"/>
                <c:pt idx="0">
                  <c:v>-10.878</c:v>
                </c:pt>
                <c:pt idx="1">
                  <c:v>-10.805999999999999</c:v>
                </c:pt>
                <c:pt idx="2">
                  <c:v>-10.706</c:v>
                </c:pt>
                <c:pt idx="3">
                  <c:v>-10.702</c:v>
                </c:pt>
                <c:pt idx="4">
                  <c:v>-10.201000000000001</c:v>
                </c:pt>
                <c:pt idx="5">
                  <c:v>-9.6010000000000009</c:v>
                </c:pt>
                <c:pt idx="6">
                  <c:v>-9.0039999999999996</c:v>
                </c:pt>
                <c:pt idx="7">
                  <c:v>-6.0019999999999998</c:v>
                </c:pt>
                <c:pt idx="8">
                  <c:v>-3</c:v>
                </c:pt>
                <c:pt idx="9">
                  <c:v>1.944E-3</c:v>
                </c:pt>
                <c:pt idx="10">
                  <c:v>3.0030000000000001</c:v>
                </c:pt>
                <c:pt idx="11">
                  <c:v>6.0049999999999999</c:v>
                </c:pt>
                <c:pt idx="12">
                  <c:v>9.0060000000000002</c:v>
                </c:pt>
                <c:pt idx="13">
                  <c:v>9.6059999999999999</c:v>
                </c:pt>
                <c:pt idx="14">
                  <c:v>10.206</c:v>
                </c:pt>
                <c:pt idx="15">
                  <c:v>10.805999999999999</c:v>
                </c:pt>
                <c:pt idx="16">
                  <c:v>11.406000000000001</c:v>
                </c:pt>
                <c:pt idx="17">
                  <c:v>12.007999999999999</c:v>
                </c:pt>
                <c:pt idx="18">
                  <c:v>12.414999999999999</c:v>
                </c:pt>
                <c:pt idx="19">
                  <c:v>12.416</c:v>
                </c:pt>
                <c:pt idx="20">
                  <c:v>12.417999999999999</c:v>
                </c:pt>
                <c:pt idx="21">
                  <c:v>12.414999999999999</c:v>
                </c:pt>
              </c:numCache>
            </c:numRef>
          </c:yVal>
          <c:smooth val="0"/>
          <c:extLst>
            <c:ext xmlns:c16="http://schemas.microsoft.com/office/drawing/2014/chart" uri="{C3380CC4-5D6E-409C-BE32-E72D297353CC}">
              <c16:uniqueId val="{00000003-D5ED-3944-8A60-DCD34EE1FA70}"/>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入力電圧</a:t>
                </a:r>
                <a:r>
                  <a:rPr lang="en-US" altLang="ja-JP">
                    <a:solidFill>
                      <a:schemeClr val="tx1"/>
                    </a:solidFill>
                  </a:rPr>
                  <a:t>[V]</a:t>
                </a:r>
                <a:endParaRPr lang="ja-JP" altLang="en-US">
                  <a:solidFill>
                    <a:schemeClr val="tx1"/>
                  </a:solidFill>
                </a:endParaRPr>
              </a:p>
            </c:rich>
          </c:tx>
          <c:layout>
            <c:manualLayout>
              <c:xMode val="edge"/>
              <c:yMode val="edge"/>
              <c:x val="0.45059126577320602"/>
              <c:y val="0.84921504453306917"/>
            </c:manualLayout>
          </c:layout>
          <c:overlay val="0"/>
          <c:spPr>
            <a:noFill/>
            <a:ln>
              <a:noFill/>
            </a:ln>
            <a:effectLst/>
          </c:sp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ja-JP" altLang="en-US">
                    <a:solidFill>
                      <a:schemeClr val="tx1"/>
                    </a:solidFill>
                  </a:rPr>
                  <a:t>出力電圧</a:t>
                </a:r>
                <a:r>
                  <a:rPr lang="en-US" altLang="ja-JP">
                    <a:solidFill>
                      <a:schemeClr val="tx1"/>
                    </a:solidFill>
                  </a:rPr>
                  <a:t>[V]</a:t>
                </a:r>
                <a:endParaRPr lang="ja-JP" altLang="en-US">
                  <a:solidFill>
                    <a:schemeClr val="tx1"/>
                  </a:solidFill>
                </a:endParaRPr>
              </a:p>
            </c:rich>
          </c:tx>
          <c:layout>
            <c:manualLayout>
              <c:xMode val="edge"/>
              <c:yMode val="edge"/>
              <c:x val="3.5134875001857156E-2"/>
              <c:y val="0.30535608464404024"/>
            </c:manualLayout>
          </c:layout>
          <c:overlay val="0"/>
          <c:spPr>
            <a:noFill/>
            <a:ln>
              <a:noFill/>
            </a:ln>
            <a:effectLst/>
          </c:spPr>
        </c:title>
        <c:numFmt formatCode="General" sourceLinked="1"/>
        <c:majorTickMark val="cross"/>
        <c:minorTickMark val="cross"/>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ja-JP"/>
          </a:p>
        </c:txPr>
        <c:crossAx val="1840243695"/>
        <c:crosses val="autoZero"/>
        <c:crossBetween val="midCat"/>
      </c:valAx>
    </c:plotArea>
    <c:legend>
      <c:legendPos val="t"/>
      <c:layout>
        <c:manualLayout>
          <c:xMode val="edge"/>
          <c:yMode val="edge"/>
          <c:x val="0.64142781441496033"/>
          <c:y val="0.54509299109926079"/>
          <c:w val="0.31849362966919575"/>
          <c:h val="0.29917252160145857"/>
        </c:manualLayout>
      </c:layout>
      <c:overlay val="0"/>
    </c:legend>
    <c:plotVisOnly val="1"/>
    <c:dispBlanksAs val="gap"/>
    <c:showDLblsOverMax val="0"/>
    <c:extLst/>
  </c:chart>
  <c:spPr>
    <a:solidFill>
      <a:schemeClr val="bg1"/>
    </a:solidFill>
    <a:ln>
      <a:solidFill>
        <a:schemeClr val="bg1"/>
      </a:solidFill>
    </a:ln>
  </c:spPr>
  <c:txPr>
    <a:bodyPr/>
    <a:lstStyle/>
    <a:p>
      <a:pPr>
        <a:defRPr/>
      </a:pPr>
      <a:endParaRPr lang="ja-JP"/>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'いない班(ボルテージフォロワ)'!$B$2:$B$50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'いない班(ボルテージフォロワ)'!$C$2:$C$50</c:f>
              <c:numCache>
                <c:formatCode>0.000</c:formatCode>
                <c:ptCount val="49"/>
                <c:pt idx="0">
                  <c:v>-10</c:v>
                </c:pt>
                <c:pt idx="1">
                  <c:v>-9</c:v>
                </c:pt>
                <c:pt idx="2">
                  <c:v>-8</c:v>
                </c:pt>
                <c:pt idx="3">
                  <c:v>-7</c:v>
                </c:pt>
                <c:pt idx="4">
                  <c:v>-6</c:v>
                </c:pt>
                <c:pt idx="5">
                  <c:v>-5</c:v>
                </c:pt>
                <c:pt idx="6">
                  <c:v>-4</c:v>
                </c:pt>
                <c:pt idx="7">
                  <c:v>-3</c:v>
                </c:pt>
                <c:pt idx="8">
                  <c:v>-2</c:v>
                </c:pt>
                <c:pt idx="9">
                  <c:v>-0.99399999999999999</c:v>
                </c:pt>
                <c:pt idx="10" formatCode="0.000000">
                  <c:v>6.2600000000000004E-4</c:v>
                </c:pt>
                <c:pt idx="11" formatCode="0.0000">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1-6EF3-8040-BD8A-200D4E7D3DB0}"/>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b="0"/>
                  <a:t>出力電圧</a:t>
                </a:r>
                <a:r>
                  <a:rPr lang="en-US" altLang="ja-JP" b="0"/>
                  <a:t>[V]</a:t>
                </a:r>
                <a:endParaRPr lang="ja-JP" alt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'いない班(ボルテージフォロワ)'!$AG$2:$AG$50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'いない班(ボルテージフォロワ)'!$AH$2:$AH$50</c:f>
              <c:numCache>
                <c:formatCode>0.000</c:formatCode>
                <c:ptCount val="49"/>
                <c:pt idx="0" formatCode="General">
                  <c:v>-9.9979999999999993</c:v>
                </c:pt>
                <c:pt idx="1">
                  <c:v>-9</c:v>
                </c:pt>
                <c:pt idx="2">
                  <c:v>-8</c:v>
                </c:pt>
                <c:pt idx="3">
                  <c:v>-7</c:v>
                </c:pt>
                <c:pt idx="4">
                  <c:v>-6</c:v>
                </c:pt>
                <c:pt idx="5">
                  <c:v>-5</c:v>
                </c:pt>
                <c:pt idx="6">
                  <c:v>-4</c:v>
                </c:pt>
                <c:pt idx="7">
                  <c:v>-3</c:v>
                </c:pt>
                <c:pt idx="8">
                  <c:v>-2</c:v>
                </c:pt>
                <c:pt idx="9" formatCode="0.0000">
                  <c:v>-0.99939999999999996</c:v>
                </c:pt>
                <c:pt idx="10" formatCode="0.000000">
                  <c:v>6.2799999999999998E-4</c:v>
                </c:pt>
                <c:pt idx="11" formatCode="0.0000">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1-22C9-1043-A9B2-2A99EEF3843E}"/>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76159230096238"/>
          <c:y val="3.0643208386196507E-2"/>
          <c:w val="0.85076618547681537"/>
          <c:h val="0.80458294345796677"/>
        </c:manualLayout>
      </c:layout>
      <c:scatterChart>
        <c:scatterStyle val="lineMarker"/>
        <c:varyColors val="0"/>
        <c:ser>
          <c:idx val="1"/>
          <c:order val="0"/>
          <c:tx>
            <c:v>無負荷</c:v>
          </c:tx>
          <c:spPr>
            <a:ln w="38100">
              <a:noFill/>
            </a:ln>
          </c:spPr>
          <c:xVal>
            <c:numRef>
              <c:f>'いない班(ボルテージフォロワ)'!$B$2:$B$50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'いない班(ボルテージフォロワ)'!$C$2:$C$50</c:f>
              <c:numCache>
                <c:formatCode>0.000</c:formatCode>
                <c:ptCount val="49"/>
                <c:pt idx="0">
                  <c:v>-10</c:v>
                </c:pt>
                <c:pt idx="1">
                  <c:v>-9</c:v>
                </c:pt>
                <c:pt idx="2">
                  <c:v>-8</c:v>
                </c:pt>
                <c:pt idx="3">
                  <c:v>-7</c:v>
                </c:pt>
                <c:pt idx="4">
                  <c:v>-6</c:v>
                </c:pt>
                <c:pt idx="5">
                  <c:v>-5</c:v>
                </c:pt>
                <c:pt idx="6">
                  <c:v>-4</c:v>
                </c:pt>
                <c:pt idx="7">
                  <c:v>-3</c:v>
                </c:pt>
                <c:pt idx="8">
                  <c:v>-2</c:v>
                </c:pt>
                <c:pt idx="9">
                  <c:v>-0.99399999999999999</c:v>
                </c:pt>
                <c:pt idx="10" formatCode="0.000000">
                  <c:v>6.2600000000000004E-4</c:v>
                </c:pt>
                <c:pt idx="11" formatCode="0.0000">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0-BD8C-C644-A2AC-25026DFD87CD}"/>
            </c:ext>
          </c:extLst>
        </c:ser>
        <c:ser>
          <c:idx val="2"/>
          <c:order val="1"/>
          <c:tx>
            <c:v>3kΩ負荷</c:v>
          </c:tx>
          <c:spPr>
            <a:ln w="38100" cap="rnd">
              <a:noFill/>
              <a:round/>
            </a:ln>
            <a:effectLst/>
          </c:spPr>
          <c:xVal>
            <c:numRef>
              <c:f>'いない班(ボルテージフォロワ)'!$N$2:$N$50</c:f>
              <c:numCache>
                <c:formatCode>General</c:formatCode>
                <c:ptCount val="49"/>
              </c:numCache>
            </c:numRef>
          </c:xVal>
          <c:yVal>
            <c:numRef>
              <c:f>'いない班(ボルテージフォロワ)'!$O$2:$O$50</c:f>
              <c:numCache>
                <c:formatCode>General</c:formatCode>
                <c:ptCount val="49"/>
              </c:numCache>
            </c:numRef>
          </c:yVal>
          <c:smooth val="0"/>
          <c:extLst>
            <c:ext xmlns:c16="http://schemas.microsoft.com/office/drawing/2014/chart" uri="{C3380CC4-5D6E-409C-BE32-E72D297353CC}">
              <c16:uniqueId val="{00000001-BD8C-C644-A2AC-25026DFD87CD}"/>
            </c:ext>
          </c:extLst>
        </c:ser>
        <c:ser>
          <c:idx val="3"/>
          <c:order val="2"/>
          <c:tx>
            <c:v>1kΩ負荷</c:v>
          </c:tx>
          <c:spPr>
            <a:ln w="38100" cap="rnd">
              <a:noFill/>
              <a:round/>
            </a:ln>
            <a:effectLst/>
          </c:spPr>
          <c:xVal>
            <c:numRef>
              <c:f>'いない班(ボルテージフォロワ)'!$W$2:$W$50</c:f>
              <c:numCache>
                <c:formatCode>General</c:formatCode>
                <c:ptCount val="49"/>
              </c:numCache>
            </c:numRef>
          </c:xVal>
          <c:yVal>
            <c:numRef>
              <c:f>'いない班(ボルテージフォロワ)'!$X$2:$X$50</c:f>
              <c:numCache>
                <c:formatCode>General</c:formatCode>
                <c:ptCount val="49"/>
              </c:numCache>
            </c:numRef>
          </c:yVal>
          <c:smooth val="0"/>
          <c:extLst>
            <c:ext xmlns:c16="http://schemas.microsoft.com/office/drawing/2014/chart" uri="{C3380CC4-5D6E-409C-BE32-E72D297353CC}">
              <c16:uniqueId val="{00000002-BD8C-C644-A2AC-25026DFD87CD}"/>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'いない班(ボルテージフォロワ)'!$AG$2:$AG$50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'いない班(ボルテージフォロワ)'!$AH$2:$AH$50</c:f>
              <c:numCache>
                <c:formatCode>0.000</c:formatCode>
                <c:ptCount val="49"/>
                <c:pt idx="0" formatCode="General">
                  <c:v>-9.9979999999999993</c:v>
                </c:pt>
                <c:pt idx="1">
                  <c:v>-9</c:v>
                </c:pt>
                <c:pt idx="2">
                  <c:v>-8</c:v>
                </c:pt>
                <c:pt idx="3">
                  <c:v>-7</c:v>
                </c:pt>
                <c:pt idx="4">
                  <c:v>-6</c:v>
                </c:pt>
                <c:pt idx="5">
                  <c:v>-5</c:v>
                </c:pt>
                <c:pt idx="6">
                  <c:v>-4</c:v>
                </c:pt>
                <c:pt idx="7">
                  <c:v>-3</c:v>
                </c:pt>
                <c:pt idx="8">
                  <c:v>-2</c:v>
                </c:pt>
                <c:pt idx="9" formatCode="0.0000">
                  <c:v>-0.99939999999999996</c:v>
                </c:pt>
                <c:pt idx="10" formatCode="0.000000">
                  <c:v>6.2799999999999998E-4</c:v>
                </c:pt>
                <c:pt idx="11" formatCode="0.0000">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4-BD8C-C644-A2AC-25026DFD87CD}"/>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 (100kΩ直列)'!$B$2:$B$50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 (100kΩ直列)'!$C$2:$C$50</c:f>
              <c:numCache>
                <c:formatCode>0.000</c:formatCode>
                <c:ptCount val="49"/>
                <c:pt idx="0">
                  <c:v>-10</c:v>
                </c:pt>
                <c:pt idx="1">
                  <c:v>-9</c:v>
                </c:pt>
                <c:pt idx="2">
                  <c:v>-8</c:v>
                </c:pt>
                <c:pt idx="3">
                  <c:v>-7</c:v>
                </c:pt>
                <c:pt idx="4">
                  <c:v>-6</c:v>
                </c:pt>
                <c:pt idx="5">
                  <c:v>-5</c:v>
                </c:pt>
                <c:pt idx="6">
                  <c:v>-4</c:v>
                </c:pt>
                <c:pt idx="7">
                  <c:v>-3</c:v>
                </c:pt>
                <c:pt idx="8">
                  <c:v>-2</c:v>
                </c:pt>
                <c:pt idx="9" formatCode="0.0000">
                  <c:v>-0.99980000000000002</c:v>
                </c:pt>
                <c:pt idx="10" formatCode="0.000000">
                  <c:v>1.9599999999999999E-4</c:v>
                </c:pt>
                <c:pt idx="11" formatCode="0.0000">
                  <c:v>1.0003</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1-4F16-A147-A8D7-4D5AB3C01E6F}"/>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b="0"/>
                  <a:t>出力電圧</a:t>
                </a:r>
                <a:r>
                  <a:rPr lang="en-US" altLang="ja-JP" b="0"/>
                  <a:t>[V]</a:t>
                </a:r>
                <a:endParaRPr lang="ja-JP" alt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 (100kΩ直列)'!$AG$2:$AG$50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 (100kΩ直列)'!$AH$2:$AH$50</c:f>
              <c:numCache>
                <c:formatCode>0.000</c:formatCode>
                <c:ptCount val="49"/>
                <c:pt idx="0">
                  <c:v>-10</c:v>
                </c:pt>
                <c:pt idx="1">
                  <c:v>-9</c:v>
                </c:pt>
                <c:pt idx="2">
                  <c:v>-8</c:v>
                </c:pt>
                <c:pt idx="3">
                  <c:v>-7</c:v>
                </c:pt>
                <c:pt idx="4">
                  <c:v>-6</c:v>
                </c:pt>
                <c:pt idx="5">
                  <c:v>-5</c:v>
                </c:pt>
                <c:pt idx="6">
                  <c:v>-4</c:v>
                </c:pt>
                <c:pt idx="7">
                  <c:v>-3</c:v>
                </c:pt>
                <c:pt idx="8">
                  <c:v>-2</c:v>
                </c:pt>
                <c:pt idx="9" formatCode="0.0000">
                  <c:v>-0.99939999999999996</c:v>
                </c:pt>
                <c:pt idx="10" formatCode="0.000000">
                  <c:v>6.2500000000000001E-4</c:v>
                </c:pt>
                <c:pt idx="11">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1-78F8-7E43-93D3-B5284C44AA8E}"/>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76159230096238"/>
          <c:y val="3.0643208386196507E-2"/>
          <c:w val="0.85076618547681537"/>
          <c:h val="0.80458294345796677"/>
        </c:manualLayout>
      </c:layout>
      <c:scatterChart>
        <c:scatterStyle val="lineMarker"/>
        <c:varyColors val="0"/>
        <c:ser>
          <c:idx val="1"/>
          <c:order val="0"/>
          <c:tx>
            <c:v>無負荷</c:v>
          </c:tx>
          <c:spPr>
            <a:ln w="38100">
              <a:noFill/>
            </a:ln>
          </c:spPr>
          <c:xVal>
            <c:numRef>
              <c:f>'いない班(ボルテージフォロワ) (100kΩ直列)'!$B$2:$B$50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 (100kΩ直列)'!$C$2:$C$50</c:f>
              <c:numCache>
                <c:formatCode>0.000</c:formatCode>
                <c:ptCount val="49"/>
                <c:pt idx="0">
                  <c:v>-10</c:v>
                </c:pt>
                <c:pt idx="1">
                  <c:v>-9</c:v>
                </c:pt>
                <c:pt idx="2">
                  <c:v>-8</c:v>
                </c:pt>
                <c:pt idx="3">
                  <c:v>-7</c:v>
                </c:pt>
                <c:pt idx="4">
                  <c:v>-6</c:v>
                </c:pt>
                <c:pt idx="5">
                  <c:v>-5</c:v>
                </c:pt>
                <c:pt idx="6">
                  <c:v>-4</c:v>
                </c:pt>
                <c:pt idx="7">
                  <c:v>-3</c:v>
                </c:pt>
                <c:pt idx="8">
                  <c:v>-2</c:v>
                </c:pt>
                <c:pt idx="9" formatCode="0.0000">
                  <c:v>-0.99980000000000002</c:v>
                </c:pt>
                <c:pt idx="10" formatCode="0.000000">
                  <c:v>1.9599999999999999E-4</c:v>
                </c:pt>
                <c:pt idx="11" formatCode="0.0000">
                  <c:v>1.0003</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0-E3AC-BD46-B1D9-E08718D6C5FC}"/>
            </c:ext>
          </c:extLst>
        </c:ser>
        <c:ser>
          <c:idx val="2"/>
          <c:order val="1"/>
          <c:tx>
            <c:v>3kΩ負荷</c:v>
          </c:tx>
          <c:spPr>
            <a:ln w="38100" cap="rnd">
              <a:noFill/>
              <a:round/>
            </a:ln>
            <a:effectLst/>
          </c:spPr>
          <c:xVal>
            <c:numRef>
              <c:f>'いない班(ボルテージフォロワ) (100kΩ直列)'!$N$2:$N$50</c:f>
              <c:numCache>
                <c:formatCode>General</c:formatCode>
                <c:ptCount val="49"/>
              </c:numCache>
            </c:numRef>
          </c:xVal>
          <c:yVal>
            <c:numRef>
              <c:f>'いない班(ボルテージフォロワ) (100kΩ直列)'!$O$2:$O$50</c:f>
              <c:numCache>
                <c:formatCode>General</c:formatCode>
                <c:ptCount val="49"/>
              </c:numCache>
            </c:numRef>
          </c:yVal>
          <c:smooth val="0"/>
          <c:extLst>
            <c:ext xmlns:c16="http://schemas.microsoft.com/office/drawing/2014/chart" uri="{C3380CC4-5D6E-409C-BE32-E72D297353CC}">
              <c16:uniqueId val="{00000001-E3AC-BD46-B1D9-E08718D6C5FC}"/>
            </c:ext>
          </c:extLst>
        </c:ser>
        <c:ser>
          <c:idx val="3"/>
          <c:order val="2"/>
          <c:tx>
            <c:v>1kΩ負荷</c:v>
          </c:tx>
          <c:spPr>
            <a:ln w="38100" cap="rnd">
              <a:noFill/>
              <a:round/>
            </a:ln>
            <a:effectLst/>
          </c:spPr>
          <c:xVal>
            <c:numRef>
              <c:f>'いない班(ボルテージフォロワ) (100kΩ直列)'!$W$2:$W$50</c:f>
              <c:numCache>
                <c:formatCode>General</c:formatCode>
                <c:ptCount val="49"/>
              </c:numCache>
            </c:numRef>
          </c:xVal>
          <c:yVal>
            <c:numRef>
              <c:f>'いない班(ボルテージフォロワ) (100kΩ直列)'!$X$2:$X$50</c:f>
              <c:numCache>
                <c:formatCode>General</c:formatCode>
                <c:ptCount val="49"/>
              </c:numCache>
            </c:numRef>
          </c:yVal>
          <c:smooth val="0"/>
          <c:extLst>
            <c:ext xmlns:c16="http://schemas.microsoft.com/office/drawing/2014/chart" uri="{C3380CC4-5D6E-409C-BE32-E72D297353CC}">
              <c16:uniqueId val="{00000002-E3AC-BD46-B1D9-E08718D6C5FC}"/>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'いない班(ボルテージフォロワ) (100kΩ直列)'!$AG$2:$AG$50</c:f>
              <c:numCache>
                <c:formatCode>General</c:formatCode>
                <c:ptCount val="49"/>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'いない班(ボルテージフォロワ) (100kΩ直列)'!$AH$2:$AH$50</c:f>
              <c:numCache>
                <c:formatCode>0.000</c:formatCode>
                <c:ptCount val="49"/>
                <c:pt idx="0">
                  <c:v>-10</c:v>
                </c:pt>
                <c:pt idx="1">
                  <c:v>-9</c:v>
                </c:pt>
                <c:pt idx="2">
                  <c:v>-8</c:v>
                </c:pt>
                <c:pt idx="3">
                  <c:v>-7</c:v>
                </c:pt>
                <c:pt idx="4">
                  <c:v>-6</c:v>
                </c:pt>
                <c:pt idx="5">
                  <c:v>-5</c:v>
                </c:pt>
                <c:pt idx="6">
                  <c:v>-4</c:v>
                </c:pt>
                <c:pt idx="7">
                  <c:v>-3</c:v>
                </c:pt>
                <c:pt idx="8">
                  <c:v>-2</c:v>
                </c:pt>
                <c:pt idx="9" formatCode="0.0000">
                  <c:v>-0.99939999999999996</c:v>
                </c:pt>
                <c:pt idx="10" formatCode="0.000000">
                  <c:v>6.2500000000000001E-4</c:v>
                </c:pt>
                <c:pt idx="11">
                  <c:v>1.0006999999999999</c:v>
                </c:pt>
                <c:pt idx="12">
                  <c:v>2</c:v>
                </c:pt>
                <c:pt idx="13">
                  <c:v>3</c:v>
                </c:pt>
                <c:pt idx="14">
                  <c:v>4</c:v>
                </c:pt>
                <c:pt idx="15">
                  <c:v>5</c:v>
                </c:pt>
                <c:pt idx="16">
                  <c:v>6</c:v>
                </c:pt>
                <c:pt idx="17">
                  <c:v>7</c:v>
                </c:pt>
                <c:pt idx="18">
                  <c:v>8</c:v>
                </c:pt>
                <c:pt idx="19">
                  <c:v>9</c:v>
                </c:pt>
                <c:pt idx="20">
                  <c:v>10</c:v>
                </c:pt>
              </c:numCache>
            </c:numRef>
          </c:yVal>
          <c:smooth val="0"/>
          <c:extLst>
            <c:ext xmlns:c16="http://schemas.microsoft.com/office/drawing/2014/chart" uri="{C3380CC4-5D6E-409C-BE32-E72D297353CC}">
              <c16:uniqueId val="{00000004-E3AC-BD46-B1D9-E08718D6C5FC}"/>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'いない班(加算回路)'!$B$2:$B$50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'いない班(加算回路)'!$C$2:$C$50</c:f>
              <c:numCache>
                <c:formatCode>General</c:formatCode>
                <c:ptCount val="49"/>
                <c:pt idx="0">
                  <c:v>-7.8760000000000003</c:v>
                </c:pt>
                <c:pt idx="1">
                  <c:v>-8.3019999999999996</c:v>
                </c:pt>
                <c:pt idx="2">
                  <c:v>-8.7279999999999998</c:v>
                </c:pt>
                <c:pt idx="3">
                  <c:v>-9.1539999999999999</c:v>
                </c:pt>
                <c:pt idx="4">
                  <c:v>-9.58</c:v>
                </c:pt>
                <c:pt idx="5">
                  <c:v>-10.005000000000001</c:v>
                </c:pt>
                <c:pt idx="6">
                  <c:v>-10.432</c:v>
                </c:pt>
                <c:pt idx="7">
                  <c:v>-10.858000000000001</c:v>
                </c:pt>
                <c:pt idx="8">
                  <c:v>-11.282999999999999</c:v>
                </c:pt>
                <c:pt idx="9">
                  <c:v>-11.709</c:v>
                </c:pt>
                <c:pt idx="10">
                  <c:v>-12.135</c:v>
                </c:pt>
              </c:numCache>
            </c:numRef>
          </c:yVal>
          <c:smooth val="0"/>
          <c:extLst>
            <c:ext xmlns:c16="http://schemas.microsoft.com/office/drawing/2014/chart" uri="{C3380CC4-5D6E-409C-BE32-E72D297353CC}">
              <c16:uniqueId val="{00000001-64F4-6244-A591-81712451391F}"/>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b="0"/>
                  <a:t>出力電圧</a:t>
                </a:r>
                <a:r>
                  <a:rPr lang="en-US" altLang="ja-JP" b="0"/>
                  <a:t>[V]</a:t>
                </a:r>
                <a:endParaRPr lang="ja-JP" alt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3kΩ負荷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'いない班(加算回路)'!$N$2:$N$50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'いない班(加算回路)'!$O$2:$O$50</c:f>
              <c:numCache>
                <c:formatCode>General</c:formatCode>
                <c:ptCount val="49"/>
                <c:pt idx="0" formatCode="0.000">
                  <c:v>7.88</c:v>
                </c:pt>
                <c:pt idx="1">
                  <c:v>5.8780000000000001</c:v>
                </c:pt>
                <c:pt idx="2">
                  <c:v>3.8769999999999998</c:v>
                </c:pt>
                <c:pt idx="3">
                  <c:v>1.875</c:v>
                </c:pt>
                <c:pt idx="4">
                  <c:v>-0.12640000000000001</c:v>
                </c:pt>
                <c:pt idx="5">
                  <c:v>-2.129</c:v>
                </c:pt>
                <c:pt idx="6" formatCode="0.000">
                  <c:v>-4.13</c:v>
                </c:pt>
                <c:pt idx="7">
                  <c:v>-6.1310000000000002</c:v>
                </c:pt>
                <c:pt idx="8">
                  <c:v>-8.1329999999999991</c:v>
                </c:pt>
                <c:pt idx="9">
                  <c:v>-10.134</c:v>
                </c:pt>
                <c:pt idx="10">
                  <c:v>-12.135</c:v>
                </c:pt>
              </c:numCache>
            </c:numRef>
          </c:yVal>
          <c:smooth val="0"/>
          <c:extLst>
            <c:ext xmlns:c16="http://schemas.microsoft.com/office/drawing/2014/chart" uri="{C3380CC4-5D6E-409C-BE32-E72D297353CC}">
              <c16:uniqueId val="{00000001-F86A-6046-AF13-52CB03EB3533}"/>
            </c:ext>
          </c:extLst>
        </c:ser>
        <c:dLbls>
          <c:showLegendKey val="0"/>
          <c:showVal val="0"/>
          <c:showCatName val="0"/>
          <c:showSerName val="0"/>
          <c:showPercent val="0"/>
          <c:showBubbleSize val="0"/>
        </c:dLbls>
        <c:axId val="81669184"/>
        <c:axId val="81574480"/>
      </c:scatterChart>
      <c:valAx>
        <c:axId val="81669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1574480"/>
        <c:crosses val="autoZero"/>
        <c:crossBetween val="midCat"/>
      </c:valAx>
      <c:valAx>
        <c:axId val="815744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16691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76159230096238"/>
          <c:y val="3.0643208386196507E-2"/>
          <c:w val="0.85076618547681537"/>
          <c:h val="0.80458294345796677"/>
        </c:manualLayout>
      </c:layout>
      <c:scatterChart>
        <c:scatterStyle val="lineMarker"/>
        <c:varyColors val="0"/>
        <c:ser>
          <c:idx val="1"/>
          <c:order val="0"/>
          <c:tx>
            <c:v>無負荷</c:v>
          </c:tx>
          <c:spPr>
            <a:ln w="38100">
              <a:noFill/>
            </a:ln>
          </c:spPr>
          <c:xVal>
            <c:numRef>
              <c:f>'いない班(加算回路)'!$B$2:$B$50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'いない班(加算回路)'!$C$2:$C$50</c:f>
              <c:numCache>
                <c:formatCode>General</c:formatCode>
                <c:ptCount val="49"/>
                <c:pt idx="0">
                  <c:v>-7.8760000000000003</c:v>
                </c:pt>
                <c:pt idx="1">
                  <c:v>-8.3019999999999996</c:v>
                </c:pt>
                <c:pt idx="2">
                  <c:v>-8.7279999999999998</c:v>
                </c:pt>
                <c:pt idx="3">
                  <c:v>-9.1539999999999999</c:v>
                </c:pt>
                <c:pt idx="4">
                  <c:v>-9.58</c:v>
                </c:pt>
                <c:pt idx="5">
                  <c:v>-10.005000000000001</c:v>
                </c:pt>
                <c:pt idx="6">
                  <c:v>-10.432</c:v>
                </c:pt>
                <c:pt idx="7">
                  <c:v>-10.858000000000001</c:v>
                </c:pt>
                <c:pt idx="8">
                  <c:v>-11.282999999999999</c:v>
                </c:pt>
                <c:pt idx="9">
                  <c:v>-11.709</c:v>
                </c:pt>
                <c:pt idx="10">
                  <c:v>-12.135</c:v>
                </c:pt>
              </c:numCache>
            </c:numRef>
          </c:yVal>
          <c:smooth val="0"/>
          <c:extLst>
            <c:ext xmlns:c16="http://schemas.microsoft.com/office/drawing/2014/chart" uri="{C3380CC4-5D6E-409C-BE32-E72D297353CC}">
              <c16:uniqueId val="{00000000-9916-2049-8097-DFEC0AD4A794}"/>
            </c:ext>
          </c:extLst>
        </c:ser>
        <c:ser>
          <c:idx val="2"/>
          <c:order val="1"/>
          <c:tx>
            <c:v>3kΩ負荷</c:v>
          </c:tx>
          <c:spPr>
            <a:ln w="38100" cap="rnd">
              <a:noFill/>
              <a:round/>
            </a:ln>
            <a:effectLst/>
          </c:spPr>
          <c:xVal>
            <c:numRef>
              <c:f>'いない班(加算回路)'!$N$2:$N$50</c:f>
              <c:numCache>
                <c:formatCode>General</c:formatCode>
                <c:ptCount val="49"/>
                <c:pt idx="0">
                  <c:v>-5</c:v>
                </c:pt>
                <c:pt idx="1">
                  <c:v>-4</c:v>
                </c:pt>
                <c:pt idx="2">
                  <c:v>-3</c:v>
                </c:pt>
                <c:pt idx="3">
                  <c:v>-2</c:v>
                </c:pt>
                <c:pt idx="4">
                  <c:v>-1</c:v>
                </c:pt>
                <c:pt idx="5">
                  <c:v>0</c:v>
                </c:pt>
                <c:pt idx="6">
                  <c:v>1</c:v>
                </c:pt>
                <c:pt idx="7">
                  <c:v>2</c:v>
                </c:pt>
                <c:pt idx="8">
                  <c:v>3</c:v>
                </c:pt>
                <c:pt idx="9">
                  <c:v>4</c:v>
                </c:pt>
                <c:pt idx="10">
                  <c:v>5</c:v>
                </c:pt>
              </c:numCache>
            </c:numRef>
          </c:xVal>
          <c:yVal>
            <c:numRef>
              <c:f>'いない班(加算回路)'!$O$2:$O$50</c:f>
              <c:numCache>
                <c:formatCode>General</c:formatCode>
                <c:ptCount val="49"/>
                <c:pt idx="0" formatCode="0.000">
                  <c:v>7.88</c:v>
                </c:pt>
                <c:pt idx="1">
                  <c:v>5.8780000000000001</c:v>
                </c:pt>
                <c:pt idx="2">
                  <c:v>3.8769999999999998</c:v>
                </c:pt>
                <c:pt idx="3">
                  <c:v>1.875</c:v>
                </c:pt>
                <c:pt idx="4">
                  <c:v>-0.12640000000000001</c:v>
                </c:pt>
                <c:pt idx="5">
                  <c:v>-2.129</c:v>
                </c:pt>
                <c:pt idx="6" formatCode="0.000">
                  <c:v>-4.13</c:v>
                </c:pt>
                <c:pt idx="7">
                  <c:v>-6.1310000000000002</c:v>
                </c:pt>
                <c:pt idx="8">
                  <c:v>-8.1329999999999991</c:v>
                </c:pt>
                <c:pt idx="9">
                  <c:v>-10.134</c:v>
                </c:pt>
                <c:pt idx="10">
                  <c:v>-12.135</c:v>
                </c:pt>
              </c:numCache>
            </c:numRef>
          </c:yVal>
          <c:smooth val="0"/>
          <c:extLst>
            <c:ext xmlns:c16="http://schemas.microsoft.com/office/drawing/2014/chart" uri="{C3380CC4-5D6E-409C-BE32-E72D297353CC}">
              <c16:uniqueId val="{00000001-9916-2049-8097-DFEC0AD4A794}"/>
            </c:ext>
          </c:extLst>
        </c:ser>
        <c:ser>
          <c:idx val="3"/>
          <c:order val="2"/>
          <c:tx>
            <c:v>1kΩ負荷</c:v>
          </c:tx>
          <c:spPr>
            <a:ln w="38100" cap="rnd">
              <a:noFill/>
              <a:round/>
            </a:ln>
            <a:effectLst/>
          </c:spPr>
          <c:xVal>
            <c:numRef>
              <c:f>'いない班(加算回路)'!$W$2:$W$50</c:f>
              <c:numCache>
                <c:formatCode>General</c:formatCode>
                <c:ptCount val="49"/>
              </c:numCache>
            </c:numRef>
          </c:xVal>
          <c:yVal>
            <c:numRef>
              <c:f>'いない班(加算回路)'!$X$2:$X$50</c:f>
              <c:numCache>
                <c:formatCode>General</c:formatCode>
                <c:ptCount val="49"/>
              </c:numCache>
            </c:numRef>
          </c:yVal>
          <c:smooth val="0"/>
          <c:extLst>
            <c:ext xmlns:c16="http://schemas.microsoft.com/office/drawing/2014/chart" uri="{C3380CC4-5D6E-409C-BE32-E72D297353CC}">
              <c16:uniqueId val="{00000002-9916-2049-8097-DFEC0AD4A794}"/>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'いない班(加算回路)'!$AG$2:$AG$50</c:f>
              <c:numCache>
                <c:formatCode>General</c:formatCode>
                <c:ptCount val="49"/>
              </c:numCache>
            </c:numRef>
          </c:xVal>
          <c:yVal>
            <c:numRef>
              <c:f>'いない班(加算回路)'!$AH$2:$AH$50</c:f>
              <c:numCache>
                <c:formatCode>General</c:formatCode>
                <c:ptCount val="49"/>
              </c:numCache>
            </c:numRef>
          </c:yVal>
          <c:smooth val="0"/>
          <c:extLst>
            <c:ext xmlns:c16="http://schemas.microsoft.com/office/drawing/2014/chart" uri="{C3380CC4-5D6E-409C-BE32-E72D297353CC}">
              <c16:uniqueId val="{00000004-9916-2049-8097-DFEC0AD4A794}"/>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無負荷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　いない班(減算回路) '!$B$2:$B$50</c:f>
              <c:numCache>
                <c:formatCode>General</c:formatCode>
                <c:ptCount val="49"/>
                <c:pt idx="0">
                  <c:v>-5</c:v>
                </c:pt>
                <c:pt idx="1">
                  <c:v>-4</c:v>
                </c:pt>
                <c:pt idx="2">
                  <c:v>-3</c:v>
                </c:pt>
                <c:pt idx="3">
                  <c:v>-2</c:v>
                </c:pt>
                <c:pt idx="4">
                  <c:v>-1.8</c:v>
                </c:pt>
                <c:pt idx="5">
                  <c:v>-1.6</c:v>
                </c:pt>
                <c:pt idx="6">
                  <c:v>-1.4</c:v>
                </c:pt>
                <c:pt idx="7">
                  <c:v>-1.2</c:v>
                </c:pt>
                <c:pt idx="8">
                  <c:v>-1</c:v>
                </c:pt>
                <c:pt idx="9">
                  <c:v>0</c:v>
                </c:pt>
                <c:pt idx="10">
                  <c:v>1</c:v>
                </c:pt>
                <c:pt idx="11">
                  <c:v>2</c:v>
                </c:pt>
                <c:pt idx="12">
                  <c:v>3</c:v>
                </c:pt>
                <c:pt idx="13">
                  <c:v>4</c:v>
                </c:pt>
                <c:pt idx="14">
                  <c:v>5</c:v>
                </c:pt>
              </c:numCache>
            </c:numRef>
          </c:xVal>
          <c:yVal>
            <c:numRef>
              <c:f>'　いない班(減算回路) '!$C$2:$C$50</c:f>
              <c:numCache>
                <c:formatCode>General</c:formatCode>
                <c:ptCount val="49"/>
                <c:pt idx="0">
                  <c:v>13.417999999999999</c:v>
                </c:pt>
                <c:pt idx="1">
                  <c:v>13.42</c:v>
                </c:pt>
                <c:pt idx="2">
                  <c:v>13.422000000000001</c:v>
                </c:pt>
                <c:pt idx="3">
                  <c:v>13.423</c:v>
                </c:pt>
                <c:pt idx="4">
                  <c:v>13.423999999999999</c:v>
                </c:pt>
                <c:pt idx="5">
                  <c:v>13.176</c:v>
                </c:pt>
                <c:pt idx="6">
                  <c:v>12.776</c:v>
                </c:pt>
                <c:pt idx="7">
                  <c:v>12.375999999999999</c:v>
                </c:pt>
                <c:pt idx="8">
                  <c:v>11.977</c:v>
                </c:pt>
                <c:pt idx="9">
                  <c:v>9.9760000000000009</c:v>
                </c:pt>
                <c:pt idx="10">
                  <c:v>7.9740000000000002</c:v>
                </c:pt>
                <c:pt idx="11">
                  <c:v>5.9720000000000004</c:v>
                </c:pt>
                <c:pt idx="12">
                  <c:v>3.97</c:v>
                </c:pt>
                <c:pt idx="13">
                  <c:v>1.9690000000000001</c:v>
                </c:pt>
                <c:pt idx="14">
                  <c:v>-3.2579999999999998E-2</c:v>
                </c:pt>
              </c:numCache>
            </c:numRef>
          </c:yVal>
          <c:smooth val="0"/>
          <c:extLst>
            <c:ext xmlns:c16="http://schemas.microsoft.com/office/drawing/2014/chart" uri="{C3380CC4-5D6E-409C-BE32-E72D297353CC}">
              <c16:uniqueId val="{00000001-6F1C-FE42-9F53-558C6DAC2A53}"/>
            </c:ext>
          </c:extLst>
        </c:ser>
        <c:dLbls>
          <c:showLegendKey val="0"/>
          <c:showVal val="0"/>
          <c:showCatName val="0"/>
          <c:showSerName val="0"/>
          <c:showPercent val="0"/>
          <c:showBubbleSize val="0"/>
        </c:dLbls>
        <c:axId val="267727344"/>
        <c:axId val="112777072"/>
      </c:scatterChart>
      <c:valAx>
        <c:axId val="26772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2777072"/>
        <c:crosses val="autoZero"/>
        <c:crossBetween val="midCat"/>
      </c:valAx>
      <c:valAx>
        <c:axId val="1127770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b="0"/>
                  <a:t>出力電圧</a:t>
                </a:r>
                <a:r>
                  <a:rPr lang="en-US" altLang="ja-JP" b="0"/>
                  <a:t>[V]</a:t>
                </a:r>
                <a:endParaRPr lang="ja-JP" alt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6772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3kΩ負荷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　いない班(減算回路) '!$N$2:$N$50</c:f>
              <c:numCache>
                <c:formatCode>General</c:formatCode>
                <c:ptCount val="49"/>
                <c:pt idx="0">
                  <c:v>-5</c:v>
                </c:pt>
                <c:pt idx="1">
                  <c:v>-4</c:v>
                </c:pt>
                <c:pt idx="2">
                  <c:v>-3</c:v>
                </c:pt>
                <c:pt idx="3">
                  <c:v>-2.8</c:v>
                </c:pt>
                <c:pt idx="4">
                  <c:v>-2.6</c:v>
                </c:pt>
                <c:pt idx="5">
                  <c:v>-2.4</c:v>
                </c:pt>
                <c:pt idx="6">
                  <c:v>-2.2000000000000002</c:v>
                </c:pt>
                <c:pt idx="7">
                  <c:v>-2</c:v>
                </c:pt>
                <c:pt idx="8">
                  <c:v>-1.8</c:v>
                </c:pt>
                <c:pt idx="9">
                  <c:v>-1.6</c:v>
                </c:pt>
                <c:pt idx="10">
                  <c:v>-1.4</c:v>
                </c:pt>
                <c:pt idx="11">
                  <c:v>-1.2</c:v>
                </c:pt>
                <c:pt idx="12">
                  <c:v>-1</c:v>
                </c:pt>
                <c:pt idx="13">
                  <c:v>0</c:v>
                </c:pt>
                <c:pt idx="14">
                  <c:v>1</c:v>
                </c:pt>
                <c:pt idx="15">
                  <c:v>2</c:v>
                </c:pt>
                <c:pt idx="16">
                  <c:v>3</c:v>
                </c:pt>
                <c:pt idx="17">
                  <c:v>4</c:v>
                </c:pt>
                <c:pt idx="18">
                  <c:v>5</c:v>
                </c:pt>
              </c:numCache>
            </c:numRef>
          </c:xVal>
          <c:yVal>
            <c:numRef>
              <c:f>'　いない班(減算回路) '!$O$2:$O$50</c:f>
              <c:numCache>
                <c:formatCode>General</c:formatCode>
                <c:ptCount val="49"/>
                <c:pt idx="0">
                  <c:v>-14.256</c:v>
                </c:pt>
                <c:pt idx="1">
                  <c:v>-14.254</c:v>
                </c:pt>
                <c:pt idx="2">
                  <c:v>-14.253</c:v>
                </c:pt>
                <c:pt idx="3">
                  <c:v>-14.247999999999999</c:v>
                </c:pt>
                <c:pt idx="4">
                  <c:v>-14.205</c:v>
                </c:pt>
                <c:pt idx="5">
                  <c:v>-14.148999999999999</c:v>
                </c:pt>
                <c:pt idx="6">
                  <c:v>-14.079000000000001</c:v>
                </c:pt>
                <c:pt idx="7">
                  <c:v>-13.965999999999999</c:v>
                </c:pt>
                <c:pt idx="8">
                  <c:v>-13.598000000000001</c:v>
                </c:pt>
                <c:pt idx="9">
                  <c:v>-13.199</c:v>
                </c:pt>
                <c:pt idx="10">
                  <c:v>-12.8</c:v>
                </c:pt>
                <c:pt idx="11">
                  <c:v>-12.401</c:v>
                </c:pt>
                <c:pt idx="12">
                  <c:v>-11.999000000000001</c:v>
                </c:pt>
                <c:pt idx="13">
                  <c:v>-10.006</c:v>
                </c:pt>
                <c:pt idx="14">
                  <c:v>-8.0109999999999992</c:v>
                </c:pt>
                <c:pt idx="15">
                  <c:v>-6.016</c:v>
                </c:pt>
                <c:pt idx="16">
                  <c:v>-4.0220000000000002</c:v>
                </c:pt>
                <c:pt idx="17">
                  <c:v>-2.0270000000000001</c:v>
                </c:pt>
                <c:pt idx="18">
                  <c:v>-3.2320000000000001E-3</c:v>
                </c:pt>
              </c:numCache>
            </c:numRef>
          </c:yVal>
          <c:smooth val="0"/>
          <c:extLst>
            <c:ext xmlns:c16="http://schemas.microsoft.com/office/drawing/2014/chart" uri="{C3380CC4-5D6E-409C-BE32-E72D297353CC}">
              <c16:uniqueId val="{00000001-4BC8-DA49-BFD8-05CC417B126F}"/>
            </c:ext>
          </c:extLst>
        </c:ser>
        <c:dLbls>
          <c:showLegendKey val="0"/>
          <c:showVal val="0"/>
          <c:showCatName val="0"/>
          <c:showSerName val="0"/>
          <c:showPercent val="0"/>
          <c:showBubbleSize val="0"/>
        </c:dLbls>
        <c:axId val="81669184"/>
        <c:axId val="81574480"/>
      </c:scatterChart>
      <c:valAx>
        <c:axId val="81669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1574480"/>
        <c:crosses val="autoZero"/>
        <c:crossBetween val="midCat"/>
      </c:valAx>
      <c:valAx>
        <c:axId val="815744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16691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78248031496063"/>
          <c:y val="5.8082142058509929E-2"/>
          <c:w val="0.85076618547681537"/>
          <c:h val="0.80458294345796677"/>
        </c:manualLayout>
      </c:layout>
      <c:scatterChart>
        <c:scatterStyle val="lineMarker"/>
        <c:varyColors val="0"/>
        <c:ser>
          <c:idx val="1"/>
          <c:order val="0"/>
          <c:tx>
            <c:v>無負荷</c:v>
          </c:tx>
          <c:spPr>
            <a:ln w="38100">
              <a:noFill/>
            </a:ln>
          </c:spPr>
          <c:xVal>
            <c:numRef>
              <c:f>'　いない班(減算回路) '!$B$2:$B$50</c:f>
              <c:numCache>
                <c:formatCode>General</c:formatCode>
                <c:ptCount val="49"/>
                <c:pt idx="0">
                  <c:v>-5</c:v>
                </c:pt>
                <c:pt idx="1">
                  <c:v>-4</c:v>
                </c:pt>
                <c:pt idx="2">
                  <c:v>-3</c:v>
                </c:pt>
                <c:pt idx="3">
                  <c:v>-2</c:v>
                </c:pt>
                <c:pt idx="4">
                  <c:v>-1.8</c:v>
                </c:pt>
                <c:pt idx="5">
                  <c:v>-1.6</c:v>
                </c:pt>
                <c:pt idx="6">
                  <c:v>-1.4</c:v>
                </c:pt>
                <c:pt idx="7">
                  <c:v>-1.2</c:v>
                </c:pt>
                <c:pt idx="8">
                  <c:v>-1</c:v>
                </c:pt>
                <c:pt idx="9">
                  <c:v>0</c:v>
                </c:pt>
                <c:pt idx="10">
                  <c:v>1</c:v>
                </c:pt>
                <c:pt idx="11">
                  <c:v>2</c:v>
                </c:pt>
                <c:pt idx="12">
                  <c:v>3</c:v>
                </c:pt>
                <c:pt idx="13">
                  <c:v>4</c:v>
                </c:pt>
                <c:pt idx="14">
                  <c:v>5</c:v>
                </c:pt>
              </c:numCache>
            </c:numRef>
          </c:xVal>
          <c:yVal>
            <c:numRef>
              <c:f>'　いない班(減算回路) '!$C$2:$C$50</c:f>
              <c:numCache>
                <c:formatCode>General</c:formatCode>
                <c:ptCount val="49"/>
                <c:pt idx="0">
                  <c:v>13.417999999999999</c:v>
                </c:pt>
                <c:pt idx="1">
                  <c:v>13.42</c:v>
                </c:pt>
                <c:pt idx="2">
                  <c:v>13.422000000000001</c:v>
                </c:pt>
                <c:pt idx="3">
                  <c:v>13.423</c:v>
                </c:pt>
                <c:pt idx="4">
                  <c:v>13.423999999999999</c:v>
                </c:pt>
                <c:pt idx="5">
                  <c:v>13.176</c:v>
                </c:pt>
                <c:pt idx="6">
                  <c:v>12.776</c:v>
                </c:pt>
                <c:pt idx="7">
                  <c:v>12.375999999999999</c:v>
                </c:pt>
                <c:pt idx="8">
                  <c:v>11.977</c:v>
                </c:pt>
                <c:pt idx="9">
                  <c:v>9.9760000000000009</c:v>
                </c:pt>
                <c:pt idx="10">
                  <c:v>7.9740000000000002</c:v>
                </c:pt>
                <c:pt idx="11">
                  <c:v>5.9720000000000004</c:v>
                </c:pt>
                <c:pt idx="12">
                  <c:v>3.97</c:v>
                </c:pt>
                <c:pt idx="13">
                  <c:v>1.9690000000000001</c:v>
                </c:pt>
                <c:pt idx="14">
                  <c:v>-3.2579999999999998E-2</c:v>
                </c:pt>
              </c:numCache>
            </c:numRef>
          </c:yVal>
          <c:smooth val="0"/>
          <c:extLst>
            <c:ext xmlns:c16="http://schemas.microsoft.com/office/drawing/2014/chart" uri="{C3380CC4-5D6E-409C-BE32-E72D297353CC}">
              <c16:uniqueId val="{00000000-7D48-9C46-BB53-C95D77972369}"/>
            </c:ext>
          </c:extLst>
        </c:ser>
        <c:ser>
          <c:idx val="2"/>
          <c:order val="1"/>
          <c:tx>
            <c:v>3kΩ負荷</c:v>
          </c:tx>
          <c:spPr>
            <a:ln w="38100" cap="rnd">
              <a:noFill/>
              <a:round/>
            </a:ln>
            <a:effectLst/>
          </c:spPr>
          <c:xVal>
            <c:numRef>
              <c:f>'　いない班(減算回路) '!$N$2:$N$50</c:f>
              <c:numCache>
                <c:formatCode>General</c:formatCode>
                <c:ptCount val="49"/>
                <c:pt idx="0">
                  <c:v>-5</c:v>
                </c:pt>
                <c:pt idx="1">
                  <c:v>-4</c:v>
                </c:pt>
                <c:pt idx="2">
                  <c:v>-3</c:v>
                </c:pt>
                <c:pt idx="3">
                  <c:v>-2.8</c:v>
                </c:pt>
                <c:pt idx="4">
                  <c:v>-2.6</c:v>
                </c:pt>
                <c:pt idx="5">
                  <c:v>-2.4</c:v>
                </c:pt>
                <c:pt idx="6">
                  <c:v>-2.2000000000000002</c:v>
                </c:pt>
                <c:pt idx="7">
                  <c:v>-2</c:v>
                </c:pt>
                <c:pt idx="8">
                  <c:v>-1.8</c:v>
                </c:pt>
                <c:pt idx="9">
                  <c:v>-1.6</c:v>
                </c:pt>
                <c:pt idx="10">
                  <c:v>-1.4</c:v>
                </c:pt>
                <c:pt idx="11">
                  <c:v>-1.2</c:v>
                </c:pt>
                <c:pt idx="12">
                  <c:v>-1</c:v>
                </c:pt>
                <c:pt idx="13">
                  <c:v>0</c:v>
                </c:pt>
                <c:pt idx="14">
                  <c:v>1</c:v>
                </c:pt>
                <c:pt idx="15">
                  <c:v>2</c:v>
                </c:pt>
                <c:pt idx="16">
                  <c:v>3</c:v>
                </c:pt>
                <c:pt idx="17">
                  <c:v>4</c:v>
                </c:pt>
                <c:pt idx="18">
                  <c:v>5</c:v>
                </c:pt>
              </c:numCache>
            </c:numRef>
          </c:xVal>
          <c:yVal>
            <c:numRef>
              <c:f>'　いない班(減算回路) '!$O$2:$O$50</c:f>
              <c:numCache>
                <c:formatCode>General</c:formatCode>
                <c:ptCount val="49"/>
                <c:pt idx="0">
                  <c:v>-14.256</c:v>
                </c:pt>
                <c:pt idx="1">
                  <c:v>-14.254</c:v>
                </c:pt>
                <c:pt idx="2">
                  <c:v>-14.253</c:v>
                </c:pt>
                <c:pt idx="3">
                  <c:v>-14.247999999999999</c:v>
                </c:pt>
                <c:pt idx="4">
                  <c:v>-14.205</c:v>
                </c:pt>
                <c:pt idx="5">
                  <c:v>-14.148999999999999</c:v>
                </c:pt>
                <c:pt idx="6">
                  <c:v>-14.079000000000001</c:v>
                </c:pt>
                <c:pt idx="7">
                  <c:v>-13.965999999999999</c:v>
                </c:pt>
                <c:pt idx="8">
                  <c:v>-13.598000000000001</c:v>
                </c:pt>
                <c:pt idx="9">
                  <c:v>-13.199</c:v>
                </c:pt>
                <c:pt idx="10">
                  <c:v>-12.8</c:v>
                </c:pt>
                <c:pt idx="11">
                  <c:v>-12.401</c:v>
                </c:pt>
                <c:pt idx="12">
                  <c:v>-11.999000000000001</c:v>
                </c:pt>
                <c:pt idx="13">
                  <c:v>-10.006</c:v>
                </c:pt>
                <c:pt idx="14">
                  <c:v>-8.0109999999999992</c:v>
                </c:pt>
                <c:pt idx="15">
                  <c:v>-6.016</c:v>
                </c:pt>
                <c:pt idx="16">
                  <c:v>-4.0220000000000002</c:v>
                </c:pt>
                <c:pt idx="17">
                  <c:v>-2.0270000000000001</c:v>
                </c:pt>
                <c:pt idx="18">
                  <c:v>-3.2320000000000001E-3</c:v>
                </c:pt>
              </c:numCache>
            </c:numRef>
          </c:yVal>
          <c:smooth val="0"/>
          <c:extLst>
            <c:ext xmlns:c16="http://schemas.microsoft.com/office/drawing/2014/chart" uri="{C3380CC4-5D6E-409C-BE32-E72D297353CC}">
              <c16:uniqueId val="{00000001-7D48-9C46-BB53-C95D77972369}"/>
            </c:ext>
          </c:extLst>
        </c:ser>
        <c:ser>
          <c:idx val="3"/>
          <c:order val="2"/>
          <c:tx>
            <c:v>1kΩ負荷</c:v>
          </c:tx>
          <c:spPr>
            <a:ln w="38100" cap="rnd">
              <a:noFill/>
              <a:round/>
            </a:ln>
            <a:effectLst/>
          </c:spPr>
          <c:xVal>
            <c:numRef>
              <c:f>'　いない班(減算回路) '!$W$2:$W$50</c:f>
              <c:numCache>
                <c:formatCode>General</c:formatCode>
                <c:ptCount val="49"/>
              </c:numCache>
            </c:numRef>
          </c:xVal>
          <c:yVal>
            <c:numRef>
              <c:f>'　いない班(減算回路) '!$X$2:$X$50</c:f>
              <c:numCache>
                <c:formatCode>General</c:formatCode>
                <c:ptCount val="49"/>
              </c:numCache>
            </c:numRef>
          </c:yVal>
          <c:smooth val="0"/>
          <c:extLst>
            <c:ext xmlns:c16="http://schemas.microsoft.com/office/drawing/2014/chart" uri="{C3380CC4-5D6E-409C-BE32-E72D297353CC}">
              <c16:uniqueId val="{00000002-7D48-9C46-BB53-C95D77972369}"/>
            </c:ext>
          </c:extLst>
        </c:ser>
        <c:ser>
          <c:idx val="0"/>
          <c:order val="3"/>
          <c:tx>
            <c:v>750Ω負荷</c:v>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　いない班(減算回路) '!$AG$2:$AG$50</c:f>
              <c:numCache>
                <c:formatCode>General</c:formatCode>
                <c:ptCount val="49"/>
              </c:numCache>
            </c:numRef>
          </c:xVal>
          <c:yVal>
            <c:numRef>
              <c:f>'　いない班(減算回路) '!$AH$2:$AH$50</c:f>
              <c:numCache>
                <c:formatCode>General</c:formatCode>
                <c:ptCount val="49"/>
              </c:numCache>
            </c:numRef>
          </c:yVal>
          <c:smooth val="0"/>
          <c:extLst>
            <c:ext xmlns:c16="http://schemas.microsoft.com/office/drawing/2014/chart" uri="{C3380CC4-5D6E-409C-BE32-E72D297353CC}">
              <c16:uniqueId val="{00000004-7D48-9C46-BB53-C95D77972369}"/>
            </c:ext>
          </c:extLst>
        </c:ser>
        <c:dLbls>
          <c:showLegendKey val="0"/>
          <c:showVal val="0"/>
          <c:showCatName val="0"/>
          <c:showSerName val="0"/>
          <c:showPercent val="0"/>
          <c:showBubbleSize val="0"/>
        </c:dLbls>
        <c:axId val="1840243695"/>
        <c:axId val="1595648927"/>
      </c:scatterChart>
      <c:valAx>
        <c:axId val="1840243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入力電圧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95648927"/>
        <c:crosses val="autoZero"/>
        <c:crossBetween val="midCat"/>
      </c:valAx>
      <c:valAx>
        <c:axId val="159564892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出力電圧</a:t>
                </a:r>
                <a:r>
                  <a:rPr lang="en-US" altLang="ja-JP"/>
                  <a:t>[V]</a:t>
                </a:r>
                <a:endParaRPr lang="ja-JP"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40243695"/>
        <c:crosses val="autoZero"/>
        <c:crossBetween val="midCat"/>
      </c:valAx>
    </c:plotArea>
    <c:legend>
      <c:legendPos val="t"/>
      <c:layout>
        <c:manualLayout>
          <c:xMode val="edge"/>
          <c:yMode val="edge"/>
          <c:x val="0.66056999125109361"/>
          <c:y val="2.2841960664365724E-2"/>
          <c:w val="0.31849362966919575"/>
          <c:h val="0.29917252160145857"/>
        </c:manualLayout>
      </c:layout>
      <c:overlay val="0"/>
    </c:legend>
    <c:plotVisOnly val="1"/>
    <c:dispBlanksAs val="gap"/>
    <c:showDLblsOverMax val="0"/>
    <c:extLst/>
  </c:chart>
  <c:txPr>
    <a:bodyPr/>
    <a:lstStyle/>
    <a:p>
      <a:pPr>
        <a:defRPr/>
      </a:pPr>
      <a:endParaRPr lang="ja-JP"/>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v>測定値</c:v>
          </c:tx>
          <c:spPr>
            <a:ln w="25400">
              <a:noFill/>
            </a:ln>
          </c:spPr>
          <c:xVal>
            <c:numRef>
              <c:f>'いない班(積分回路)'!$B$26:$B$48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'いない班(積分回路)'!$D$26:$D$48</c:f>
              <c:numCache>
                <c:formatCode>General</c:formatCode>
                <c:ptCount val="23"/>
                <c:pt idx="0">
                  <c:v>172.79999999999998</c:v>
                </c:pt>
                <c:pt idx="1">
                  <c:v>180</c:v>
                </c:pt>
                <c:pt idx="2">
                  <c:v>172.79999999999998</c:v>
                </c:pt>
                <c:pt idx="3">
                  <c:v>180</c:v>
                </c:pt>
                <c:pt idx="4">
                  <c:v>172.79999999999998</c:v>
                </c:pt>
                <c:pt idx="5">
                  <c:v>161.28</c:v>
                </c:pt>
                <c:pt idx="6">
                  <c:v>159.84</c:v>
                </c:pt>
                <c:pt idx="7">
                  <c:v>151.19999999999999</c:v>
                </c:pt>
                <c:pt idx="8">
                  <c:v>122.39999999999999</c:v>
                </c:pt>
                <c:pt idx="9">
                  <c:v>109.44</c:v>
                </c:pt>
                <c:pt idx="10">
                  <c:v>108</c:v>
                </c:pt>
                <c:pt idx="11">
                  <c:v>100.8</c:v>
                </c:pt>
                <c:pt idx="12">
                  <c:v>97.199999999999989</c:v>
                </c:pt>
                <c:pt idx="13">
                  <c:v>95.039999999999992</c:v>
                </c:pt>
                <c:pt idx="14">
                  <c:v>95.039999999999992</c:v>
                </c:pt>
                <c:pt idx="15">
                  <c:v>97.199999999999989</c:v>
                </c:pt>
                <c:pt idx="16">
                  <c:v>86.399999999999991</c:v>
                </c:pt>
                <c:pt idx="17">
                  <c:v>80.640000000000015</c:v>
                </c:pt>
                <c:pt idx="18">
                  <c:v>86.399999999999991</c:v>
                </c:pt>
                <c:pt idx="19">
                  <c:v>72</c:v>
                </c:pt>
                <c:pt idx="20">
                  <c:v>64.8</c:v>
                </c:pt>
                <c:pt idx="21">
                  <c:v>79.2</c:v>
                </c:pt>
                <c:pt idx="22">
                  <c:v>86.399999999999991</c:v>
                </c:pt>
              </c:numCache>
            </c:numRef>
          </c:yVal>
          <c:smooth val="0"/>
          <c:extLst>
            <c:ext xmlns:c16="http://schemas.microsoft.com/office/drawing/2014/chart" uri="{C3380CC4-5D6E-409C-BE32-E72D297353CC}">
              <c16:uniqueId val="{00000000-18D8-1B4E-BB46-ACE0480ACE80}"/>
            </c:ext>
          </c:extLst>
        </c:ser>
        <c:ser>
          <c:idx val="0"/>
          <c:order val="1"/>
          <c:tx>
            <c:v>理論値</c:v>
          </c:tx>
          <c:spPr>
            <a:ln w="38100">
              <a:noFill/>
            </a:ln>
          </c:spPr>
          <c:xVal>
            <c:numRef>
              <c:f>'いない班(積分回路)'!$B$26:$B$48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'いない班(積分回路)'!$H$26:$H$48</c:f>
              <c:numCache>
                <c:formatCode>General</c:formatCode>
                <c:ptCount val="23"/>
                <c:pt idx="0">
                  <c:v>90</c:v>
                </c:pt>
                <c:pt idx="1">
                  <c:v>90</c:v>
                </c:pt>
                <c:pt idx="2">
                  <c:v>90</c:v>
                </c:pt>
                <c:pt idx="3">
                  <c:v>90</c:v>
                </c:pt>
                <c:pt idx="4">
                  <c:v>90</c:v>
                </c:pt>
                <c:pt idx="5">
                  <c:v>90</c:v>
                </c:pt>
                <c:pt idx="6">
                  <c:v>90</c:v>
                </c:pt>
                <c:pt idx="7">
                  <c:v>90</c:v>
                </c:pt>
                <c:pt idx="8">
                  <c:v>90</c:v>
                </c:pt>
                <c:pt idx="9">
                  <c:v>90</c:v>
                </c:pt>
                <c:pt idx="10">
                  <c:v>90</c:v>
                </c:pt>
                <c:pt idx="11">
                  <c:v>90</c:v>
                </c:pt>
                <c:pt idx="12">
                  <c:v>90</c:v>
                </c:pt>
                <c:pt idx="13">
                  <c:v>90</c:v>
                </c:pt>
                <c:pt idx="14">
                  <c:v>90</c:v>
                </c:pt>
                <c:pt idx="15">
                  <c:v>90</c:v>
                </c:pt>
                <c:pt idx="16">
                  <c:v>90</c:v>
                </c:pt>
                <c:pt idx="17">
                  <c:v>90</c:v>
                </c:pt>
                <c:pt idx="18">
                  <c:v>90</c:v>
                </c:pt>
                <c:pt idx="19">
                  <c:v>90</c:v>
                </c:pt>
                <c:pt idx="20">
                  <c:v>90</c:v>
                </c:pt>
                <c:pt idx="21">
                  <c:v>90</c:v>
                </c:pt>
                <c:pt idx="22">
                  <c:v>90</c:v>
                </c:pt>
              </c:numCache>
            </c:numRef>
          </c:yVal>
          <c:smooth val="0"/>
          <c:extLst>
            <c:ext xmlns:c16="http://schemas.microsoft.com/office/drawing/2014/chart" uri="{C3380CC4-5D6E-409C-BE32-E72D297353CC}">
              <c16:uniqueId val="{00000001-18D8-1B4E-BB46-ACE0480ACE80}"/>
            </c:ext>
          </c:extLst>
        </c:ser>
        <c:dLbls>
          <c:showLegendKey val="0"/>
          <c:showVal val="0"/>
          <c:showCatName val="0"/>
          <c:showSerName val="0"/>
          <c:showPercent val="0"/>
          <c:showBubbleSize val="0"/>
        </c:dLbls>
        <c:axId val="452473519"/>
        <c:axId val="452608367"/>
      </c:scatterChart>
      <c:valAx>
        <c:axId val="452473519"/>
        <c:scaling>
          <c:logBase val="10"/>
          <c:orientation val="minMax"/>
        </c:scaling>
        <c:delete val="0"/>
        <c:axPos val="b"/>
        <c:title>
          <c:tx>
            <c:rich>
              <a:bodyPr/>
              <a:lstStyle/>
              <a:p>
                <a:pPr>
                  <a:defRPr/>
                </a:pPr>
                <a:r>
                  <a:rPr lang="ja-JP" altLang="en-US" b="0"/>
                  <a:t>周波数</a:t>
                </a:r>
                <a:r>
                  <a:rPr lang="en-US" altLang="ja-JP" b="0"/>
                  <a:t>f[Hz]</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52608367"/>
        <c:crosses val="autoZero"/>
        <c:crossBetween val="midCat"/>
      </c:valAx>
      <c:valAx>
        <c:axId val="452608367"/>
        <c:scaling>
          <c:orientation val="minMax"/>
        </c:scaling>
        <c:delete val="0"/>
        <c:axPos val="l"/>
        <c:title>
          <c:tx>
            <c:rich>
              <a:bodyPr/>
              <a:lstStyle/>
              <a:p>
                <a:pPr>
                  <a:defRPr/>
                </a:pPr>
                <a:r>
                  <a:rPr lang="ja-JP" altLang="en-US" b="0"/>
                  <a:t>位相差</a:t>
                </a:r>
                <a:r>
                  <a:rPr lang="en-US" altLang="ja-JP" b="0"/>
                  <a:t>[°]</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52473519"/>
        <c:crosses val="autoZero"/>
        <c:crossBetween val="midCat"/>
      </c:valAx>
    </c:plotArea>
    <c:legend>
      <c:legendPos val="t"/>
      <c:overlay val="0"/>
    </c:legend>
    <c:plotVisOnly val="1"/>
    <c:dispBlanksAs val="gap"/>
    <c:showDLblsOverMax val="0"/>
    <c:extLst/>
  </c:chart>
  <c:txPr>
    <a:bodyPr/>
    <a:lstStyle/>
    <a:p>
      <a:pPr>
        <a:defRPr/>
      </a:pPr>
      <a:endParaRPr lang="ja-JP"/>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v>測定値</c:v>
          </c:tx>
          <c:spPr>
            <a:ln w="25400">
              <a:noFill/>
            </a:ln>
          </c:spPr>
          <c:xVal>
            <c:numRef>
              <c:f>'いない班(積分回路)'!$B$26:$B$48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'いない班(積分回路)'!$G$26:$G$48</c:f>
              <c:numCache>
                <c:formatCode>General</c:formatCode>
                <c:ptCount val="23"/>
                <c:pt idx="0">
                  <c:v>6.0205999132796242</c:v>
                </c:pt>
                <c:pt idx="1">
                  <c:v>6.0205999132796242</c:v>
                </c:pt>
                <c:pt idx="2">
                  <c:v>6.0030703621470485</c:v>
                </c:pt>
                <c:pt idx="3">
                  <c:v>5.9148879840459481</c:v>
                </c:pt>
                <c:pt idx="4">
                  <c:v>5.9148879840459481</c:v>
                </c:pt>
                <c:pt idx="5">
                  <c:v>5.735791130987419</c:v>
                </c:pt>
                <c:pt idx="6">
                  <c:v>5.3661230171071574</c:v>
                </c:pt>
                <c:pt idx="7">
                  <c:v>4.2968769609539574</c:v>
                </c:pt>
                <c:pt idx="8">
                  <c:v>1.3589263414547954</c:v>
                </c:pt>
                <c:pt idx="9">
                  <c:v>-3.4362492215281244</c:v>
                </c:pt>
                <c:pt idx="10">
                  <c:v>-6.3030927671117514</c:v>
                </c:pt>
                <c:pt idx="11">
                  <c:v>-9.9514576003113469</c:v>
                </c:pt>
                <c:pt idx="12">
                  <c:v>-14.89454989793388</c:v>
                </c:pt>
                <c:pt idx="13">
                  <c:v>-19.344149732073848</c:v>
                </c:pt>
                <c:pt idx="14">
                  <c:v>-21.514414278762366</c:v>
                </c:pt>
                <c:pt idx="15">
                  <c:v>-24.593481742566258</c:v>
                </c:pt>
                <c:pt idx="16">
                  <c:v>-30.984153680053733</c:v>
                </c:pt>
                <c:pt idx="17">
                  <c:v>-32.690240302182005</c:v>
                </c:pt>
                <c:pt idx="18">
                  <c:v>-34.875646975047623</c:v>
                </c:pt>
                <c:pt idx="19">
                  <c:v>-35.665817800721094</c:v>
                </c:pt>
                <c:pt idx="20">
                  <c:v>-35.917600346881507</c:v>
                </c:pt>
                <c:pt idx="21">
                  <c:v>-36.008552901895918</c:v>
                </c:pt>
                <c:pt idx="22">
                  <c:v>-35.638884788015652</c:v>
                </c:pt>
              </c:numCache>
            </c:numRef>
          </c:yVal>
          <c:smooth val="0"/>
          <c:extLst>
            <c:ext xmlns:c16="http://schemas.microsoft.com/office/drawing/2014/chart" uri="{C3380CC4-5D6E-409C-BE32-E72D297353CC}">
              <c16:uniqueId val="{00000000-2276-B449-B515-7B62D7B61F1B}"/>
            </c:ext>
          </c:extLst>
        </c:ser>
        <c:ser>
          <c:idx val="0"/>
          <c:order val="1"/>
          <c:tx>
            <c:v>理論値</c:v>
          </c:tx>
          <c:spPr>
            <a:ln w="25400" cap="rnd">
              <a:noFill/>
              <a:round/>
            </a:ln>
            <a:effectLst/>
          </c:spPr>
          <c:marker>
            <c:symbol val="circle"/>
            <c:size val="5"/>
            <c:spPr>
              <a:solidFill>
                <a:schemeClr val="accent1"/>
              </a:solidFill>
              <a:ln w="9525">
                <a:solidFill>
                  <a:schemeClr val="accent1"/>
                </a:solidFill>
              </a:ln>
              <a:effectLst/>
            </c:spPr>
          </c:marker>
          <c:xVal>
            <c:numRef>
              <c:f>'いない班(積分回路)'!$B$26:$B$48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'いない班(積分回路)'!$I$26:$I$48</c:f>
              <c:numCache>
                <c:formatCode>General</c:formatCode>
                <c:ptCount val="23"/>
                <c:pt idx="0">
                  <c:v>44.036402632837699</c:v>
                </c:pt>
                <c:pt idx="1">
                  <c:v>38.015802719558074</c:v>
                </c:pt>
                <c:pt idx="2">
                  <c:v>34.493977538444447</c:v>
                </c:pt>
                <c:pt idx="3">
                  <c:v>30.057002546117321</c:v>
                </c:pt>
                <c:pt idx="4">
                  <c:v>24.036402632837696</c:v>
                </c:pt>
                <c:pt idx="5">
                  <c:v>18.015802719558074</c:v>
                </c:pt>
                <c:pt idx="6">
                  <c:v>14.493977538444449</c:v>
                </c:pt>
                <c:pt idx="7">
                  <c:v>10.057002546117324</c:v>
                </c:pt>
                <c:pt idx="8">
                  <c:v>4.0364026328376994</c:v>
                </c:pt>
                <c:pt idx="9">
                  <c:v>-1.9841972804419243</c:v>
                </c:pt>
                <c:pt idx="10">
                  <c:v>-5.50602246155555</c:v>
                </c:pt>
                <c:pt idx="11">
                  <c:v>-9.9429974538826791</c:v>
                </c:pt>
                <c:pt idx="12">
                  <c:v>-15.963597367162301</c:v>
                </c:pt>
                <c:pt idx="13">
                  <c:v>-21.984197280441926</c:v>
                </c:pt>
                <c:pt idx="14">
                  <c:v>-25.506022461555553</c:v>
                </c:pt>
                <c:pt idx="15">
                  <c:v>-29.942997453882679</c:v>
                </c:pt>
                <c:pt idx="16">
                  <c:v>-35.963597367162301</c:v>
                </c:pt>
                <c:pt idx="17">
                  <c:v>-41.984197280441926</c:v>
                </c:pt>
                <c:pt idx="18">
                  <c:v>-45.506022461555553</c:v>
                </c:pt>
                <c:pt idx="19">
                  <c:v>-49.942997453882676</c:v>
                </c:pt>
                <c:pt idx="20">
                  <c:v>-55.963597367162301</c:v>
                </c:pt>
                <c:pt idx="21">
                  <c:v>-61.984197280441926</c:v>
                </c:pt>
                <c:pt idx="22">
                  <c:v>-65.506022461555546</c:v>
                </c:pt>
              </c:numCache>
            </c:numRef>
          </c:yVal>
          <c:smooth val="0"/>
          <c:extLst>
            <c:ext xmlns:c16="http://schemas.microsoft.com/office/drawing/2014/chart" uri="{C3380CC4-5D6E-409C-BE32-E72D297353CC}">
              <c16:uniqueId val="{00000001-2276-B449-B515-7B62D7B61F1B}"/>
            </c:ext>
          </c:extLst>
        </c:ser>
        <c:dLbls>
          <c:showLegendKey val="0"/>
          <c:showVal val="0"/>
          <c:showCatName val="0"/>
          <c:showSerName val="0"/>
          <c:showPercent val="0"/>
          <c:showBubbleSize val="0"/>
        </c:dLbls>
        <c:axId val="129287023"/>
        <c:axId val="129093679"/>
      </c:scatterChart>
      <c:valAx>
        <c:axId val="129287023"/>
        <c:scaling>
          <c:logBase val="10"/>
          <c:orientation val="minMax"/>
        </c:scaling>
        <c:delete val="0"/>
        <c:axPos val="b"/>
        <c:title>
          <c:tx>
            <c:rich>
              <a:bodyPr/>
              <a:lstStyle/>
              <a:p>
                <a:pPr>
                  <a:defRPr/>
                </a:pPr>
                <a:r>
                  <a:rPr lang="ja-JP" altLang="en-US" b="0"/>
                  <a:t>周波数</a:t>
                </a:r>
                <a:r>
                  <a:rPr lang="en-US" altLang="ja-JP" b="0"/>
                  <a:t>f[Hz]</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093679"/>
        <c:crosses val="autoZero"/>
        <c:crossBetween val="midCat"/>
      </c:valAx>
      <c:valAx>
        <c:axId val="129093679"/>
        <c:scaling>
          <c:orientation val="minMax"/>
        </c:scaling>
        <c:delete val="0"/>
        <c:axPos val="l"/>
        <c:title>
          <c:tx>
            <c:rich>
              <a:bodyPr/>
              <a:lstStyle/>
              <a:p>
                <a:pPr>
                  <a:defRPr/>
                </a:pPr>
                <a:r>
                  <a:rPr lang="ja-JP" altLang="en-US" b="0"/>
                  <a:t>電圧利得</a:t>
                </a:r>
                <a:r>
                  <a:rPr lang="en-US" altLang="ja-JP" b="0"/>
                  <a:t>[dB]</a:t>
                </a:r>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7023"/>
        <c:crosses val="autoZero"/>
        <c:crossBetween val="midCat"/>
      </c:valAx>
    </c:plotArea>
    <c:legend>
      <c:legendPos val="t"/>
      <c:overlay val="0"/>
    </c:legend>
    <c:plotVisOnly val="1"/>
    <c:dispBlanksAs val="gap"/>
    <c:showDLblsOverMax val="0"/>
    <c:extLst/>
  </c:chart>
  <c:txPr>
    <a:bodyPr/>
    <a:lstStyle/>
    <a:p>
      <a:pPr>
        <a:defRPr/>
      </a:pPr>
      <a:endParaRPr lang="ja-JP"/>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v>測定値</c:v>
          </c:tx>
          <c:spPr>
            <a:ln w="25400">
              <a:noFill/>
            </a:ln>
          </c:spPr>
          <c:xVal>
            <c:numRef>
              <c:f>'いない班(反転増幅回路の交流)'!$B$26:$B$48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'いない班(反転増幅回路の交流)'!$D$26:$D$48</c:f>
              <c:numCache>
                <c:formatCode>General</c:formatCode>
                <c:ptCount val="23"/>
                <c:pt idx="0">
                  <c:v>180</c:v>
                </c:pt>
                <c:pt idx="1">
                  <c:v>158.4</c:v>
                </c:pt>
                <c:pt idx="2">
                  <c:v>177.12</c:v>
                </c:pt>
                <c:pt idx="3">
                  <c:v>180</c:v>
                </c:pt>
                <c:pt idx="4">
                  <c:v>183.6</c:v>
                </c:pt>
                <c:pt idx="5">
                  <c:v>178.56</c:v>
                </c:pt>
                <c:pt idx="6">
                  <c:v>177.12</c:v>
                </c:pt>
                <c:pt idx="7">
                  <c:v>190.79999999999998</c:v>
                </c:pt>
                <c:pt idx="8">
                  <c:v>169.2</c:v>
                </c:pt>
                <c:pt idx="9">
                  <c:v>164.16</c:v>
                </c:pt>
                <c:pt idx="10">
                  <c:v>181.44</c:v>
                </c:pt>
                <c:pt idx="11">
                  <c:v>172.79999999999998</c:v>
                </c:pt>
                <c:pt idx="12">
                  <c:v>151.19999999999999</c:v>
                </c:pt>
                <c:pt idx="13">
                  <c:v>132.47999999999999</c:v>
                </c:pt>
                <c:pt idx="14">
                  <c:v>112.32</c:v>
                </c:pt>
                <c:pt idx="15">
                  <c:v>104.39999999999999</c:v>
                </c:pt>
                <c:pt idx="16">
                  <c:v>104.39999999999999</c:v>
                </c:pt>
                <c:pt idx="17">
                  <c:v>131.04</c:v>
                </c:pt>
                <c:pt idx="18">
                  <c:v>95.039999999999992</c:v>
                </c:pt>
                <c:pt idx="19">
                  <c:v>86.399999999999991</c:v>
                </c:pt>
                <c:pt idx="20">
                  <c:v>86.399999999999991</c:v>
                </c:pt>
                <c:pt idx="21">
                  <c:v>86.399999999999991</c:v>
                </c:pt>
                <c:pt idx="22">
                  <c:v>75.600000000000009</c:v>
                </c:pt>
              </c:numCache>
            </c:numRef>
          </c:yVal>
          <c:smooth val="0"/>
          <c:extLst>
            <c:ext xmlns:c16="http://schemas.microsoft.com/office/drawing/2014/chart" uri="{C3380CC4-5D6E-409C-BE32-E72D297353CC}">
              <c16:uniqueId val="{00000000-894A-464A-B85A-F679E6A6DB88}"/>
            </c:ext>
          </c:extLst>
        </c:ser>
        <c:dLbls>
          <c:showLegendKey val="0"/>
          <c:showVal val="0"/>
          <c:showCatName val="0"/>
          <c:showSerName val="0"/>
          <c:showPercent val="0"/>
          <c:showBubbleSize val="0"/>
        </c:dLbls>
        <c:axId val="1895722832"/>
        <c:axId val="1669224576"/>
      </c:scatterChart>
      <c:valAx>
        <c:axId val="1895722832"/>
        <c:scaling>
          <c:logBase val="10"/>
          <c:orientation val="minMax"/>
        </c:scaling>
        <c:delete val="0"/>
        <c:axPos val="b"/>
        <c:title>
          <c:tx>
            <c:rich>
              <a:bodyPr/>
              <a:lstStyle/>
              <a:p>
                <a:pPr>
                  <a:defRPr/>
                </a:pPr>
                <a:r>
                  <a:rPr lang="ja-JP" altLang="en-US" b="0"/>
                  <a:t>周波数</a:t>
                </a:r>
                <a:r>
                  <a:rPr lang="en-US" altLang="ja-JP" b="0"/>
                  <a:t>f[Hz]</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669224576"/>
        <c:crosses val="autoZero"/>
        <c:crossBetween val="midCat"/>
      </c:valAx>
      <c:valAx>
        <c:axId val="1669224576"/>
        <c:scaling>
          <c:orientation val="minMax"/>
        </c:scaling>
        <c:delete val="0"/>
        <c:axPos val="l"/>
        <c:title>
          <c:tx>
            <c:rich>
              <a:bodyPr/>
              <a:lstStyle/>
              <a:p>
                <a:pPr>
                  <a:defRPr/>
                </a:pPr>
                <a:r>
                  <a:rPr lang="ja-JP" altLang="en-US" b="0"/>
                  <a:t>位相差</a:t>
                </a:r>
                <a:r>
                  <a:rPr lang="en-US" altLang="ja-JP" b="0"/>
                  <a:t>[°]</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95722832"/>
        <c:crosses val="autoZero"/>
        <c:crossBetween val="midCat"/>
      </c:valAx>
    </c:plotArea>
    <c:legend>
      <c:legendPos val="t"/>
      <c:overlay val="0"/>
    </c:legend>
    <c:plotVisOnly val="1"/>
    <c:dispBlanksAs val="gap"/>
    <c:showDLblsOverMax val="0"/>
    <c:extLst/>
  </c:chart>
  <c:txPr>
    <a:bodyPr/>
    <a:lstStyle/>
    <a:p>
      <a:pPr>
        <a:defRPr/>
      </a:pPr>
      <a:endParaRPr lang="ja-JP"/>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v>測定値</c:v>
          </c:tx>
          <c:spPr>
            <a:ln w="25400">
              <a:noFill/>
            </a:ln>
          </c:spPr>
          <c:xVal>
            <c:numRef>
              <c:f>'いない班(反転増幅回路の交流)'!$B$26:$B$48</c:f>
              <c:numCache>
                <c:formatCode>General</c:formatCode>
                <c:ptCount val="23"/>
                <c:pt idx="0">
                  <c:v>10</c:v>
                </c:pt>
                <c:pt idx="1">
                  <c:v>20</c:v>
                </c:pt>
                <c:pt idx="2">
                  <c:v>30</c:v>
                </c:pt>
                <c:pt idx="3">
                  <c:v>50</c:v>
                </c:pt>
                <c:pt idx="4">
                  <c:v>100</c:v>
                </c:pt>
                <c:pt idx="5">
                  <c:v>200</c:v>
                </c:pt>
                <c:pt idx="6">
                  <c:v>300</c:v>
                </c:pt>
                <c:pt idx="7">
                  <c:v>500</c:v>
                </c:pt>
                <c:pt idx="8">
                  <c:v>1000</c:v>
                </c:pt>
                <c:pt idx="9">
                  <c:v>2000</c:v>
                </c:pt>
                <c:pt idx="10">
                  <c:v>3000</c:v>
                </c:pt>
                <c:pt idx="11">
                  <c:v>5000</c:v>
                </c:pt>
                <c:pt idx="12">
                  <c:v>10000</c:v>
                </c:pt>
                <c:pt idx="13">
                  <c:v>20000</c:v>
                </c:pt>
                <c:pt idx="14">
                  <c:v>30000</c:v>
                </c:pt>
                <c:pt idx="15">
                  <c:v>50000</c:v>
                </c:pt>
                <c:pt idx="16">
                  <c:v>100000</c:v>
                </c:pt>
                <c:pt idx="17">
                  <c:v>200000</c:v>
                </c:pt>
                <c:pt idx="18">
                  <c:v>300000</c:v>
                </c:pt>
                <c:pt idx="19">
                  <c:v>500000</c:v>
                </c:pt>
                <c:pt idx="20">
                  <c:v>1000000</c:v>
                </c:pt>
                <c:pt idx="21">
                  <c:v>2000000</c:v>
                </c:pt>
                <c:pt idx="22">
                  <c:v>3000000</c:v>
                </c:pt>
              </c:numCache>
            </c:numRef>
          </c:xVal>
          <c:yVal>
            <c:numRef>
              <c:f>'いない班(反転増幅回路の交流)'!$G$26:$G$48</c:f>
              <c:numCache>
                <c:formatCode>General</c:formatCode>
                <c:ptCount val="23"/>
                <c:pt idx="0">
                  <c:v>45.547321549323755</c:v>
                </c:pt>
                <c:pt idx="1">
                  <c:v>45.105450102066122</c:v>
                </c:pt>
                <c:pt idx="2">
                  <c:v>45.036239459875993</c:v>
                </c:pt>
                <c:pt idx="3">
                  <c:v>45.21825544911998</c:v>
                </c:pt>
                <c:pt idx="4">
                  <c:v>45.547321549323755</c:v>
                </c:pt>
                <c:pt idx="5">
                  <c:v>45.036239459875993</c:v>
                </c:pt>
                <c:pt idx="6">
                  <c:v>45.814600780483381</c:v>
                </c:pt>
                <c:pt idx="7">
                  <c:v>45.814600780483381</c:v>
                </c:pt>
                <c:pt idx="8">
                  <c:v>45.547321549323755</c:v>
                </c:pt>
                <c:pt idx="9">
                  <c:v>45.547321549323755</c:v>
                </c:pt>
                <c:pt idx="10">
                  <c:v>46.090366470196045</c:v>
                </c:pt>
                <c:pt idx="11">
                  <c:v>46.090366470196045</c:v>
                </c:pt>
                <c:pt idx="12">
                  <c:v>45.814600780483381</c:v>
                </c:pt>
                <c:pt idx="13">
                  <c:v>45.2880220060364</c:v>
                </c:pt>
                <c:pt idx="14">
                  <c:v>41.766196824922773</c:v>
                </c:pt>
                <c:pt idx="15">
                  <c:v>38.485585721237634</c:v>
                </c:pt>
                <c:pt idx="16">
                  <c:v>33.542493423615099</c:v>
                </c:pt>
                <c:pt idx="17">
                  <c:v>27.771266321527438</c:v>
                </c:pt>
                <c:pt idx="18">
                  <c:v>24.79155033153576</c:v>
                </c:pt>
                <c:pt idx="19">
                  <c:v>21.189670301348656</c:v>
                </c:pt>
                <c:pt idx="20">
                  <c:v>13.707943942934897</c:v>
                </c:pt>
                <c:pt idx="21">
                  <c:v>8.84718296920901</c:v>
                </c:pt>
                <c:pt idx="22">
                  <c:v>6.0205999132796242</c:v>
                </c:pt>
              </c:numCache>
            </c:numRef>
          </c:yVal>
          <c:smooth val="0"/>
          <c:extLst>
            <c:ext xmlns:c16="http://schemas.microsoft.com/office/drawing/2014/chart" uri="{C3380CC4-5D6E-409C-BE32-E72D297353CC}">
              <c16:uniqueId val="{00000000-0C3D-8944-B474-FB2DBB96932F}"/>
            </c:ext>
          </c:extLst>
        </c:ser>
        <c:dLbls>
          <c:showLegendKey val="0"/>
          <c:showVal val="0"/>
          <c:showCatName val="0"/>
          <c:showSerName val="0"/>
          <c:showPercent val="0"/>
          <c:showBubbleSize val="0"/>
        </c:dLbls>
        <c:axId val="6790607"/>
        <c:axId val="7161551"/>
      </c:scatterChart>
      <c:valAx>
        <c:axId val="6790607"/>
        <c:scaling>
          <c:logBase val="10"/>
          <c:orientation val="minMax"/>
        </c:scaling>
        <c:delete val="0"/>
        <c:axPos val="b"/>
        <c:title>
          <c:tx>
            <c:rich>
              <a:bodyPr/>
              <a:lstStyle/>
              <a:p>
                <a:pPr>
                  <a:defRPr/>
                </a:pPr>
                <a:r>
                  <a:rPr lang="ja-JP" altLang="en-US" b="0"/>
                  <a:t>周波数</a:t>
                </a:r>
                <a:r>
                  <a:rPr lang="en-US" altLang="ja-JP" b="0"/>
                  <a:t>f[Hz]</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161551"/>
        <c:crosses val="autoZero"/>
        <c:crossBetween val="midCat"/>
      </c:valAx>
      <c:valAx>
        <c:axId val="7161551"/>
        <c:scaling>
          <c:orientation val="minMax"/>
        </c:scaling>
        <c:delete val="0"/>
        <c:axPos val="l"/>
        <c:title>
          <c:tx>
            <c:rich>
              <a:bodyPr/>
              <a:lstStyle/>
              <a:p>
                <a:pPr>
                  <a:defRPr/>
                </a:pPr>
                <a:r>
                  <a:rPr lang="ja-JP" altLang="en-US" b="0"/>
                  <a:t>電圧利得</a:t>
                </a:r>
                <a:r>
                  <a:rPr lang="en-US" altLang="ja-JP" b="0"/>
                  <a:t>[dB]</a:t>
                </a:r>
                <a:endParaRPr lang="ja-JP" altLang="en-US" b="0"/>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790607"/>
        <c:crosses val="autoZero"/>
        <c:crossBetween val="midCat"/>
      </c:valAx>
    </c:plotArea>
    <c:legend>
      <c:legendPos val="t"/>
      <c:overlay val="0"/>
    </c:legend>
    <c:plotVisOnly val="1"/>
    <c:dispBlanksAs val="gap"/>
    <c:showDLblsOverMax val="0"/>
    <c:extLst/>
  </c:chart>
  <c:txPr>
    <a:bodyPr/>
    <a:lstStyle/>
    <a:p>
      <a:pPr>
        <a:defRPr/>
      </a:pPr>
      <a:endParaRPr lang="ja-JP"/>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9020</Words>
  <Characters>51416</Characters>
  <Application>Microsoft Office Word</Application>
  <DocSecurity>0</DocSecurity>
  <Lines>428</Lines>
  <Paragraphs>120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2</cp:revision>
  <cp:lastPrinted>2025-10-24T06:46:00Z</cp:lastPrinted>
  <dcterms:created xsi:type="dcterms:W3CDTF">2025-12-20T10:11:00Z</dcterms:created>
  <dcterms:modified xsi:type="dcterms:W3CDTF">2025-12-20T10:11:00Z</dcterms:modified>
  <cp:category/>
  <dc:identifier/>
  <dc:language/>
</cp:coreProperties>
</file>